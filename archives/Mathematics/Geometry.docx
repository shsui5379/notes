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31.2" w:lineRule="auto"/>
        <w:jc w:val="center"/>
        <w:rPr>
          <w:rFonts w:ascii="Roboto" w:cs="Roboto" w:eastAsia="Roboto" w:hAnsi="Roboto"/>
          <w:b w:val="1"/>
          <w:sz w:val="60"/>
          <w:szCs w:val="60"/>
        </w:rPr>
      </w:pPr>
      <w:r w:rsidDel="00000000" w:rsidR="00000000" w:rsidRPr="00000000">
        <w:rPr>
          <w:rFonts w:ascii="Roboto" w:cs="Roboto" w:eastAsia="Roboto" w:hAnsi="Roboto"/>
          <w:b w:val="1"/>
          <w:sz w:val="60"/>
          <w:szCs w:val="60"/>
          <w:rtl w:val="0"/>
        </w:rPr>
        <w:t xml:space="preserve">Fundamentals of Geometry</w:t>
      </w:r>
    </w:p>
    <w:p w:rsidR="00000000" w:rsidDel="00000000" w:rsidP="00000000" w:rsidRDefault="00000000" w:rsidRPr="00000000" w14:paraId="00000002">
      <w:pPr>
        <w:pageBreakBefore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3">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Points are the basic units in geometry, an element in space, not even 2 dimensional</w:t>
      </w:r>
    </w:p>
    <w:p w:rsidR="00000000" w:rsidDel="00000000" w:rsidP="00000000" w:rsidRDefault="00000000" w:rsidRPr="00000000" w14:paraId="00000004">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Lines are an infinite collection of collinear (on same line) points, 2D</w:t>
      </w:r>
    </w:p>
    <w:p w:rsidR="00000000" w:rsidDel="00000000" w:rsidP="00000000" w:rsidRDefault="00000000" w:rsidRPr="00000000" w14:paraId="00000005">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Line segments are a portion of a line</w:t>
      </w:r>
    </w:p>
    <w:p w:rsidR="00000000" w:rsidDel="00000000" w:rsidP="00000000" w:rsidRDefault="00000000" w:rsidRPr="00000000" w14:paraId="00000006">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Rays are “lines” originating in 1 direction from a start point, 2D</w:t>
      </w:r>
    </w:p>
    <w:p w:rsidR="00000000" w:rsidDel="00000000" w:rsidP="00000000" w:rsidRDefault="00000000" w:rsidRPr="00000000" w14:paraId="00000007">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Planes are flat 2D collection of infinitely many coplanar (on same plane) points and lines</w:t>
      </w:r>
    </w:p>
    <w:p w:rsidR="00000000" w:rsidDel="00000000" w:rsidP="00000000" w:rsidRDefault="00000000" w:rsidRPr="00000000" w14:paraId="00000008">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Everything has infinite amount of points</w:t>
      </w:r>
    </w:p>
    <w:p w:rsidR="00000000" w:rsidDel="00000000" w:rsidP="00000000" w:rsidRDefault="00000000" w:rsidRPr="00000000" w14:paraId="00000009">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2 points define a line and are collinear</w:t>
      </w:r>
    </w:p>
    <w:p w:rsidR="00000000" w:rsidDel="00000000" w:rsidP="00000000" w:rsidRDefault="00000000" w:rsidRPr="00000000" w14:paraId="0000000A">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3 noncollinear points define a plane and are coplanar</w:t>
      </w:r>
    </w:p>
    <w:p w:rsidR="00000000" w:rsidDel="00000000" w:rsidP="00000000" w:rsidRDefault="00000000" w:rsidRPr="00000000" w14:paraId="0000000B">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Any 2 non parallel planes define a line</w:t>
      </w:r>
    </w:p>
    <w:p w:rsidR="00000000" w:rsidDel="00000000" w:rsidP="00000000" w:rsidRDefault="00000000" w:rsidRPr="00000000" w14:paraId="0000000C">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Any 2 non parallel lines define a point</w:t>
      </w:r>
    </w:p>
    <w:p w:rsidR="00000000" w:rsidDel="00000000" w:rsidP="00000000" w:rsidRDefault="00000000" w:rsidRPr="00000000" w14:paraId="0000000D">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Any 2 parallel lines define a plane</w:t>
      </w:r>
    </w:p>
    <w:p w:rsidR="00000000" w:rsidDel="00000000" w:rsidP="00000000" w:rsidRDefault="00000000" w:rsidRPr="00000000" w14:paraId="0000000E">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Skew lines are non parallel lines on different planes</w:t>
      </w:r>
    </w:p>
    <w:p w:rsidR="00000000" w:rsidDel="00000000" w:rsidP="00000000" w:rsidRDefault="00000000" w:rsidRPr="00000000" w14:paraId="0000000F">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Shapes are 2D within an area on a plane</w:t>
      </w:r>
    </w:p>
    <w:p w:rsidR="00000000" w:rsidDel="00000000" w:rsidP="00000000" w:rsidRDefault="00000000" w:rsidRPr="00000000" w14:paraId="00000010">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Objects are 3D, on many planes</w:t>
      </w:r>
    </w:p>
    <w:p w:rsidR="00000000" w:rsidDel="00000000" w:rsidP="00000000" w:rsidRDefault="00000000" w:rsidRPr="00000000" w14:paraId="00000011">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Every point, lines has an infinite amount of lines and planes intersecting it</w:t>
      </w:r>
    </w:p>
    <w:p w:rsidR="00000000" w:rsidDel="00000000" w:rsidP="00000000" w:rsidRDefault="00000000" w:rsidRPr="00000000" w14:paraId="00000012">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Every point has an infinite amount of lines and planes containing it</w:t>
      </w:r>
    </w:p>
    <w:p w:rsidR="00000000" w:rsidDel="00000000" w:rsidP="00000000" w:rsidRDefault="00000000" w:rsidRPr="00000000" w14:paraId="00000013">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Every line has an infinite amount of planes containing it</w:t>
      </w:r>
    </w:p>
    <w:p w:rsidR="00000000" w:rsidDel="00000000" w:rsidP="00000000" w:rsidRDefault="00000000" w:rsidRPr="00000000" w14:paraId="00000014">
      <w:pPr>
        <w:pageBreakBefore w:val="0"/>
        <w:numPr>
          <w:ilvl w:val="0"/>
          <w:numId w:val="2"/>
        </w:numPr>
        <w:ind w:left="72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Etc… use ur imagination</w:t>
      </w:r>
    </w:p>
    <w:p w:rsidR="00000000" w:rsidDel="00000000" w:rsidP="00000000" w:rsidRDefault="00000000" w:rsidRPr="00000000" w14:paraId="00000015">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Angles are intersection of 2 lines/segments/rays</w:t>
      </w:r>
    </w:p>
    <w:p w:rsidR="00000000" w:rsidDel="00000000" w:rsidP="00000000" w:rsidRDefault="00000000" w:rsidRPr="00000000" w14:paraId="00000016">
      <w:pPr>
        <w:pageBreakBefore w:val="0"/>
        <w:numPr>
          <w:ilvl w:val="0"/>
          <w:numId w:val="2"/>
        </w:numPr>
        <w:ind w:left="72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Chords have endpoints on circle</w:t>
      </w:r>
    </w:p>
    <w:p w:rsidR="00000000" w:rsidDel="00000000" w:rsidP="00000000" w:rsidRDefault="00000000" w:rsidRPr="00000000" w14:paraId="00000017">
      <w:pPr>
        <w:pageBreakBefore w:val="0"/>
        <w:numPr>
          <w:ilvl w:val="0"/>
          <w:numId w:val="2"/>
        </w:numPr>
        <w:ind w:left="72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Tangent: touching in 1 point</w:t>
      </w:r>
    </w:p>
    <w:p w:rsidR="00000000" w:rsidDel="00000000" w:rsidP="00000000" w:rsidRDefault="00000000" w:rsidRPr="00000000" w14:paraId="00000018">
      <w:pPr>
        <w:pageBreakBefore w:val="0"/>
        <w:numPr>
          <w:ilvl w:val="0"/>
          <w:numId w:val="2"/>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Relationship between linear and squared measurements are squared</w:t>
      </w:r>
    </w:p>
    <w:p w:rsidR="00000000" w:rsidDel="00000000" w:rsidP="00000000" w:rsidRDefault="00000000" w:rsidRPr="00000000" w14:paraId="00000019">
      <w:pPr>
        <w:pageBreakBefore w:val="0"/>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Relationship between linear and cubic measurements are cubed</w:t>
      </w:r>
    </w:p>
    <w:p w:rsidR="00000000" w:rsidDel="00000000" w:rsidP="00000000" w:rsidRDefault="00000000" w:rsidRPr="00000000" w14:paraId="0000001A">
      <w:pPr>
        <w:pageBreakBefore w:val="0"/>
        <w:numPr>
          <w:ilvl w:val="0"/>
          <w:numId w:val="2"/>
        </w:numPr>
        <w:ind w:left="72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All radius and diameters have same length, infinite amount present in a circle</w:t>
      </w:r>
    </w:p>
    <w:p w:rsidR="00000000" w:rsidDel="00000000" w:rsidP="00000000" w:rsidRDefault="00000000" w:rsidRPr="00000000" w14:paraId="0000001B">
      <w:pPr>
        <w:pageBreakBefore w:val="0"/>
        <w:numPr>
          <w:ilvl w:val="0"/>
          <w:numId w:val="2"/>
        </w:numPr>
        <w:ind w:left="720" w:hanging="360"/>
        <w:jc w:val="both"/>
        <w:rPr>
          <w:rFonts w:ascii="Roboto" w:cs="Roboto" w:eastAsia="Roboto" w:hAnsi="Roboto"/>
          <w:color w:val="0d47a1"/>
          <w:sz w:val="24"/>
          <w:szCs w:val="24"/>
          <w:u w:val="none"/>
        </w:rPr>
      </w:pPr>
      <w:r w:rsidDel="00000000" w:rsidR="00000000" w:rsidRPr="00000000">
        <w:rPr>
          <w:rFonts w:ascii="Roboto" w:cs="Roboto" w:eastAsia="Roboto" w:hAnsi="Roboto"/>
          <w:color w:val="0d47a1"/>
          <w:sz w:val="24"/>
          <w:szCs w:val="24"/>
          <w:rtl w:val="0"/>
        </w:rPr>
        <w:t xml:space="preserve">Supplementary angles sum to 180, complementary 90</w:t>
      </w:r>
    </w:p>
    <w:p w:rsidR="00000000" w:rsidDel="00000000" w:rsidP="00000000" w:rsidRDefault="00000000" w:rsidRPr="00000000" w14:paraId="0000001C">
      <w:pPr>
        <w:pageBreakBefore w:val="0"/>
        <w:numPr>
          <w:ilvl w:val="0"/>
          <w:numId w:val="2"/>
        </w:numPr>
        <w:ind w:left="720" w:hanging="360"/>
        <w:jc w:val="both"/>
        <w:rPr>
          <w:rFonts w:ascii="Roboto" w:cs="Roboto" w:eastAsia="Roboto" w:hAnsi="Roboto"/>
          <w:color w:val="0d47a1"/>
          <w:sz w:val="24"/>
          <w:szCs w:val="24"/>
          <w:u w:val="none"/>
        </w:rPr>
      </w:pPr>
      <w:r w:rsidDel="00000000" w:rsidR="00000000" w:rsidRPr="00000000">
        <w:rPr>
          <w:rFonts w:ascii="Roboto" w:cs="Roboto" w:eastAsia="Roboto" w:hAnsi="Roboto"/>
          <w:color w:val="0d47a1"/>
          <w:sz w:val="24"/>
          <w:szCs w:val="24"/>
          <w:rtl w:val="0"/>
        </w:rPr>
        <w:t xml:space="preserve">Rays are named with endpoint as first letter</w:t>
      </w:r>
    </w:p>
    <w:p w:rsidR="00000000" w:rsidDel="00000000" w:rsidP="00000000" w:rsidRDefault="00000000" w:rsidRPr="00000000" w14:paraId="0000001D">
      <w:pPr>
        <w:pageBreakBefore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pageBreakBefore w:val="0"/>
        <w:spacing w:line="331.2" w:lineRule="auto"/>
        <w:jc w:val="center"/>
        <w:rPr>
          <w:rFonts w:ascii="Roboto" w:cs="Roboto" w:eastAsia="Roboto" w:hAnsi="Roboto"/>
          <w:b w:val="1"/>
          <w:sz w:val="60"/>
          <w:szCs w:val="60"/>
        </w:rPr>
      </w:pPr>
      <w:r w:rsidDel="00000000" w:rsidR="00000000" w:rsidRPr="00000000">
        <w:rPr>
          <w:rFonts w:ascii="Roboto" w:cs="Roboto" w:eastAsia="Roboto" w:hAnsi="Roboto"/>
          <w:b w:val="1"/>
          <w:sz w:val="60"/>
          <w:szCs w:val="60"/>
          <w:rtl w:val="0"/>
        </w:rPr>
        <w:t xml:space="preserve">Logic</w:t>
      </w:r>
    </w:p>
    <w:p w:rsidR="00000000" w:rsidDel="00000000" w:rsidP="00000000" w:rsidRDefault="00000000" w:rsidRPr="00000000" w14:paraId="0000001F">
      <w:pPr>
        <w:pageBreakBefore w:val="0"/>
        <w:numPr>
          <w:ilvl w:val="0"/>
          <w:numId w:val="3"/>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Compounds</w:t>
      </w:r>
    </w:p>
    <w:p w:rsidR="00000000" w:rsidDel="00000000" w:rsidP="00000000" w:rsidRDefault="00000000" w:rsidRPr="00000000" w14:paraId="00000020">
      <w:pPr>
        <w:pageBreakBefore w:val="0"/>
        <w:numPr>
          <w:ilvl w:val="1"/>
          <w:numId w:val="3"/>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Conjunction</w:t>
      </w:r>
    </w:p>
    <w:p w:rsidR="00000000" w:rsidDel="00000000" w:rsidP="00000000" w:rsidRDefault="00000000" w:rsidRPr="00000000" w14:paraId="00000021">
      <w:pPr>
        <w:pageBreakBefore w:val="0"/>
        <w:numPr>
          <w:ilvl w:val="2"/>
          <w:numId w:val="3"/>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Read as “and”</w:t>
      </w:r>
    </w:p>
    <w:p w:rsidR="00000000" w:rsidDel="00000000" w:rsidP="00000000" w:rsidRDefault="00000000" w:rsidRPr="00000000" w14:paraId="00000022">
      <w:pPr>
        <w:pageBreakBefore w:val="0"/>
        <w:numPr>
          <w:ilvl w:val="2"/>
          <w:numId w:val="3"/>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Symbolic connector: ^</w:t>
      </w:r>
    </w:p>
    <w:p w:rsidR="00000000" w:rsidDel="00000000" w:rsidP="00000000" w:rsidRDefault="00000000" w:rsidRPr="00000000" w14:paraId="00000023">
      <w:pPr>
        <w:pageBreakBefore w:val="0"/>
        <w:numPr>
          <w:ilvl w:val="1"/>
          <w:numId w:val="3"/>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Disjunction</w:t>
      </w:r>
    </w:p>
    <w:p w:rsidR="00000000" w:rsidDel="00000000" w:rsidP="00000000" w:rsidRDefault="00000000" w:rsidRPr="00000000" w14:paraId="00000024">
      <w:pPr>
        <w:pageBreakBefore w:val="0"/>
        <w:numPr>
          <w:ilvl w:val="2"/>
          <w:numId w:val="3"/>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Read as “or” </w:t>
      </w:r>
    </w:p>
    <w:p w:rsidR="00000000" w:rsidDel="00000000" w:rsidP="00000000" w:rsidRDefault="00000000" w:rsidRPr="00000000" w14:paraId="00000025">
      <w:pPr>
        <w:pageBreakBefore w:val="0"/>
        <w:numPr>
          <w:ilvl w:val="2"/>
          <w:numId w:val="3"/>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Symbolic connector: v</w:t>
      </w:r>
    </w:p>
    <w:p w:rsidR="00000000" w:rsidDel="00000000" w:rsidP="00000000" w:rsidRDefault="00000000" w:rsidRPr="00000000" w14:paraId="00000026">
      <w:pPr>
        <w:pageBreakBefore w:val="0"/>
        <w:numPr>
          <w:ilvl w:val="1"/>
          <w:numId w:val="3"/>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Negation</w:t>
      </w:r>
    </w:p>
    <w:p w:rsidR="00000000" w:rsidDel="00000000" w:rsidP="00000000" w:rsidRDefault="00000000" w:rsidRPr="00000000" w14:paraId="00000027">
      <w:pPr>
        <w:pageBreakBefore w:val="0"/>
        <w:numPr>
          <w:ilvl w:val="2"/>
          <w:numId w:val="3"/>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Read as “not”</w:t>
      </w:r>
    </w:p>
    <w:p w:rsidR="00000000" w:rsidDel="00000000" w:rsidP="00000000" w:rsidRDefault="00000000" w:rsidRPr="00000000" w14:paraId="00000028">
      <w:pPr>
        <w:pageBreakBefore w:val="0"/>
        <w:numPr>
          <w:ilvl w:val="2"/>
          <w:numId w:val="3"/>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Symbolic connector: ~</w:t>
      </w:r>
    </w:p>
    <w:p w:rsidR="00000000" w:rsidDel="00000000" w:rsidP="00000000" w:rsidRDefault="00000000" w:rsidRPr="00000000" w14:paraId="00000029">
      <w:pPr>
        <w:pageBreakBefore w:val="0"/>
        <w:numPr>
          <w:ilvl w:val="1"/>
          <w:numId w:val="3"/>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Conditional</w:t>
      </w:r>
    </w:p>
    <w:p w:rsidR="00000000" w:rsidDel="00000000" w:rsidP="00000000" w:rsidRDefault="00000000" w:rsidRPr="00000000" w14:paraId="0000002A">
      <w:pPr>
        <w:pageBreakBefore w:val="0"/>
        <w:numPr>
          <w:ilvl w:val="2"/>
          <w:numId w:val="3"/>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Read as “if…, then…”</w:t>
      </w:r>
    </w:p>
    <w:p w:rsidR="00000000" w:rsidDel="00000000" w:rsidP="00000000" w:rsidRDefault="00000000" w:rsidRPr="00000000" w14:paraId="0000002B">
      <w:pPr>
        <w:pageBreakBefore w:val="0"/>
        <w:numPr>
          <w:ilvl w:val="2"/>
          <w:numId w:val="3"/>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Symbolic connector: -&gt;</w:t>
      </w:r>
    </w:p>
    <w:p w:rsidR="00000000" w:rsidDel="00000000" w:rsidP="00000000" w:rsidRDefault="00000000" w:rsidRPr="00000000" w14:paraId="0000002C">
      <w:pPr>
        <w:pageBreakBefore w:val="0"/>
        <w:numPr>
          <w:ilvl w:val="2"/>
          <w:numId w:val="3"/>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 converse flips the if and the then</w:t>
      </w:r>
    </w:p>
    <w:p w:rsidR="00000000" w:rsidDel="00000000" w:rsidP="00000000" w:rsidRDefault="00000000" w:rsidRPr="00000000" w14:paraId="0000002D">
      <w:pPr>
        <w:pageBreakBefore w:val="0"/>
        <w:numPr>
          <w:ilvl w:val="1"/>
          <w:numId w:val="3"/>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Biconditional</w:t>
      </w:r>
    </w:p>
    <w:p w:rsidR="00000000" w:rsidDel="00000000" w:rsidP="00000000" w:rsidRDefault="00000000" w:rsidRPr="00000000" w14:paraId="0000002E">
      <w:pPr>
        <w:pageBreakBefore w:val="0"/>
        <w:numPr>
          <w:ilvl w:val="2"/>
          <w:numId w:val="3"/>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Read as “…if and only if…”</w:t>
      </w:r>
    </w:p>
    <w:p w:rsidR="00000000" w:rsidDel="00000000" w:rsidP="00000000" w:rsidRDefault="00000000" w:rsidRPr="00000000" w14:paraId="0000002F">
      <w:pPr>
        <w:pageBreakBefore w:val="0"/>
        <w:numPr>
          <w:ilvl w:val="2"/>
          <w:numId w:val="3"/>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Symbolic connector: &lt;-&gt;</w:t>
      </w:r>
    </w:p>
    <w:p w:rsidR="00000000" w:rsidDel="00000000" w:rsidP="00000000" w:rsidRDefault="00000000" w:rsidRPr="00000000" w14:paraId="00000030">
      <w:pPr>
        <w:pageBreakBefore w:val="0"/>
        <w:numPr>
          <w:ilvl w:val="0"/>
          <w:numId w:val="3"/>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Truth tables</w:t>
      </w:r>
    </w:p>
    <w:p w:rsidR="00000000" w:rsidDel="00000000" w:rsidP="00000000" w:rsidRDefault="00000000" w:rsidRPr="00000000" w14:paraId="00000031">
      <w:pPr>
        <w:pageBreakBefore w:val="0"/>
        <w:numPr>
          <w:ilvl w:val="1"/>
          <w:numId w:val="3"/>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Given 2 variables, does the truth value of the 2 variables affect the truth value of the claim</w:t>
      </w:r>
    </w:p>
    <w:p w:rsidR="00000000" w:rsidDel="00000000" w:rsidP="00000000" w:rsidRDefault="00000000" w:rsidRPr="00000000" w14:paraId="00000032">
      <w:pPr>
        <w:pageBreakBefore w:val="0"/>
        <w:numPr>
          <w:ilvl w:val="1"/>
          <w:numId w:val="3"/>
        </w:numPr>
        <w:ind w:left="1440" w:hanging="360"/>
        <w:jc w:val="both"/>
        <w:rPr>
          <w:rFonts w:ascii="Roboto" w:cs="Roboto" w:eastAsia="Roboto" w:hAnsi="Roboto"/>
          <w:sz w:val="24"/>
          <w:szCs w:val="24"/>
          <w:u w:val="none"/>
        </w:rPr>
      </w:pPr>
      <w:r w:rsidDel="00000000" w:rsidR="00000000" w:rsidRPr="00000000">
        <w:rPr>
          <w:rFonts w:ascii="Roboto" w:cs="Roboto" w:eastAsia="Roboto" w:hAnsi="Roboto"/>
          <w:i w:val="1"/>
          <w:sz w:val="24"/>
          <w:szCs w:val="24"/>
          <w:rtl w:val="0"/>
        </w:rPr>
        <w:t xml:space="preserve">Exercise</w:t>
      </w:r>
      <w:r w:rsidDel="00000000" w:rsidR="00000000" w:rsidRPr="00000000">
        <w:rPr>
          <w:rFonts w:ascii="Roboto" w:cs="Roboto" w:eastAsia="Roboto" w:hAnsi="Roboto"/>
          <w:sz w:val="24"/>
          <w:szCs w:val="24"/>
          <w:rtl w:val="0"/>
        </w:rPr>
        <w:t xml:space="preserve">: assign statements p = ____ q = _____</w:t>
      </w:r>
    </w:p>
    <w:p w:rsidR="00000000" w:rsidDel="00000000" w:rsidP="00000000" w:rsidRDefault="00000000" w:rsidRPr="00000000" w14:paraId="00000033">
      <w:pPr>
        <w:pageBreakBefore w:val="0"/>
        <w:numPr>
          <w:ilvl w:val="1"/>
          <w:numId w:val="3"/>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Using symbolic connectors, write a bunch of statements</w:t>
      </w:r>
    </w:p>
    <w:p w:rsidR="00000000" w:rsidDel="00000000" w:rsidP="00000000" w:rsidRDefault="00000000" w:rsidRPr="00000000" w14:paraId="00000034">
      <w:pPr>
        <w:pageBreakBefore w:val="0"/>
        <w:numPr>
          <w:ilvl w:val="1"/>
          <w:numId w:val="3"/>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Translate the statements to actual words</w:t>
      </w:r>
    </w:p>
    <w:p w:rsidR="00000000" w:rsidDel="00000000" w:rsidP="00000000" w:rsidRDefault="00000000" w:rsidRPr="00000000" w14:paraId="00000035">
      <w:pPr>
        <w:pageBreakBefore w:val="0"/>
        <w:numPr>
          <w:ilvl w:val="1"/>
          <w:numId w:val="3"/>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Create a chart with different combinations of p being true/false and q being true/false, determine if the statement is still true</w:t>
      </w:r>
    </w:p>
    <w:p w:rsidR="00000000" w:rsidDel="00000000" w:rsidP="00000000" w:rsidRDefault="00000000" w:rsidRPr="00000000" w14:paraId="00000036">
      <w:pPr>
        <w:pageBreakBefore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pageBreakBefore w:val="0"/>
        <w:spacing w:line="331.2" w:lineRule="auto"/>
        <w:jc w:val="center"/>
        <w:rPr>
          <w:rFonts w:ascii="Roboto" w:cs="Roboto" w:eastAsia="Roboto" w:hAnsi="Roboto"/>
          <w:b w:val="1"/>
          <w:color w:val="0d47a1"/>
          <w:sz w:val="60"/>
          <w:szCs w:val="60"/>
        </w:rPr>
      </w:pPr>
      <w:r w:rsidDel="00000000" w:rsidR="00000000" w:rsidRPr="00000000">
        <w:rPr>
          <w:rFonts w:ascii="Roboto" w:cs="Roboto" w:eastAsia="Roboto" w:hAnsi="Roboto"/>
          <w:b w:val="1"/>
          <w:color w:val="0d47a1"/>
          <w:sz w:val="60"/>
          <w:szCs w:val="60"/>
          <w:rtl w:val="0"/>
        </w:rPr>
        <w:t xml:space="preserve">Constructions</w:t>
      </w:r>
    </w:p>
    <w:p w:rsidR="00000000" w:rsidDel="00000000" w:rsidP="00000000" w:rsidRDefault="00000000" w:rsidRPr="00000000" w14:paraId="00000038">
      <w:pPr>
        <w:pageBreakBefore w:val="0"/>
        <w:numPr>
          <w:ilvl w:val="0"/>
          <w:numId w:val="6"/>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Equilateral </w:t>
      </w:r>
    </w:p>
    <w:p w:rsidR="00000000" w:rsidDel="00000000" w:rsidP="00000000" w:rsidRDefault="00000000" w:rsidRPr="00000000" w14:paraId="00000039">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Define 2 points</w:t>
      </w:r>
    </w:p>
    <w:p w:rsidR="00000000" w:rsidDel="00000000" w:rsidP="00000000" w:rsidRDefault="00000000" w:rsidRPr="00000000" w14:paraId="0000003A">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 distance between those points as radius of circle to draw a circle around each point</w:t>
      </w:r>
    </w:p>
    <w:p w:rsidR="00000000" w:rsidDel="00000000" w:rsidP="00000000" w:rsidRDefault="00000000" w:rsidRPr="00000000" w14:paraId="0000003B">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Connect original 2 points and one of the intersections of circle</w:t>
      </w:r>
    </w:p>
    <w:p w:rsidR="00000000" w:rsidDel="00000000" w:rsidP="00000000" w:rsidRDefault="00000000" w:rsidRPr="00000000" w14:paraId="0000003C">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Extending the line containing containing the original endpoints and connecting one of the original endpoints to a point of circle intersection creates a 120 deg angle (supplementary (2 angles summing to 180) to 60)</w:t>
      </w:r>
    </w:p>
    <w:p w:rsidR="00000000" w:rsidDel="00000000" w:rsidP="00000000" w:rsidRDefault="00000000" w:rsidRPr="00000000" w14:paraId="0000003D">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Creates equilateral triangle (all sides in 1:1:1 ration, angles 60-60-60)</w:t>
      </w:r>
    </w:p>
    <w:p w:rsidR="00000000" w:rsidDel="00000000" w:rsidP="00000000" w:rsidRDefault="00000000" w:rsidRPr="00000000" w14:paraId="0000003E">
      <w:pPr>
        <w:pageBreakBefore w:val="0"/>
        <w:numPr>
          <w:ilvl w:val="0"/>
          <w:numId w:val="6"/>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Perpendicular bisector</w:t>
      </w:r>
    </w:p>
    <w:p w:rsidR="00000000" w:rsidDel="00000000" w:rsidP="00000000" w:rsidRDefault="00000000" w:rsidRPr="00000000" w14:paraId="0000003F">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Perform equilateral construction, using endpoints of the line to be perpendicularly bisected </w:t>
      </w:r>
    </w:p>
    <w:p w:rsidR="00000000" w:rsidDel="00000000" w:rsidP="00000000" w:rsidRDefault="00000000" w:rsidRPr="00000000" w14:paraId="00000040">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Connect the 2 points the circles intersect</w:t>
      </w:r>
    </w:p>
    <w:p w:rsidR="00000000" w:rsidDel="00000000" w:rsidP="00000000" w:rsidRDefault="00000000" w:rsidRPr="00000000" w14:paraId="00000041">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Perpendicularly bisects a line</w:t>
      </w:r>
    </w:p>
    <w:p w:rsidR="00000000" w:rsidDel="00000000" w:rsidP="00000000" w:rsidRDefault="00000000" w:rsidRPr="00000000" w14:paraId="00000042">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Connecting the 2 points of intersection of circles with one of the endpoints of the perpendicularly bisected segment forms an isosceles triangle (2 congruent sides and base angles)</w:t>
      </w:r>
    </w:p>
    <w:p w:rsidR="00000000" w:rsidDel="00000000" w:rsidP="00000000" w:rsidRDefault="00000000" w:rsidRPr="00000000" w14:paraId="00000043">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Connecting all the points creates parallelogram (opposite sides parallel, opposite angles and sides are congruent)</w:t>
      </w:r>
    </w:p>
    <w:p w:rsidR="00000000" w:rsidDel="00000000" w:rsidP="00000000" w:rsidRDefault="00000000" w:rsidRPr="00000000" w14:paraId="00000044">
      <w:pPr>
        <w:pageBreakBefore w:val="0"/>
        <w:numPr>
          <w:ilvl w:val="0"/>
          <w:numId w:val="6"/>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Angle bisector</w:t>
      </w:r>
    </w:p>
    <w:p w:rsidR="00000000" w:rsidDel="00000000" w:rsidP="00000000" w:rsidRDefault="00000000" w:rsidRPr="00000000" w14:paraId="00000045">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Center on vertex of angle to be bisected</w:t>
      </w:r>
    </w:p>
    <w:p w:rsidR="00000000" w:rsidDel="00000000" w:rsidP="00000000" w:rsidRDefault="00000000" w:rsidRPr="00000000" w14:paraId="00000046">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Make arc on each ray/line/segment of angle to be bisected</w:t>
      </w:r>
    </w:p>
    <w:p w:rsidR="00000000" w:rsidDel="00000000" w:rsidP="00000000" w:rsidRDefault="00000000" w:rsidRPr="00000000" w14:paraId="00000047">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Draw circle using radius of the distance between the intersections around each point of intersection</w:t>
      </w:r>
    </w:p>
    <w:p w:rsidR="00000000" w:rsidDel="00000000" w:rsidP="00000000" w:rsidRDefault="00000000" w:rsidRPr="00000000" w14:paraId="00000048">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Connect vertex to new intersection of circles</w:t>
      </w:r>
    </w:p>
    <w:p w:rsidR="00000000" w:rsidDel="00000000" w:rsidP="00000000" w:rsidRDefault="00000000" w:rsidRPr="00000000" w14:paraId="00000049">
      <w:pPr>
        <w:pageBreakBefore w:val="0"/>
        <w:numPr>
          <w:ilvl w:val="0"/>
          <w:numId w:val="6"/>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Copying angle</w:t>
      </w:r>
    </w:p>
    <w:p w:rsidR="00000000" w:rsidDel="00000000" w:rsidP="00000000" w:rsidRDefault="00000000" w:rsidRPr="00000000" w14:paraId="0000004A">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Point at old vertex</w:t>
      </w:r>
    </w:p>
    <w:p w:rsidR="00000000" w:rsidDel="00000000" w:rsidP="00000000" w:rsidRDefault="00000000" w:rsidRPr="00000000" w14:paraId="0000004B">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Make arc on line/ray/segment of old angle</w:t>
      </w:r>
    </w:p>
    <w:p w:rsidR="00000000" w:rsidDel="00000000" w:rsidP="00000000" w:rsidRDefault="00000000" w:rsidRPr="00000000" w14:paraId="0000004C">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Draw a new line/ray/segment</w:t>
      </w:r>
    </w:p>
    <w:p w:rsidR="00000000" w:rsidDel="00000000" w:rsidP="00000000" w:rsidRDefault="00000000" w:rsidRPr="00000000" w14:paraId="0000004D">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 radius (distance from vertex to arc) to draw circle around endpoint of the new line/ray/segment</w:t>
      </w:r>
    </w:p>
    <w:p w:rsidR="00000000" w:rsidDel="00000000" w:rsidP="00000000" w:rsidRDefault="00000000" w:rsidRPr="00000000" w14:paraId="0000004E">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 radius (distance between the intersections of the arcs and segments/arcs/lines) to draw circle around intersection of new line and new circle</w:t>
      </w:r>
    </w:p>
    <w:p w:rsidR="00000000" w:rsidDel="00000000" w:rsidP="00000000" w:rsidRDefault="00000000" w:rsidRPr="00000000" w14:paraId="0000004F">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Connect center of new circle to intersection of the previously drawn circles</w:t>
      </w:r>
    </w:p>
    <w:p w:rsidR="00000000" w:rsidDel="00000000" w:rsidP="00000000" w:rsidRDefault="00000000" w:rsidRPr="00000000" w14:paraId="00000050">
      <w:pPr>
        <w:pageBreakBefore w:val="0"/>
        <w:numPr>
          <w:ilvl w:val="0"/>
          <w:numId w:val="6"/>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Center of a circle</w:t>
      </w:r>
    </w:p>
    <w:p w:rsidR="00000000" w:rsidDel="00000000" w:rsidP="00000000" w:rsidRDefault="00000000" w:rsidRPr="00000000" w14:paraId="00000051">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Draw a random chord</w:t>
      </w:r>
    </w:p>
    <w:p w:rsidR="00000000" w:rsidDel="00000000" w:rsidP="00000000" w:rsidRDefault="00000000" w:rsidRPr="00000000" w14:paraId="00000052">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Perpendicularly bisect chord (result: diameter)</w:t>
      </w:r>
    </w:p>
    <w:p w:rsidR="00000000" w:rsidDel="00000000" w:rsidP="00000000" w:rsidRDefault="00000000" w:rsidRPr="00000000" w14:paraId="00000053">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Perpendicularly bisect diameter</w:t>
      </w:r>
    </w:p>
    <w:p w:rsidR="00000000" w:rsidDel="00000000" w:rsidP="00000000" w:rsidRDefault="00000000" w:rsidRPr="00000000" w14:paraId="00000054">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Intersection is center of circle</w:t>
      </w:r>
    </w:p>
    <w:p w:rsidR="00000000" w:rsidDel="00000000" w:rsidP="00000000" w:rsidRDefault="00000000" w:rsidRPr="00000000" w14:paraId="00000055">
      <w:pPr>
        <w:pageBreakBefore w:val="0"/>
        <w:numPr>
          <w:ilvl w:val="0"/>
          <w:numId w:val="6"/>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Partitioning a line</w:t>
      </w:r>
    </w:p>
    <w:p w:rsidR="00000000" w:rsidDel="00000000" w:rsidP="00000000" w:rsidRDefault="00000000" w:rsidRPr="00000000" w14:paraId="00000056">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Draw a line out from an endpoint of segment to be partitioned</w:t>
      </w:r>
    </w:p>
    <w:p w:rsidR="00000000" w:rsidDel="00000000" w:rsidP="00000000" w:rsidRDefault="00000000" w:rsidRPr="00000000" w14:paraId="00000057">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Create marks on the new line, the amount in which you want other line to be partitioned, same distance apart</w:t>
      </w:r>
    </w:p>
    <w:p w:rsidR="00000000" w:rsidDel="00000000" w:rsidP="00000000" w:rsidRDefault="00000000" w:rsidRPr="00000000" w14:paraId="00000058">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Connect last mark to other endpoint of segment to be bisected</w:t>
      </w:r>
    </w:p>
    <w:p w:rsidR="00000000" w:rsidDel="00000000" w:rsidP="00000000" w:rsidRDefault="00000000" w:rsidRPr="00000000" w14:paraId="00000059">
      <w:pPr>
        <w:pageBreakBefore w:val="0"/>
        <w:numPr>
          <w:ilvl w:val="1"/>
          <w:numId w:val="6"/>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Copy angle created by original line and the line drawn last step to every mark on the original line</w:t>
      </w:r>
    </w:p>
    <w:p w:rsidR="00000000" w:rsidDel="00000000" w:rsidP="00000000" w:rsidRDefault="00000000" w:rsidRPr="00000000" w14:paraId="0000005A">
      <w:pPr>
        <w:pageBreakBefore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pageBreakBefore w:val="0"/>
        <w:spacing w:line="331.2" w:lineRule="auto"/>
        <w:jc w:val="center"/>
        <w:rPr>
          <w:rFonts w:ascii="Roboto" w:cs="Roboto" w:eastAsia="Roboto" w:hAnsi="Roboto"/>
          <w:b w:val="1"/>
          <w:sz w:val="60"/>
          <w:szCs w:val="60"/>
        </w:rPr>
      </w:pPr>
      <w:r w:rsidDel="00000000" w:rsidR="00000000" w:rsidRPr="00000000">
        <w:rPr>
          <w:rFonts w:ascii="Roboto" w:cs="Roboto" w:eastAsia="Roboto" w:hAnsi="Roboto"/>
          <w:b w:val="1"/>
          <w:sz w:val="60"/>
          <w:szCs w:val="60"/>
          <w:rtl w:val="0"/>
        </w:rPr>
        <w:t xml:space="preserve">Theorems and Postulates</w:t>
      </w:r>
    </w:p>
    <w:p w:rsidR="00000000" w:rsidDel="00000000" w:rsidP="00000000" w:rsidRDefault="00000000" w:rsidRPr="00000000" w14:paraId="0000005C">
      <w:pPr>
        <w:pageBreakBefore w:val="0"/>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Postulates</w:t>
      </w:r>
      <w:r w:rsidDel="00000000" w:rsidR="00000000" w:rsidRPr="00000000">
        <w:rPr>
          <w:rFonts w:ascii="Roboto" w:cs="Roboto" w:eastAsia="Roboto" w:hAnsi="Roboto"/>
          <w:sz w:val="24"/>
          <w:szCs w:val="24"/>
          <w:rtl w:val="0"/>
        </w:rPr>
        <w:t xml:space="preserve">: statement accepted without proof</w:t>
      </w:r>
    </w:p>
    <w:p w:rsidR="00000000" w:rsidDel="00000000" w:rsidP="00000000" w:rsidRDefault="00000000" w:rsidRPr="00000000" w14:paraId="0000005D">
      <w:pPr>
        <w:pageBreakBefore w:val="0"/>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Theorem</w:t>
      </w:r>
      <w:r w:rsidDel="00000000" w:rsidR="00000000" w:rsidRPr="00000000">
        <w:rPr>
          <w:rFonts w:ascii="Roboto" w:cs="Roboto" w:eastAsia="Roboto" w:hAnsi="Roboto"/>
          <w:sz w:val="24"/>
          <w:szCs w:val="24"/>
          <w:rtl w:val="0"/>
        </w:rPr>
        <w:t xml:space="preserve">: accepted statement, that is provable</w:t>
      </w:r>
    </w:p>
    <w:p w:rsidR="00000000" w:rsidDel="00000000" w:rsidP="00000000" w:rsidRDefault="00000000" w:rsidRPr="00000000" w14:paraId="0000005E">
      <w:pPr>
        <w:pageBreakBefore w:val="0"/>
        <w:numPr>
          <w:ilvl w:val="0"/>
          <w:numId w:val="5"/>
        </w:numPr>
        <w:ind w:left="72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Segment addition postulate</w:t>
      </w:r>
    </w:p>
    <w:p w:rsidR="00000000" w:rsidDel="00000000" w:rsidP="00000000" w:rsidRDefault="00000000" w:rsidRPr="00000000" w14:paraId="0000005F">
      <w:pPr>
        <w:pageBreakBefore w:val="0"/>
        <w:numPr>
          <w:ilvl w:val="1"/>
          <w:numId w:val="5"/>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The length of 2 segments added together equal the length of the segment composed of the 2 segments that were added (ex. AB + BC = AC)</w:t>
      </w:r>
    </w:p>
    <w:p w:rsidR="00000000" w:rsidDel="00000000" w:rsidP="00000000" w:rsidRDefault="00000000" w:rsidRPr="00000000" w14:paraId="00000060">
      <w:pPr>
        <w:pageBreakBefore w:val="0"/>
        <w:numPr>
          <w:ilvl w:val="0"/>
          <w:numId w:val="5"/>
        </w:numPr>
        <w:ind w:left="72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Angle addition postulate</w:t>
      </w:r>
    </w:p>
    <w:p w:rsidR="00000000" w:rsidDel="00000000" w:rsidP="00000000" w:rsidRDefault="00000000" w:rsidRPr="00000000" w14:paraId="00000061">
      <w:pPr>
        <w:pageBreakBefore w:val="0"/>
        <w:numPr>
          <w:ilvl w:val="1"/>
          <w:numId w:val="5"/>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The measure of 2 angles added together equal the measure of the angle composed of the 2 angles that were added</w:t>
      </w:r>
      <w:ins w:author="Justin Wang" w:id="0" w:date="2021-10-22T02:51:23Z">
        <w:r w:rsidDel="00000000" w:rsidR="00000000" w:rsidRPr="00000000">
          <w:rPr>
            <w:rFonts w:ascii="Roboto" w:cs="Roboto" w:eastAsia="Roboto" w:hAnsi="Roboto"/>
            <w:color w:val="0d47a1"/>
            <w:sz w:val="24"/>
            <w:szCs w:val="24"/>
            <w:rtl w:val="0"/>
          </w:rPr>
          <w:t xml:space="preserve"> </w:t>
        </w:r>
      </w:ins>
      <w:r w:rsidDel="00000000" w:rsidR="00000000" w:rsidRPr="00000000">
        <w:rPr>
          <w:rtl w:val="0"/>
        </w:rPr>
      </w:r>
    </w:p>
    <w:p w:rsidR="00000000" w:rsidDel="00000000" w:rsidP="00000000" w:rsidRDefault="00000000" w:rsidRPr="00000000" w14:paraId="00000062">
      <w:pPr>
        <w:pageBreakBefore w:val="0"/>
        <w:numPr>
          <w:ilvl w:val="0"/>
          <w:numId w:val="5"/>
        </w:numPr>
        <w:ind w:left="72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Addition/subtraction/multiplication/division property of equality</w:t>
      </w:r>
    </w:p>
    <w:p w:rsidR="00000000" w:rsidDel="00000000" w:rsidP="00000000" w:rsidRDefault="00000000" w:rsidRPr="00000000" w14:paraId="00000063">
      <w:pPr>
        <w:pageBreakBefore w:val="0"/>
        <w:numPr>
          <w:ilvl w:val="1"/>
          <w:numId w:val="5"/>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Result of things being added/subtracted/multiplied/divided is equal to the things that were added/subtracted/multiplied/divided on the other side</w:t>
      </w:r>
    </w:p>
    <w:p w:rsidR="00000000" w:rsidDel="00000000" w:rsidP="00000000" w:rsidRDefault="00000000" w:rsidRPr="00000000" w14:paraId="00000064">
      <w:pPr>
        <w:pageBreakBefore w:val="0"/>
        <w:numPr>
          <w:ilvl w:val="0"/>
          <w:numId w:val="5"/>
        </w:numPr>
        <w:ind w:left="72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Substitution</w:t>
      </w:r>
    </w:p>
    <w:p w:rsidR="00000000" w:rsidDel="00000000" w:rsidP="00000000" w:rsidRDefault="00000000" w:rsidRPr="00000000" w14:paraId="00000065">
      <w:pPr>
        <w:pageBreakBefore w:val="0"/>
        <w:numPr>
          <w:ilvl w:val="1"/>
          <w:numId w:val="5"/>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Things of equal value can be used interchangeably</w:t>
      </w:r>
    </w:p>
    <w:p w:rsidR="00000000" w:rsidDel="00000000" w:rsidP="00000000" w:rsidRDefault="00000000" w:rsidRPr="00000000" w14:paraId="00000066">
      <w:pPr>
        <w:pageBreakBefore w:val="0"/>
        <w:numPr>
          <w:ilvl w:val="0"/>
          <w:numId w:val="5"/>
        </w:numPr>
        <w:ind w:left="72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Perpendicular lines create right angles, which are 90 deg, which all right angles are congruent</w:t>
      </w:r>
    </w:p>
    <w:p w:rsidR="00000000" w:rsidDel="00000000" w:rsidP="00000000" w:rsidRDefault="00000000" w:rsidRPr="00000000" w14:paraId="00000067">
      <w:pPr>
        <w:pageBreakBefore w:val="0"/>
        <w:numPr>
          <w:ilvl w:val="0"/>
          <w:numId w:val="5"/>
        </w:numPr>
        <w:ind w:left="72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Reflexive property</w:t>
      </w:r>
    </w:p>
    <w:p w:rsidR="00000000" w:rsidDel="00000000" w:rsidP="00000000" w:rsidRDefault="00000000" w:rsidRPr="00000000" w14:paraId="00000068">
      <w:pPr>
        <w:pageBreakBefore w:val="0"/>
        <w:numPr>
          <w:ilvl w:val="1"/>
          <w:numId w:val="5"/>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Something is equal to itself</w:t>
      </w:r>
    </w:p>
    <w:p w:rsidR="00000000" w:rsidDel="00000000" w:rsidP="00000000" w:rsidRDefault="00000000" w:rsidRPr="00000000" w14:paraId="00000069">
      <w:pPr>
        <w:pageBreakBefore w:val="0"/>
        <w:numPr>
          <w:ilvl w:val="0"/>
          <w:numId w:val="5"/>
        </w:numPr>
        <w:ind w:left="720" w:hanging="360"/>
        <w:jc w:val="both"/>
        <w:rPr>
          <w:rFonts w:ascii="Roboto" w:cs="Roboto" w:eastAsia="Roboto" w:hAnsi="Roboto"/>
          <w:color w:val="0d47a1"/>
          <w:sz w:val="24"/>
          <w:szCs w:val="24"/>
          <w:u w:val="none"/>
        </w:rPr>
      </w:pPr>
      <w:r w:rsidDel="00000000" w:rsidR="00000000" w:rsidRPr="00000000">
        <w:rPr>
          <w:rFonts w:ascii="Roboto" w:cs="Roboto" w:eastAsia="Roboto" w:hAnsi="Roboto"/>
          <w:color w:val="0d47a1"/>
          <w:sz w:val="24"/>
          <w:szCs w:val="24"/>
          <w:rtl w:val="0"/>
        </w:rPr>
        <w:t xml:space="preserve">Transitive</w:t>
      </w:r>
    </w:p>
    <w:p w:rsidR="00000000" w:rsidDel="00000000" w:rsidP="00000000" w:rsidRDefault="00000000" w:rsidRPr="00000000" w14:paraId="0000006A">
      <w:pPr>
        <w:pageBreakBefore w:val="0"/>
        <w:numPr>
          <w:ilvl w:val="1"/>
          <w:numId w:val="5"/>
        </w:numPr>
        <w:ind w:left="1440" w:hanging="360"/>
        <w:jc w:val="both"/>
        <w:rPr>
          <w:rFonts w:ascii="Roboto" w:cs="Roboto" w:eastAsia="Roboto" w:hAnsi="Roboto"/>
          <w:color w:val="0d47a1"/>
          <w:sz w:val="24"/>
          <w:szCs w:val="24"/>
          <w:u w:val="none"/>
        </w:rPr>
      </w:pPr>
      <w:r w:rsidDel="00000000" w:rsidR="00000000" w:rsidRPr="00000000">
        <w:rPr>
          <w:rFonts w:ascii="Roboto" w:cs="Roboto" w:eastAsia="Roboto" w:hAnsi="Roboto"/>
          <w:color w:val="0d47a1"/>
          <w:sz w:val="24"/>
          <w:szCs w:val="24"/>
          <w:rtl w:val="0"/>
        </w:rPr>
        <w:t xml:space="preserve">If a=b and b=c, then a=c</w:t>
      </w:r>
    </w:p>
    <w:p w:rsidR="00000000" w:rsidDel="00000000" w:rsidP="00000000" w:rsidRDefault="00000000" w:rsidRPr="00000000" w14:paraId="0000006B">
      <w:pPr>
        <w:pageBreakBefore w:val="0"/>
        <w:numPr>
          <w:ilvl w:val="0"/>
          <w:numId w:val="5"/>
        </w:numPr>
        <w:ind w:left="72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If 2 parallel lines are cut by a transversal, alternate interior/exterior and corresponding angles are congruent (and its converse)</w:t>
      </w:r>
    </w:p>
    <w:p w:rsidR="00000000" w:rsidDel="00000000" w:rsidP="00000000" w:rsidRDefault="00000000" w:rsidRPr="00000000" w14:paraId="0000006C">
      <w:pPr>
        <w:pageBreakBefore w:val="0"/>
        <w:numPr>
          <w:ilvl w:val="0"/>
          <w:numId w:val="5"/>
        </w:numPr>
        <w:ind w:left="72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If 2 parallel lines are cut by a transversal, adjacent and same side interior angles are supplementary (and its converse)</w:t>
      </w:r>
    </w:p>
    <w:p w:rsidR="00000000" w:rsidDel="00000000" w:rsidP="00000000" w:rsidRDefault="00000000" w:rsidRPr="00000000" w14:paraId="0000006D">
      <w:pPr>
        <w:pageBreakBefore w:val="0"/>
        <w:numPr>
          <w:ilvl w:val="0"/>
          <w:numId w:val="5"/>
        </w:numPr>
        <w:ind w:left="72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Vertical angles are congruent</w:t>
      </w:r>
    </w:p>
    <w:p w:rsidR="00000000" w:rsidDel="00000000" w:rsidP="00000000" w:rsidRDefault="00000000" w:rsidRPr="00000000" w14:paraId="0000006E">
      <w:pPr>
        <w:pageBreakBefore w:val="0"/>
        <w:jc w:val="both"/>
        <w:rPr>
          <w:rFonts w:ascii="Roboto" w:cs="Roboto" w:eastAsia="Roboto" w:hAnsi="Roboto"/>
          <w:color w:val="0d47a1"/>
          <w:sz w:val="24"/>
          <w:szCs w:val="24"/>
        </w:rPr>
      </w:pPr>
      <w:r w:rsidDel="00000000" w:rsidR="00000000" w:rsidRPr="00000000">
        <w:rPr>
          <w:rtl w:val="0"/>
        </w:rPr>
      </w:r>
    </w:p>
    <w:p w:rsidR="00000000" w:rsidDel="00000000" w:rsidP="00000000" w:rsidRDefault="00000000" w:rsidRPr="00000000" w14:paraId="0000006F">
      <w:pPr>
        <w:pageBreakBefore w:val="0"/>
        <w:spacing w:line="331.2" w:lineRule="auto"/>
        <w:jc w:val="center"/>
        <w:rPr>
          <w:rFonts w:ascii="Roboto" w:cs="Roboto" w:eastAsia="Roboto" w:hAnsi="Roboto"/>
          <w:b w:val="1"/>
          <w:sz w:val="60"/>
          <w:szCs w:val="60"/>
        </w:rPr>
      </w:pPr>
      <w:r w:rsidDel="00000000" w:rsidR="00000000" w:rsidRPr="00000000">
        <w:rPr>
          <w:rFonts w:ascii="Roboto" w:cs="Roboto" w:eastAsia="Roboto" w:hAnsi="Roboto"/>
          <w:b w:val="1"/>
          <w:sz w:val="60"/>
          <w:szCs w:val="60"/>
          <w:rtl w:val="0"/>
        </w:rPr>
        <w:t xml:space="preserve">Polygons</w:t>
      </w:r>
    </w:p>
    <w:p w:rsidR="00000000" w:rsidDel="00000000" w:rsidP="00000000" w:rsidRDefault="00000000" w:rsidRPr="00000000" w14:paraId="00000070">
      <w:pPr>
        <w:pageBreakBefore w:val="0"/>
        <w:numPr>
          <w:ilvl w:val="0"/>
          <w:numId w:val="4"/>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Closed shape with 3+ sides</w:t>
      </w:r>
    </w:p>
    <w:p w:rsidR="00000000" w:rsidDel="00000000" w:rsidP="00000000" w:rsidRDefault="00000000" w:rsidRPr="00000000" w14:paraId="00000071">
      <w:pPr>
        <w:pageBreakBefore w:val="0"/>
        <w:numPr>
          <w:ilvl w:val="0"/>
          <w:numId w:val="4"/>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Interior angle sum to 180(number of sides - 2)</w:t>
      </w:r>
    </w:p>
    <w:p w:rsidR="00000000" w:rsidDel="00000000" w:rsidP="00000000" w:rsidRDefault="00000000" w:rsidRPr="00000000" w14:paraId="00000072">
      <w:pPr>
        <w:pageBreakBefore w:val="0"/>
        <w:numPr>
          <w:ilvl w:val="0"/>
          <w:numId w:val="4"/>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An exterior angle is 360/n</w:t>
      </w:r>
    </w:p>
    <w:p w:rsidR="00000000" w:rsidDel="00000000" w:rsidP="00000000" w:rsidRDefault="00000000" w:rsidRPr="00000000" w14:paraId="00000073">
      <w:pPr>
        <w:pageBreakBefore w:val="0"/>
        <w:numPr>
          <w:ilvl w:val="0"/>
          <w:numId w:val="4"/>
        </w:numPr>
        <w:ind w:left="72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Named with letters in clockwise or counter orientation</w:t>
      </w:r>
    </w:p>
    <w:p w:rsidR="00000000" w:rsidDel="00000000" w:rsidP="00000000" w:rsidRDefault="00000000" w:rsidRPr="00000000" w14:paraId="00000074">
      <w:pPr>
        <w:pageBreakBefore w:val="0"/>
        <w:numPr>
          <w:ilvl w:val="0"/>
          <w:numId w:val="4"/>
        </w:numPr>
        <w:ind w:left="72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Triangles</w:t>
      </w:r>
    </w:p>
    <w:p w:rsidR="00000000" w:rsidDel="00000000" w:rsidP="00000000" w:rsidRDefault="00000000" w:rsidRPr="00000000" w14:paraId="00000075">
      <w:pPr>
        <w:pageBreakBefore w:val="0"/>
        <w:numPr>
          <w:ilvl w:val="1"/>
          <w:numId w:val="4"/>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3 sides and angles</w:t>
      </w:r>
    </w:p>
    <w:p w:rsidR="00000000" w:rsidDel="00000000" w:rsidP="00000000" w:rsidRDefault="00000000" w:rsidRPr="00000000" w14:paraId="00000076">
      <w:pPr>
        <w:pageBreakBefore w:val="0"/>
        <w:numPr>
          <w:ilvl w:val="1"/>
          <w:numId w:val="4"/>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Angles sum to 180</w:t>
      </w:r>
    </w:p>
    <w:p w:rsidR="00000000" w:rsidDel="00000000" w:rsidP="00000000" w:rsidRDefault="00000000" w:rsidRPr="00000000" w14:paraId="00000077">
      <w:pPr>
        <w:pageBreakBefore w:val="0"/>
        <w:numPr>
          <w:ilvl w:val="1"/>
          <w:numId w:val="4"/>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1 rotational symmetry (360 - except for equilateral)</w:t>
      </w:r>
    </w:p>
    <w:p w:rsidR="00000000" w:rsidDel="00000000" w:rsidP="00000000" w:rsidRDefault="00000000" w:rsidRPr="00000000" w14:paraId="00000078">
      <w:pPr>
        <w:pageBreakBefore w:val="0"/>
        <w:numPr>
          <w:ilvl w:val="1"/>
          <w:numId w:val="4"/>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Largest angle is opposite longest side, smallest angle opposite shortest side</w:t>
      </w:r>
    </w:p>
    <w:p w:rsidR="00000000" w:rsidDel="00000000" w:rsidP="00000000" w:rsidRDefault="00000000" w:rsidRPr="00000000" w14:paraId="00000079">
      <w:pPr>
        <w:pageBreakBefore w:val="0"/>
        <w:numPr>
          <w:ilvl w:val="1"/>
          <w:numId w:val="4"/>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Sum of length of any 2 sides must exceed the length of the 3rd side</w:t>
      </w:r>
    </w:p>
    <w:p w:rsidR="00000000" w:rsidDel="00000000" w:rsidP="00000000" w:rsidRDefault="00000000" w:rsidRPr="00000000" w14:paraId="0000007A">
      <w:pPr>
        <w:pageBreakBefore w:val="0"/>
        <w:numPr>
          <w:ilvl w:val="2"/>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Triangle inequalities</w:t>
      </w:r>
    </w:p>
    <w:p w:rsidR="00000000" w:rsidDel="00000000" w:rsidP="00000000" w:rsidRDefault="00000000" w:rsidRPr="00000000" w14:paraId="0000007B">
      <w:pPr>
        <w:pageBreakBefore w:val="0"/>
        <w:numPr>
          <w:ilvl w:val="3"/>
          <w:numId w:val="4"/>
        </w:numPr>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a+b&gt;c</w:t>
      </w:r>
    </w:p>
    <w:p w:rsidR="00000000" w:rsidDel="00000000" w:rsidP="00000000" w:rsidRDefault="00000000" w:rsidRPr="00000000" w14:paraId="0000007C">
      <w:pPr>
        <w:pageBreakBefore w:val="0"/>
        <w:numPr>
          <w:ilvl w:val="3"/>
          <w:numId w:val="4"/>
        </w:numPr>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a+c&gt;b</w:t>
      </w:r>
    </w:p>
    <w:p w:rsidR="00000000" w:rsidDel="00000000" w:rsidP="00000000" w:rsidRDefault="00000000" w:rsidRPr="00000000" w14:paraId="0000007D">
      <w:pPr>
        <w:pageBreakBefore w:val="0"/>
        <w:numPr>
          <w:ilvl w:val="3"/>
          <w:numId w:val="4"/>
        </w:numPr>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b+c&gt;a</w:t>
      </w:r>
    </w:p>
    <w:p w:rsidR="00000000" w:rsidDel="00000000" w:rsidP="00000000" w:rsidRDefault="00000000" w:rsidRPr="00000000" w14:paraId="0000007E">
      <w:pPr>
        <w:pageBreakBefore w:val="0"/>
        <w:numPr>
          <w:ilvl w:val="1"/>
          <w:numId w:val="4"/>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Right</w:t>
      </w:r>
    </w:p>
    <w:p w:rsidR="00000000" w:rsidDel="00000000" w:rsidP="00000000" w:rsidRDefault="00000000" w:rsidRPr="00000000" w14:paraId="0000007F">
      <w:pPr>
        <w:pageBreakBefore w:val="0"/>
        <w:numPr>
          <w:ilvl w:val="2"/>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90 angle</w:t>
      </w:r>
    </w:p>
    <w:p w:rsidR="00000000" w:rsidDel="00000000" w:rsidP="00000000" w:rsidRDefault="00000000" w:rsidRPr="00000000" w14:paraId="00000080">
      <w:pPr>
        <w:pageBreakBefore w:val="0"/>
        <w:numPr>
          <w:ilvl w:val="2"/>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w:t>
      </w:r>
      <w:r w:rsidDel="00000000" w:rsidR="00000000" w:rsidRPr="00000000">
        <w:rPr>
          <w:rFonts w:ascii="Roboto" w:cs="Roboto" w:eastAsia="Roboto" w:hAnsi="Roboto"/>
          <w:sz w:val="24"/>
          <w:szCs w:val="24"/>
          <w:vertAlign w:val="superscript"/>
          <w:rtl w:val="0"/>
        </w:rPr>
        <w:t xml:space="preserve">2</w:t>
      </w:r>
      <w:r w:rsidDel="00000000" w:rsidR="00000000" w:rsidRPr="00000000">
        <w:rPr>
          <w:rFonts w:ascii="Roboto" w:cs="Roboto" w:eastAsia="Roboto" w:hAnsi="Roboto"/>
          <w:sz w:val="24"/>
          <w:szCs w:val="24"/>
          <w:rtl w:val="0"/>
        </w:rPr>
        <w:t xml:space="preserve">+b</w:t>
      </w:r>
      <w:r w:rsidDel="00000000" w:rsidR="00000000" w:rsidRPr="00000000">
        <w:rPr>
          <w:rFonts w:ascii="Roboto" w:cs="Roboto" w:eastAsia="Roboto" w:hAnsi="Roboto"/>
          <w:sz w:val="24"/>
          <w:szCs w:val="24"/>
          <w:vertAlign w:val="superscript"/>
          <w:rtl w:val="0"/>
        </w:rPr>
        <w:t xml:space="preserve">2</w:t>
      </w:r>
      <w:r w:rsidDel="00000000" w:rsidR="00000000" w:rsidRPr="00000000">
        <w:rPr>
          <w:rFonts w:ascii="Roboto" w:cs="Roboto" w:eastAsia="Roboto" w:hAnsi="Roboto"/>
          <w:sz w:val="24"/>
          <w:szCs w:val="24"/>
          <w:rtl w:val="0"/>
        </w:rPr>
        <w:t xml:space="preserve">=c</w:t>
      </w:r>
      <w:r w:rsidDel="00000000" w:rsidR="00000000" w:rsidRPr="00000000">
        <w:rPr>
          <w:rFonts w:ascii="Roboto" w:cs="Roboto" w:eastAsia="Roboto" w:hAnsi="Roboto"/>
          <w:sz w:val="24"/>
          <w:szCs w:val="24"/>
          <w:vertAlign w:val="superscript"/>
          <w:rtl w:val="0"/>
        </w:rPr>
        <w:t xml:space="preserve">2</w:t>
      </w:r>
    </w:p>
    <w:p w:rsidR="00000000" w:rsidDel="00000000" w:rsidP="00000000" w:rsidRDefault="00000000" w:rsidRPr="00000000" w14:paraId="00000081">
      <w:pPr>
        <w:pageBreakBefore w:val="0"/>
        <w:numPr>
          <w:ilvl w:val="1"/>
          <w:numId w:val="4"/>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Acute</w:t>
      </w:r>
    </w:p>
    <w:p w:rsidR="00000000" w:rsidDel="00000000" w:rsidP="00000000" w:rsidRDefault="00000000" w:rsidRPr="00000000" w14:paraId="00000082">
      <w:pPr>
        <w:pageBreakBefore w:val="0"/>
        <w:numPr>
          <w:ilvl w:val="2"/>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Angles &lt;90</w:t>
      </w:r>
    </w:p>
    <w:p w:rsidR="00000000" w:rsidDel="00000000" w:rsidP="00000000" w:rsidRDefault="00000000" w:rsidRPr="00000000" w14:paraId="00000083">
      <w:pPr>
        <w:pageBreakBefore w:val="0"/>
        <w:numPr>
          <w:ilvl w:val="2"/>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w:t>
      </w:r>
      <w:r w:rsidDel="00000000" w:rsidR="00000000" w:rsidRPr="00000000">
        <w:rPr>
          <w:rFonts w:ascii="Roboto" w:cs="Roboto" w:eastAsia="Roboto" w:hAnsi="Roboto"/>
          <w:sz w:val="24"/>
          <w:szCs w:val="24"/>
          <w:vertAlign w:val="superscript"/>
          <w:rtl w:val="0"/>
        </w:rPr>
        <w:t xml:space="preserve">2</w:t>
      </w:r>
      <w:r w:rsidDel="00000000" w:rsidR="00000000" w:rsidRPr="00000000">
        <w:rPr>
          <w:rFonts w:ascii="Roboto" w:cs="Roboto" w:eastAsia="Roboto" w:hAnsi="Roboto"/>
          <w:sz w:val="24"/>
          <w:szCs w:val="24"/>
          <w:rtl w:val="0"/>
        </w:rPr>
        <w:t xml:space="preserve">+b</w:t>
      </w:r>
      <w:r w:rsidDel="00000000" w:rsidR="00000000" w:rsidRPr="00000000">
        <w:rPr>
          <w:rFonts w:ascii="Roboto" w:cs="Roboto" w:eastAsia="Roboto" w:hAnsi="Roboto"/>
          <w:sz w:val="24"/>
          <w:szCs w:val="24"/>
          <w:vertAlign w:val="superscript"/>
          <w:rtl w:val="0"/>
        </w:rPr>
        <w:t xml:space="preserve">2</w:t>
      </w:r>
      <w:r w:rsidDel="00000000" w:rsidR="00000000" w:rsidRPr="00000000">
        <w:rPr>
          <w:rFonts w:ascii="Roboto" w:cs="Roboto" w:eastAsia="Roboto" w:hAnsi="Roboto"/>
          <w:sz w:val="24"/>
          <w:szCs w:val="24"/>
          <w:rtl w:val="0"/>
        </w:rPr>
        <w:t xml:space="preserve">&gt;c</w:t>
      </w:r>
      <w:r w:rsidDel="00000000" w:rsidR="00000000" w:rsidRPr="00000000">
        <w:rPr>
          <w:rFonts w:ascii="Roboto" w:cs="Roboto" w:eastAsia="Roboto" w:hAnsi="Roboto"/>
          <w:sz w:val="24"/>
          <w:szCs w:val="24"/>
          <w:vertAlign w:val="superscript"/>
          <w:rtl w:val="0"/>
        </w:rPr>
        <w:t xml:space="preserve">2</w:t>
      </w:r>
      <w:r w:rsidDel="00000000" w:rsidR="00000000" w:rsidRPr="00000000">
        <w:rPr>
          <w:rtl w:val="0"/>
        </w:rPr>
      </w:r>
    </w:p>
    <w:p w:rsidR="00000000" w:rsidDel="00000000" w:rsidP="00000000" w:rsidRDefault="00000000" w:rsidRPr="00000000" w14:paraId="00000084">
      <w:pPr>
        <w:pageBreakBefore w:val="0"/>
        <w:numPr>
          <w:ilvl w:val="1"/>
          <w:numId w:val="4"/>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Obtuse</w:t>
      </w:r>
    </w:p>
    <w:p w:rsidR="00000000" w:rsidDel="00000000" w:rsidP="00000000" w:rsidRDefault="00000000" w:rsidRPr="00000000" w14:paraId="00000085">
      <w:pPr>
        <w:pageBreakBefore w:val="0"/>
        <w:numPr>
          <w:ilvl w:val="2"/>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Angles &gt;90</w:t>
      </w:r>
    </w:p>
    <w:p w:rsidR="00000000" w:rsidDel="00000000" w:rsidP="00000000" w:rsidRDefault="00000000" w:rsidRPr="00000000" w14:paraId="00000086">
      <w:pPr>
        <w:pageBreakBefore w:val="0"/>
        <w:numPr>
          <w:ilvl w:val="2"/>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w:t>
      </w:r>
      <w:r w:rsidDel="00000000" w:rsidR="00000000" w:rsidRPr="00000000">
        <w:rPr>
          <w:rFonts w:ascii="Roboto" w:cs="Roboto" w:eastAsia="Roboto" w:hAnsi="Roboto"/>
          <w:sz w:val="24"/>
          <w:szCs w:val="24"/>
          <w:vertAlign w:val="superscript"/>
          <w:rtl w:val="0"/>
        </w:rPr>
        <w:t xml:space="preserve">2</w:t>
      </w:r>
      <w:r w:rsidDel="00000000" w:rsidR="00000000" w:rsidRPr="00000000">
        <w:rPr>
          <w:rFonts w:ascii="Roboto" w:cs="Roboto" w:eastAsia="Roboto" w:hAnsi="Roboto"/>
          <w:sz w:val="24"/>
          <w:szCs w:val="24"/>
          <w:rtl w:val="0"/>
        </w:rPr>
        <w:t xml:space="preserve">+b</w:t>
      </w:r>
      <w:r w:rsidDel="00000000" w:rsidR="00000000" w:rsidRPr="00000000">
        <w:rPr>
          <w:rFonts w:ascii="Roboto" w:cs="Roboto" w:eastAsia="Roboto" w:hAnsi="Roboto"/>
          <w:sz w:val="24"/>
          <w:szCs w:val="24"/>
          <w:vertAlign w:val="superscript"/>
          <w:rtl w:val="0"/>
        </w:rPr>
        <w:t xml:space="preserve">2</w:t>
      </w:r>
      <w:r w:rsidDel="00000000" w:rsidR="00000000" w:rsidRPr="00000000">
        <w:rPr>
          <w:rFonts w:ascii="Roboto" w:cs="Roboto" w:eastAsia="Roboto" w:hAnsi="Roboto"/>
          <w:sz w:val="24"/>
          <w:szCs w:val="24"/>
          <w:rtl w:val="0"/>
        </w:rPr>
        <w:t xml:space="preserve">&lt;c</w:t>
      </w:r>
      <w:r w:rsidDel="00000000" w:rsidR="00000000" w:rsidRPr="00000000">
        <w:rPr>
          <w:rFonts w:ascii="Roboto" w:cs="Roboto" w:eastAsia="Roboto" w:hAnsi="Roboto"/>
          <w:sz w:val="24"/>
          <w:szCs w:val="24"/>
          <w:vertAlign w:val="superscript"/>
          <w:rtl w:val="0"/>
        </w:rPr>
        <w:t xml:space="preserve">2</w:t>
      </w:r>
      <w:r w:rsidDel="00000000" w:rsidR="00000000" w:rsidRPr="00000000">
        <w:rPr>
          <w:rtl w:val="0"/>
        </w:rPr>
      </w:r>
    </w:p>
    <w:p w:rsidR="00000000" w:rsidDel="00000000" w:rsidP="00000000" w:rsidRDefault="00000000" w:rsidRPr="00000000" w14:paraId="00000087">
      <w:pPr>
        <w:pageBreakBefore w:val="0"/>
        <w:numPr>
          <w:ilvl w:val="1"/>
          <w:numId w:val="4"/>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Isosceles</w:t>
      </w:r>
    </w:p>
    <w:p w:rsidR="00000000" w:rsidDel="00000000" w:rsidP="00000000" w:rsidRDefault="00000000" w:rsidRPr="00000000" w14:paraId="00000088">
      <w:pPr>
        <w:pageBreakBefore w:val="0"/>
        <w:numPr>
          <w:ilvl w:val="2"/>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Legs of triangle are congruent</w:t>
      </w:r>
    </w:p>
    <w:p w:rsidR="00000000" w:rsidDel="00000000" w:rsidP="00000000" w:rsidRDefault="00000000" w:rsidRPr="00000000" w14:paraId="00000089">
      <w:pPr>
        <w:pageBreakBefore w:val="0"/>
        <w:numPr>
          <w:ilvl w:val="2"/>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Base angles are congruent</w:t>
      </w:r>
    </w:p>
    <w:p w:rsidR="00000000" w:rsidDel="00000000" w:rsidP="00000000" w:rsidRDefault="00000000" w:rsidRPr="00000000" w14:paraId="0000008A">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1 reflection (perpendicular bisector)</w:t>
      </w:r>
    </w:p>
    <w:p w:rsidR="00000000" w:rsidDel="00000000" w:rsidP="00000000" w:rsidRDefault="00000000" w:rsidRPr="00000000" w14:paraId="0000008B">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Ways in which shape can be rotated or reflected to map on itself</w:t>
      </w:r>
    </w:p>
    <w:p w:rsidR="00000000" w:rsidDel="00000000" w:rsidP="00000000" w:rsidRDefault="00000000" w:rsidRPr="00000000" w14:paraId="0000008C">
      <w:pPr>
        <w:pageBreakBefore w:val="0"/>
        <w:numPr>
          <w:ilvl w:val="1"/>
          <w:numId w:val="4"/>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Equilateral</w:t>
      </w:r>
    </w:p>
    <w:p w:rsidR="00000000" w:rsidDel="00000000" w:rsidP="00000000" w:rsidRDefault="00000000" w:rsidRPr="00000000" w14:paraId="0000008D">
      <w:pPr>
        <w:pageBreakBefore w:val="0"/>
        <w:numPr>
          <w:ilvl w:val="2"/>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All sides and angles are congruent</w:t>
      </w:r>
    </w:p>
    <w:p w:rsidR="00000000" w:rsidDel="00000000" w:rsidP="00000000" w:rsidRDefault="00000000" w:rsidRPr="00000000" w14:paraId="0000008E">
      <w:pPr>
        <w:pageBreakBefore w:val="0"/>
        <w:numPr>
          <w:ilvl w:val="3"/>
          <w:numId w:val="4"/>
        </w:numPr>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angles: 60-60-60</w:t>
      </w:r>
    </w:p>
    <w:p w:rsidR="00000000" w:rsidDel="00000000" w:rsidP="00000000" w:rsidRDefault="00000000" w:rsidRPr="00000000" w14:paraId="0000008F">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3 reflection symmetry (each perpendicular bisector) and 3 rotational symmetry (intervals of 60 up to 180)</w:t>
      </w:r>
    </w:p>
    <w:p w:rsidR="00000000" w:rsidDel="00000000" w:rsidP="00000000" w:rsidRDefault="00000000" w:rsidRPr="00000000" w14:paraId="00000090">
      <w:pPr>
        <w:pageBreakBefore w:val="0"/>
        <w:numPr>
          <w:ilvl w:val="1"/>
          <w:numId w:val="4"/>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Scalene</w:t>
      </w:r>
    </w:p>
    <w:p w:rsidR="00000000" w:rsidDel="00000000" w:rsidP="00000000" w:rsidRDefault="00000000" w:rsidRPr="00000000" w14:paraId="00000091">
      <w:pPr>
        <w:pageBreakBefore w:val="0"/>
        <w:numPr>
          <w:ilvl w:val="2"/>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 sides or angles are congruent</w:t>
      </w:r>
    </w:p>
    <w:p w:rsidR="00000000" w:rsidDel="00000000" w:rsidP="00000000" w:rsidRDefault="00000000" w:rsidRPr="00000000" w14:paraId="00000092">
      <w:pPr>
        <w:pageBreakBefore w:val="0"/>
        <w:numPr>
          <w:ilvl w:val="1"/>
          <w:numId w:val="4"/>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Third angle theorem</w:t>
      </w:r>
    </w:p>
    <w:p w:rsidR="00000000" w:rsidDel="00000000" w:rsidP="00000000" w:rsidRDefault="00000000" w:rsidRPr="00000000" w14:paraId="00000093">
      <w:pPr>
        <w:pageBreakBefore w:val="0"/>
        <w:numPr>
          <w:ilvl w:val="2"/>
          <w:numId w:val="4"/>
        </w:numPr>
        <w:ind w:left="216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If there are 2 sets of congruent angles shared between 2 triangles, then the last angle of the triangles are congruent</w:t>
      </w:r>
    </w:p>
    <w:p w:rsidR="00000000" w:rsidDel="00000000" w:rsidP="00000000" w:rsidRDefault="00000000" w:rsidRPr="00000000" w14:paraId="00000094">
      <w:pPr>
        <w:pageBreakBefore w:val="0"/>
        <w:numPr>
          <w:ilvl w:val="1"/>
          <w:numId w:val="4"/>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Isosceles bisector</w:t>
      </w:r>
    </w:p>
    <w:p w:rsidR="00000000" w:rsidDel="00000000" w:rsidP="00000000" w:rsidRDefault="00000000" w:rsidRPr="00000000" w14:paraId="00000095">
      <w:pPr>
        <w:pageBreakBefore w:val="0"/>
        <w:numPr>
          <w:ilvl w:val="2"/>
          <w:numId w:val="4"/>
        </w:numPr>
        <w:ind w:left="216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A line perpendicularly bisecting the base of an isosceles triangle also bisects its vertex angle (and its converse)</w:t>
      </w:r>
    </w:p>
    <w:p w:rsidR="00000000" w:rsidDel="00000000" w:rsidP="00000000" w:rsidRDefault="00000000" w:rsidRPr="00000000" w14:paraId="00000096">
      <w:pPr>
        <w:pageBreakBefore w:val="0"/>
        <w:numPr>
          <w:ilvl w:val="1"/>
          <w:numId w:val="4"/>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Remote interior angle</w:t>
      </w:r>
    </w:p>
    <w:p w:rsidR="00000000" w:rsidDel="00000000" w:rsidP="00000000" w:rsidRDefault="00000000" w:rsidRPr="00000000" w14:paraId="00000097">
      <w:pPr>
        <w:pageBreakBefore w:val="0"/>
        <w:numPr>
          <w:ilvl w:val="2"/>
          <w:numId w:val="4"/>
        </w:numPr>
        <w:ind w:left="216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In a triangle, the supplement of 1 angle is equivalent to the sum of the other 2 angles</w:t>
      </w:r>
    </w:p>
    <w:p w:rsidR="00000000" w:rsidDel="00000000" w:rsidP="00000000" w:rsidRDefault="00000000" w:rsidRPr="00000000" w14:paraId="00000098">
      <w:pPr>
        <w:pageBreakBefore w:val="0"/>
        <w:numPr>
          <w:ilvl w:val="1"/>
          <w:numId w:val="4"/>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Corresponding parts of congruent/similar polygons are congruent/similar</w:t>
      </w:r>
    </w:p>
    <w:p w:rsidR="00000000" w:rsidDel="00000000" w:rsidP="00000000" w:rsidRDefault="00000000" w:rsidRPr="00000000" w14:paraId="00000099">
      <w:pPr>
        <w:pageBreakBefore w:val="0"/>
        <w:numPr>
          <w:ilvl w:val="1"/>
          <w:numId w:val="4"/>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SSS similarity/congruence postulate </w:t>
      </w:r>
    </w:p>
    <w:p w:rsidR="00000000" w:rsidDel="00000000" w:rsidP="00000000" w:rsidRDefault="00000000" w:rsidRPr="00000000" w14:paraId="0000009A">
      <w:pPr>
        <w:pageBreakBefore w:val="0"/>
        <w:numPr>
          <w:ilvl w:val="2"/>
          <w:numId w:val="4"/>
        </w:numPr>
        <w:ind w:left="216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If 3 sides of a triangle are similar/congruent to the corresponding ones on another triangle, then those triangles are similar/congruent</w:t>
      </w:r>
    </w:p>
    <w:p w:rsidR="00000000" w:rsidDel="00000000" w:rsidP="00000000" w:rsidRDefault="00000000" w:rsidRPr="00000000" w14:paraId="0000009B">
      <w:pPr>
        <w:pageBreakBefore w:val="0"/>
        <w:numPr>
          <w:ilvl w:val="1"/>
          <w:numId w:val="4"/>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ASA similarity/congruence postulate</w:t>
      </w:r>
    </w:p>
    <w:p w:rsidR="00000000" w:rsidDel="00000000" w:rsidP="00000000" w:rsidRDefault="00000000" w:rsidRPr="00000000" w14:paraId="0000009C">
      <w:pPr>
        <w:pageBreakBefore w:val="0"/>
        <w:numPr>
          <w:ilvl w:val="2"/>
          <w:numId w:val="4"/>
        </w:numPr>
        <w:ind w:left="216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If 2 consecutive angles and the contained side are congruent/similar to the corresponding ones on another triangle, then those triangles are similar/congruent</w:t>
      </w:r>
    </w:p>
    <w:p w:rsidR="00000000" w:rsidDel="00000000" w:rsidP="00000000" w:rsidRDefault="00000000" w:rsidRPr="00000000" w14:paraId="0000009D">
      <w:pPr>
        <w:pageBreakBefore w:val="0"/>
        <w:numPr>
          <w:ilvl w:val="1"/>
          <w:numId w:val="4"/>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SAS similarity/congruence postulate</w:t>
      </w:r>
    </w:p>
    <w:p w:rsidR="00000000" w:rsidDel="00000000" w:rsidP="00000000" w:rsidRDefault="00000000" w:rsidRPr="00000000" w14:paraId="0000009E">
      <w:pPr>
        <w:pageBreakBefore w:val="0"/>
        <w:numPr>
          <w:ilvl w:val="2"/>
          <w:numId w:val="4"/>
        </w:numPr>
        <w:ind w:left="216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If 2 consecutive sides and the contained angle are congruent/similar to the corresponding ones on another triangle, then those triangles are similar/congruent</w:t>
      </w:r>
    </w:p>
    <w:p w:rsidR="00000000" w:rsidDel="00000000" w:rsidP="00000000" w:rsidRDefault="00000000" w:rsidRPr="00000000" w14:paraId="0000009F">
      <w:pPr>
        <w:pageBreakBefore w:val="0"/>
        <w:numPr>
          <w:ilvl w:val="1"/>
          <w:numId w:val="4"/>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AAS similarity/congruence theorem</w:t>
      </w:r>
    </w:p>
    <w:p w:rsidR="00000000" w:rsidDel="00000000" w:rsidP="00000000" w:rsidRDefault="00000000" w:rsidRPr="00000000" w14:paraId="000000A0">
      <w:pPr>
        <w:pageBreakBefore w:val="0"/>
        <w:numPr>
          <w:ilvl w:val="2"/>
          <w:numId w:val="4"/>
        </w:numPr>
        <w:ind w:left="216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If 2 angles and a side are consecutive and are congruent/similar to the corresponding ones on another triangle, then those triangles are similar/congruent</w:t>
      </w:r>
    </w:p>
    <w:p w:rsidR="00000000" w:rsidDel="00000000" w:rsidP="00000000" w:rsidRDefault="00000000" w:rsidRPr="00000000" w14:paraId="000000A1">
      <w:pPr>
        <w:pageBreakBefore w:val="0"/>
        <w:numPr>
          <w:ilvl w:val="1"/>
          <w:numId w:val="4"/>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Hypotenuse-leg similarity/congruence theorem</w:t>
      </w:r>
    </w:p>
    <w:p w:rsidR="00000000" w:rsidDel="00000000" w:rsidP="00000000" w:rsidRDefault="00000000" w:rsidRPr="00000000" w14:paraId="000000A2">
      <w:pPr>
        <w:pageBreakBefore w:val="0"/>
        <w:numPr>
          <w:ilvl w:val="2"/>
          <w:numId w:val="4"/>
        </w:numPr>
        <w:ind w:left="216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If the hypotenuse and a leg of a right triangle is congruent/similar to the corresponding ones on another triangle, then those triangles are similar/congruent</w:t>
      </w:r>
    </w:p>
    <w:p w:rsidR="00000000" w:rsidDel="00000000" w:rsidP="00000000" w:rsidRDefault="00000000" w:rsidRPr="00000000" w14:paraId="000000A3">
      <w:pPr>
        <w:pageBreakBefore w:val="0"/>
        <w:numPr>
          <w:ilvl w:val="1"/>
          <w:numId w:val="4"/>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AA(A) similarity postulate</w:t>
      </w:r>
    </w:p>
    <w:p w:rsidR="00000000" w:rsidDel="00000000" w:rsidP="00000000" w:rsidRDefault="00000000" w:rsidRPr="00000000" w14:paraId="000000A4">
      <w:pPr>
        <w:pageBreakBefore w:val="0"/>
        <w:numPr>
          <w:ilvl w:val="2"/>
          <w:numId w:val="4"/>
        </w:numPr>
        <w:ind w:left="216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If 2/3 angles are congruent to the corresponding ones on another triangle, then those triangles are similar/congruent</w:t>
      </w:r>
    </w:p>
    <w:p w:rsidR="00000000" w:rsidDel="00000000" w:rsidP="00000000" w:rsidRDefault="00000000" w:rsidRPr="00000000" w14:paraId="000000A5">
      <w:pPr>
        <w:pageBreakBefore w:val="0"/>
        <w:numPr>
          <w:ilvl w:val="1"/>
          <w:numId w:val="4"/>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If a line in a triangle cuts 2 sides proportionally and is parallel to the 3rd side, then the line created similar triangles</w:t>
      </w:r>
    </w:p>
    <w:p w:rsidR="00000000" w:rsidDel="00000000" w:rsidP="00000000" w:rsidRDefault="00000000" w:rsidRPr="00000000" w14:paraId="000000A6">
      <w:pPr>
        <w:pageBreakBefore w:val="0"/>
        <w:numPr>
          <w:ilvl w:val="1"/>
          <w:numId w:val="4"/>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In a right triangle, if a altitude is drawn perpendicular to the hypotenuse, congruent triangles are formed</w:t>
      </w:r>
    </w:p>
    <w:p w:rsidR="00000000" w:rsidDel="00000000" w:rsidP="00000000" w:rsidRDefault="00000000" w:rsidRPr="00000000" w14:paraId="000000A7">
      <w:pPr>
        <w:pageBreakBefore w:val="0"/>
        <w:numPr>
          <w:ilvl w:val="1"/>
          <w:numId w:val="4"/>
        </w:numPr>
        <w:ind w:left="144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Triangle sum theorem: triangle angles sum to 180</w:t>
      </w:r>
      <w:r w:rsidDel="00000000" w:rsidR="00000000" w:rsidRPr="00000000">
        <w:rPr>
          <w:rtl w:val="0"/>
        </w:rPr>
      </w:r>
    </w:p>
    <w:p w:rsidR="00000000" w:rsidDel="00000000" w:rsidP="00000000" w:rsidRDefault="00000000" w:rsidRPr="00000000" w14:paraId="000000A8">
      <w:pPr>
        <w:pageBreakBefore w:val="0"/>
        <w:numPr>
          <w:ilvl w:val="1"/>
          <w:numId w:val="4"/>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Points of concurrency</w:t>
      </w:r>
    </w:p>
    <w:p w:rsidR="00000000" w:rsidDel="00000000" w:rsidP="00000000" w:rsidRDefault="00000000" w:rsidRPr="00000000" w14:paraId="000000A9">
      <w:pPr>
        <w:pageBreakBefore w:val="0"/>
        <w:numPr>
          <w:ilvl w:val="2"/>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Circumcenter</w:t>
      </w:r>
    </w:p>
    <w:p w:rsidR="00000000" w:rsidDel="00000000" w:rsidP="00000000" w:rsidRDefault="00000000" w:rsidRPr="00000000" w14:paraId="000000AA">
      <w:pPr>
        <w:pageBreakBefore w:val="0"/>
        <w:numPr>
          <w:ilvl w:val="3"/>
          <w:numId w:val="4"/>
        </w:numPr>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Point where perpendicular bisectors of all sides meet</w:t>
      </w:r>
    </w:p>
    <w:p w:rsidR="00000000" w:rsidDel="00000000" w:rsidP="00000000" w:rsidRDefault="00000000" w:rsidRPr="00000000" w14:paraId="000000AB">
      <w:pPr>
        <w:pageBreakBefore w:val="0"/>
        <w:numPr>
          <w:ilvl w:val="3"/>
          <w:numId w:val="4"/>
        </w:numPr>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a circle is drawn around circumcenter with radius of distance between center and an angle of triangle, the circle will be circumscribed (circle around triangle, angles tangent to circle) the triangle -ctr equidistant to angles</w:t>
      </w:r>
    </w:p>
    <w:p w:rsidR="00000000" w:rsidDel="00000000" w:rsidP="00000000" w:rsidRDefault="00000000" w:rsidRPr="00000000" w14:paraId="000000AC">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 acute triangle, it’s inside triangle</w:t>
      </w:r>
    </w:p>
    <w:p w:rsidR="00000000" w:rsidDel="00000000" w:rsidP="00000000" w:rsidRDefault="00000000" w:rsidRPr="00000000" w14:paraId="000000AD">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 right triangle, it’s on the midpoint of the hypotenuse</w:t>
      </w:r>
    </w:p>
    <w:p w:rsidR="00000000" w:rsidDel="00000000" w:rsidP="00000000" w:rsidRDefault="00000000" w:rsidRPr="00000000" w14:paraId="000000AE">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 obtuse triangle, it’s outside the triangle</w:t>
      </w:r>
    </w:p>
    <w:p w:rsidR="00000000" w:rsidDel="00000000" w:rsidP="00000000" w:rsidRDefault="00000000" w:rsidRPr="00000000" w14:paraId="000000AF">
      <w:pPr>
        <w:pageBreakBefore w:val="0"/>
        <w:numPr>
          <w:ilvl w:val="2"/>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Incenter</w:t>
      </w:r>
    </w:p>
    <w:p w:rsidR="00000000" w:rsidDel="00000000" w:rsidP="00000000" w:rsidRDefault="00000000" w:rsidRPr="00000000" w14:paraId="000000B0">
      <w:pPr>
        <w:pageBreakBefore w:val="0"/>
        <w:numPr>
          <w:ilvl w:val="3"/>
          <w:numId w:val="4"/>
        </w:numPr>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Point where angle bisectors of all angles meet</w:t>
      </w:r>
    </w:p>
    <w:p w:rsidR="00000000" w:rsidDel="00000000" w:rsidP="00000000" w:rsidRDefault="00000000" w:rsidRPr="00000000" w14:paraId="000000B1">
      <w:pPr>
        <w:pageBreakBefore w:val="0"/>
        <w:numPr>
          <w:ilvl w:val="3"/>
          <w:numId w:val="4"/>
        </w:numPr>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a circle is drawn around incenter with radius of distance from incenter to where a perpendicular line passing through the incenter intersects the other side, then the circle will be inscribed (circle in triangle, tangent in 3 points) in the triangle</w:t>
      </w:r>
    </w:p>
    <w:p w:rsidR="00000000" w:rsidDel="00000000" w:rsidP="00000000" w:rsidRDefault="00000000" w:rsidRPr="00000000" w14:paraId="000000B2">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Always inside triangle</w:t>
      </w:r>
    </w:p>
    <w:p w:rsidR="00000000" w:rsidDel="00000000" w:rsidP="00000000" w:rsidRDefault="00000000" w:rsidRPr="00000000" w14:paraId="000000B3">
      <w:pPr>
        <w:pageBreakBefore w:val="0"/>
        <w:numPr>
          <w:ilvl w:val="2"/>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Centroid</w:t>
      </w:r>
    </w:p>
    <w:p w:rsidR="00000000" w:rsidDel="00000000" w:rsidP="00000000" w:rsidRDefault="00000000" w:rsidRPr="00000000" w14:paraId="000000B4">
      <w:pPr>
        <w:pageBreakBefore w:val="0"/>
        <w:numPr>
          <w:ilvl w:val="3"/>
          <w:numId w:val="4"/>
        </w:numPr>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Point where medians (angle connect to midpoint of opposite side) meet </w:t>
      </w:r>
    </w:p>
    <w:p w:rsidR="00000000" w:rsidDel="00000000" w:rsidP="00000000" w:rsidRDefault="00000000" w:rsidRPr="00000000" w14:paraId="000000B5">
      <w:pPr>
        <w:pageBreakBefore w:val="0"/>
        <w:numPr>
          <w:ilvl w:val="3"/>
          <w:numId w:val="4"/>
        </w:numPr>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Divides median to 1:2 ratio -2 side closer to angle</w:t>
      </w:r>
    </w:p>
    <w:p w:rsidR="00000000" w:rsidDel="00000000" w:rsidP="00000000" w:rsidRDefault="00000000" w:rsidRPr="00000000" w14:paraId="000000B6">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Inside when triangle is acute</w:t>
      </w:r>
    </w:p>
    <w:p w:rsidR="00000000" w:rsidDel="00000000" w:rsidP="00000000" w:rsidRDefault="00000000" w:rsidRPr="00000000" w14:paraId="000000B7">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On the right angle when triangle is right</w:t>
      </w:r>
    </w:p>
    <w:p w:rsidR="00000000" w:rsidDel="00000000" w:rsidP="00000000" w:rsidRDefault="00000000" w:rsidRPr="00000000" w14:paraId="000000B8">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Outside when triangle is obtuse</w:t>
      </w:r>
    </w:p>
    <w:p w:rsidR="00000000" w:rsidDel="00000000" w:rsidP="00000000" w:rsidRDefault="00000000" w:rsidRPr="00000000" w14:paraId="000000B9">
      <w:pPr>
        <w:pageBreakBefore w:val="0"/>
        <w:numPr>
          <w:ilvl w:val="2"/>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Orthocenter</w:t>
      </w:r>
    </w:p>
    <w:p w:rsidR="00000000" w:rsidDel="00000000" w:rsidP="00000000" w:rsidRDefault="00000000" w:rsidRPr="00000000" w14:paraId="000000BA">
      <w:pPr>
        <w:pageBreakBefore w:val="0"/>
        <w:numPr>
          <w:ilvl w:val="3"/>
          <w:numId w:val="4"/>
        </w:numPr>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Point where altitudes (height - perpendicular from a side up until highest extremity - draw line through that point parallel to lowest extremity - original line that has perpendicular line drawn from) meet</w:t>
      </w:r>
    </w:p>
    <w:p w:rsidR="00000000" w:rsidDel="00000000" w:rsidP="00000000" w:rsidRDefault="00000000" w:rsidRPr="00000000" w14:paraId="000000BB">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Inside triangle when it’s acute and right</w:t>
      </w:r>
    </w:p>
    <w:p w:rsidR="00000000" w:rsidDel="00000000" w:rsidP="00000000" w:rsidRDefault="00000000" w:rsidRPr="00000000" w14:paraId="000000BC">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For obtuse triangles, it’s inside when it’s isosceles, and outside when it’s scalene</w:t>
      </w:r>
    </w:p>
    <w:p w:rsidR="00000000" w:rsidDel="00000000" w:rsidP="00000000" w:rsidRDefault="00000000" w:rsidRPr="00000000" w14:paraId="000000BD">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Coincides with orthocenter in equilateral triangles</w:t>
      </w:r>
    </w:p>
    <w:p w:rsidR="00000000" w:rsidDel="00000000" w:rsidP="00000000" w:rsidRDefault="00000000" w:rsidRPr="00000000" w14:paraId="000000BE">
      <w:pPr>
        <w:pageBreakBefore w:val="0"/>
        <w:numPr>
          <w:ilvl w:val="1"/>
          <w:numId w:val="4"/>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Midsegment: line connecting midpoints of 2 sides</w:t>
      </w:r>
    </w:p>
    <w:p w:rsidR="00000000" w:rsidDel="00000000" w:rsidP="00000000" w:rsidRDefault="00000000" w:rsidRPr="00000000" w14:paraId="000000BF">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Parallel to 3rd side</w:t>
      </w:r>
    </w:p>
    <w:p w:rsidR="00000000" w:rsidDel="00000000" w:rsidP="00000000" w:rsidRDefault="00000000" w:rsidRPr="00000000" w14:paraId="000000C0">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½ length of 3rd side</w:t>
      </w:r>
    </w:p>
    <w:p w:rsidR="00000000" w:rsidDel="00000000" w:rsidP="00000000" w:rsidRDefault="00000000" w:rsidRPr="00000000" w14:paraId="000000C1">
      <w:pPr>
        <w:pageBreakBefore w:val="0"/>
        <w:numPr>
          <w:ilvl w:val="1"/>
          <w:numId w:val="4"/>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Right triangle trigonometry</w:t>
      </w:r>
    </w:p>
    <w:p w:rsidR="00000000" w:rsidDel="00000000" w:rsidP="00000000" w:rsidRDefault="00000000" w:rsidRPr="00000000" w14:paraId="000000C2">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Sine</w:t>
      </w:r>
    </w:p>
    <w:p w:rsidR="00000000" w:rsidDel="00000000" w:rsidP="00000000" w:rsidRDefault="00000000" w:rsidRPr="00000000" w14:paraId="000000C3">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Complementary to cosine</w:t>
      </w:r>
    </w:p>
    <w:p w:rsidR="00000000" w:rsidDel="00000000" w:rsidP="00000000" w:rsidRDefault="00000000" w:rsidRPr="00000000" w14:paraId="000000C4">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Opposite side length divided by hypotenuse length</w:t>
      </w:r>
    </w:p>
    <w:p w:rsidR="00000000" w:rsidDel="00000000" w:rsidP="00000000" w:rsidRDefault="00000000" w:rsidRPr="00000000" w14:paraId="000000C5">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Cosine </w:t>
      </w:r>
    </w:p>
    <w:p w:rsidR="00000000" w:rsidDel="00000000" w:rsidP="00000000" w:rsidRDefault="00000000" w:rsidRPr="00000000" w14:paraId="000000C6">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Adjacent side length divided by hypotenuse length</w:t>
      </w:r>
    </w:p>
    <w:p w:rsidR="00000000" w:rsidDel="00000000" w:rsidP="00000000" w:rsidRDefault="00000000" w:rsidRPr="00000000" w14:paraId="000000C7">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Tangent</w:t>
      </w:r>
    </w:p>
    <w:p w:rsidR="00000000" w:rsidDel="00000000" w:rsidP="00000000" w:rsidRDefault="00000000" w:rsidRPr="00000000" w14:paraId="000000C8">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Sine divided by cosine</w:t>
      </w:r>
    </w:p>
    <w:p w:rsidR="00000000" w:rsidDel="00000000" w:rsidP="00000000" w:rsidRDefault="00000000" w:rsidRPr="00000000" w14:paraId="000000C9">
      <w:pPr>
        <w:pageBreakBefore w:val="0"/>
        <w:numPr>
          <w:ilvl w:val="1"/>
          <w:numId w:val="4"/>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Geometric mean</w:t>
      </w:r>
    </w:p>
    <w:p w:rsidR="00000000" w:rsidDel="00000000" w:rsidP="00000000" w:rsidRDefault="00000000" w:rsidRPr="00000000" w14:paraId="000000CA">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 cases of right triangles with altitude drawn to the hypotenuse</w:t>
      </w:r>
    </w:p>
    <w:p w:rsidR="00000000" w:rsidDel="00000000" w:rsidP="00000000" w:rsidRDefault="00000000" w:rsidRPr="00000000" w14:paraId="000000CB">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Altitude = sqrt(left section of hyp * right section of hyp)</w:t>
      </w:r>
    </w:p>
    <w:p w:rsidR="00000000" w:rsidDel="00000000" w:rsidP="00000000" w:rsidRDefault="00000000" w:rsidRPr="00000000" w14:paraId="000000CC">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Leg = sqrt(adjacent section of hyp * hyp)</w:t>
      </w:r>
    </w:p>
    <w:p w:rsidR="00000000" w:rsidDel="00000000" w:rsidP="00000000" w:rsidRDefault="00000000" w:rsidRPr="00000000" w14:paraId="000000CD">
      <w:pPr>
        <w:pageBreakBefore w:val="0"/>
        <w:numPr>
          <w:ilvl w:val="1"/>
          <w:numId w:val="4"/>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Special right triangles</w:t>
      </w:r>
    </w:p>
    <w:p w:rsidR="00000000" w:rsidDel="00000000" w:rsidP="00000000" w:rsidRDefault="00000000" w:rsidRPr="00000000" w14:paraId="000000CE">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45-45-90</w:t>
      </w:r>
    </w:p>
    <w:p w:rsidR="00000000" w:rsidDel="00000000" w:rsidP="00000000" w:rsidRDefault="00000000" w:rsidRPr="00000000" w14:paraId="000000CF">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Legs are congruent</w:t>
      </w:r>
    </w:p>
    <w:p w:rsidR="00000000" w:rsidDel="00000000" w:rsidP="00000000" w:rsidRDefault="00000000" w:rsidRPr="00000000" w14:paraId="000000D0">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Hypotenuse is sqrt(2) * leg</w:t>
      </w:r>
    </w:p>
    <w:p w:rsidR="00000000" w:rsidDel="00000000" w:rsidP="00000000" w:rsidRDefault="00000000" w:rsidRPr="00000000" w14:paraId="000000D1">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30-60-90</w:t>
      </w:r>
    </w:p>
    <w:p w:rsidR="00000000" w:rsidDel="00000000" w:rsidP="00000000" w:rsidRDefault="00000000" w:rsidRPr="00000000" w14:paraId="000000D2">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Hypotenuse is double shortest side (opposite of 30)</w:t>
      </w:r>
    </w:p>
    <w:p w:rsidR="00000000" w:rsidDel="00000000" w:rsidP="00000000" w:rsidRDefault="00000000" w:rsidRPr="00000000" w14:paraId="000000D3">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2nd longest side (opposite 60) is sqrt(3) * shortest side</w:t>
      </w:r>
    </w:p>
    <w:p w:rsidR="00000000" w:rsidDel="00000000" w:rsidP="00000000" w:rsidRDefault="00000000" w:rsidRPr="00000000" w14:paraId="000000D4">
      <w:pPr>
        <w:pageBreakBefore w:val="0"/>
        <w:numPr>
          <w:ilvl w:val="0"/>
          <w:numId w:val="4"/>
        </w:numPr>
        <w:ind w:left="720" w:hanging="360"/>
        <w:jc w:val="both"/>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Quadrilaterals</w:t>
      </w:r>
    </w:p>
    <w:p w:rsidR="00000000" w:rsidDel="00000000" w:rsidP="00000000" w:rsidRDefault="00000000" w:rsidRPr="00000000" w14:paraId="000000D5">
      <w:pPr>
        <w:pageBreakBefore w:val="0"/>
        <w:numPr>
          <w:ilvl w:val="1"/>
          <w:numId w:val="4"/>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Parallelograms</w:t>
      </w:r>
    </w:p>
    <w:p w:rsidR="00000000" w:rsidDel="00000000" w:rsidP="00000000" w:rsidRDefault="00000000" w:rsidRPr="00000000" w14:paraId="000000D6">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All opposite sides parallel and congruent</w:t>
      </w:r>
    </w:p>
    <w:p w:rsidR="00000000" w:rsidDel="00000000" w:rsidP="00000000" w:rsidRDefault="00000000" w:rsidRPr="00000000" w14:paraId="000000D7">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Opposite angles congruent</w:t>
      </w:r>
    </w:p>
    <w:p w:rsidR="00000000" w:rsidDel="00000000" w:rsidP="00000000" w:rsidRDefault="00000000" w:rsidRPr="00000000" w14:paraId="000000D8">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Each diagonal forms 2 congruent triangles</w:t>
      </w:r>
    </w:p>
    <w:p w:rsidR="00000000" w:rsidDel="00000000" w:rsidP="00000000" w:rsidRDefault="00000000" w:rsidRPr="00000000" w14:paraId="000000D9">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Diagonals perpendicularly bisect each other</w:t>
      </w:r>
    </w:p>
    <w:p w:rsidR="00000000" w:rsidDel="00000000" w:rsidP="00000000" w:rsidRDefault="00000000" w:rsidRPr="00000000" w14:paraId="000000DA">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2 rotational symmetries (intervals of 180 up to 360)</w:t>
      </w:r>
    </w:p>
    <w:p w:rsidR="00000000" w:rsidDel="00000000" w:rsidP="00000000" w:rsidRDefault="00000000" w:rsidRPr="00000000" w14:paraId="000000DB">
      <w:pPr>
        <w:pageBreakBefore w:val="0"/>
        <w:numPr>
          <w:ilvl w:val="1"/>
          <w:numId w:val="4"/>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Rectangles</w:t>
      </w:r>
    </w:p>
    <w:p w:rsidR="00000000" w:rsidDel="00000000" w:rsidP="00000000" w:rsidRDefault="00000000" w:rsidRPr="00000000" w14:paraId="000000DC">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Opposite sides are congruent and parallel</w:t>
      </w:r>
    </w:p>
    <w:p w:rsidR="00000000" w:rsidDel="00000000" w:rsidP="00000000" w:rsidRDefault="00000000" w:rsidRPr="00000000" w14:paraId="000000DD">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All angles are right</w:t>
      </w:r>
    </w:p>
    <w:p w:rsidR="00000000" w:rsidDel="00000000" w:rsidP="00000000" w:rsidRDefault="00000000" w:rsidRPr="00000000" w14:paraId="000000DE">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Diagonals form 2 congruent triangles</w:t>
      </w:r>
    </w:p>
    <w:p w:rsidR="00000000" w:rsidDel="00000000" w:rsidP="00000000" w:rsidRDefault="00000000" w:rsidRPr="00000000" w14:paraId="000000DF">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Diagonals are congruent and bisects</w:t>
      </w:r>
    </w:p>
    <w:p w:rsidR="00000000" w:rsidDel="00000000" w:rsidP="00000000" w:rsidRDefault="00000000" w:rsidRPr="00000000" w14:paraId="000000E0">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2 reflectional symmetry (perpendicular bisectors) and 2 rotational symmetries (same as parallelogram’s)</w:t>
      </w:r>
    </w:p>
    <w:p w:rsidR="00000000" w:rsidDel="00000000" w:rsidP="00000000" w:rsidRDefault="00000000" w:rsidRPr="00000000" w14:paraId="000000E1">
      <w:pPr>
        <w:pageBreakBefore w:val="0"/>
        <w:numPr>
          <w:ilvl w:val="1"/>
          <w:numId w:val="4"/>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Rhombus </w:t>
      </w:r>
    </w:p>
    <w:p w:rsidR="00000000" w:rsidDel="00000000" w:rsidP="00000000" w:rsidRDefault="00000000" w:rsidRPr="00000000" w14:paraId="000000E2">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Opposite sides are parallel and congruent</w:t>
      </w:r>
    </w:p>
    <w:p w:rsidR="00000000" w:rsidDel="00000000" w:rsidP="00000000" w:rsidRDefault="00000000" w:rsidRPr="00000000" w14:paraId="000000E3">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Opposite angles congruent</w:t>
      </w:r>
    </w:p>
    <w:p w:rsidR="00000000" w:rsidDel="00000000" w:rsidP="00000000" w:rsidRDefault="00000000" w:rsidRPr="00000000" w14:paraId="000000E4">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Diagonals form 2 congruent triangles</w:t>
      </w:r>
    </w:p>
    <w:p w:rsidR="00000000" w:rsidDel="00000000" w:rsidP="00000000" w:rsidRDefault="00000000" w:rsidRPr="00000000" w14:paraId="000000E5">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Diagonals perpendicularly bisect each other</w:t>
      </w:r>
    </w:p>
    <w:p w:rsidR="00000000" w:rsidDel="00000000" w:rsidP="00000000" w:rsidRDefault="00000000" w:rsidRPr="00000000" w14:paraId="000000E6">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All sides are congruent</w:t>
      </w:r>
    </w:p>
    <w:p w:rsidR="00000000" w:rsidDel="00000000" w:rsidP="00000000" w:rsidRDefault="00000000" w:rsidRPr="00000000" w14:paraId="000000E7">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2 reflectional symmetry (diagonals) and 2 rotational symmetries (intervals of 180 up to 360)</w:t>
      </w:r>
    </w:p>
    <w:p w:rsidR="00000000" w:rsidDel="00000000" w:rsidP="00000000" w:rsidRDefault="00000000" w:rsidRPr="00000000" w14:paraId="000000E8">
      <w:pPr>
        <w:pageBreakBefore w:val="0"/>
        <w:numPr>
          <w:ilvl w:val="1"/>
          <w:numId w:val="4"/>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Kite</w:t>
      </w:r>
    </w:p>
    <w:p w:rsidR="00000000" w:rsidDel="00000000" w:rsidP="00000000" w:rsidRDefault="00000000" w:rsidRPr="00000000" w14:paraId="000000E9">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Opposite angles congruent</w:t>
      </w:r>
    </w:p>
    <w:p w:rsidR="00000000" w:rsidDel="00000000" w:rsidP="00000000" w:rsidRDefault="00000000" w:rsidRPr="00000000" w14:paraId="000000EA">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One diagonal bisects the other</w:t>
      </w:r>
    </w:p>
    <w:p w:rsidR="00000000" w:rsidDel="00000000" w:rsidP="00000000" w:rsidRDefault="00000000" w:rsidRPr="00000000" w14:paraId="000000EB">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1 rotational symmetry (360)</w:t>
      </w:r>
    </w:p>
    <w:p w:rsidR="00000000" w:rsidDel="00000000" w:rsidP="00000000" w:rsidRDefault="00000000" w:rsidRPr="00000000" w14:paraId="000000EC">
      <w:pPr>
        <w:pageBreakBefore w:val="0"/>
        <w:numPr>
          <w:ilvl w:val="1"/>
          <w:numId w:val="4"/>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Trapezoid</w:t>
      </w:r>
    </w:p>
    <w:p w:rsidR="00000000" w:rsidDel="00000000" w:rsidP="00000000" w:rsidRDefault="00000000" w:rsidRPr="00000000" w14:paraId="000000ED">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At least 1 set of parallel opposite sides</w:t>
      </w:r>
    </w:p>
    <w:p w:rsidR="00000000" w:rsidDel="00000000" w:rsidP="00000000" w:rsidRDefault="00000000" w:rsidRPr="00000000" w14:paraId="000000EE">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1 rotational symmetry (360)</w:t>
      </w:r>
    </w:p>
    <w:p w:rsidR="00000000" w:rsidDel="00000000" w:rsidP="00000000" w:rsidRDefault="00000000" w:rsidRPr="00000000" w14:paraId="000000EF">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Isosceles trapezoid</w:t>
      </w:r>
    </w:p>
    <w:p w:rsidR="00000000" w:rsidDel="00000000" w:rsidP="00000000" w:rsidRDefault="00000000" w:rsidRPr="00000000" w14:paraId="000000F0">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At least 1 set of opposite congruent leg sides</w:t>
      </w:r>
    </w:p>
    <w:p w:rsidR="00000000" w:rsidDel="00000000" w:rsidP="00000000" w:rsidRDefault="00000000" w:rsidRPr="00000000" w14:paraId="000000F1">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1 additional reflective symmetry (perpendicular bisector of base)</w:t>
      </w:r>
    </w:p>
    <w:p w:rsidR="00000000" w:rsidDel="00000000" w:rsidP="00000000" w:rsidRDefault="00000000" w:rsidRPr="00000000" w14:paraId="000000F2">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Midsegment: connects midpoints of of legs</w:t>
      </w:r>
    </w:p>
    <w:p w:rsidR="00000000" w:rsidDel="00000000" w:rsidP="00000000" w:rsidRDefault="00000000" w:rsidRPr="00000000" w14:paraId="000000F3">
      <w:pPr>
        <w:pageBreakBefore w:val="0"/>
        <w:numPr>
          <w:ilvl w:val="3"/>
          <w:numId w:val="4"/>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Mean of the bases</w:t>
      </w:r>
    </w:p>
    <w:p w:rsidR="00000000" w:rsidDel="00000000" w:rsidP="00000000" w:rsidRDefault="00000000" w:rsidRPr="00000000" w14:paraId="000000F4">
      <w:pPr>
        <w:pageBreakBefore w:val="0"/>
        <w:numPr>
          <w:ilvl w:val="1"/>
          <w:numId w:val="4"/>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Square</w:t>
      </w:r>
    </w:p>
    <w:p w:rsidR="00000000" w:rsidDel="00000000" w:rsidP="00000000" w:rsidRDefault="00000000" w:rsidRPr="00000000" w14:paraId="000000F5">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Has characteristics of all quadrilaterals</w:t>
      </w:r>
    </w:p>
    <w:p w:rsidR="00000000" w:rsidDel="00000000" w:rsidP="00000000" w:rsidRDefault="00000000" w:rsidRPr="00000000" w14:paraId="000000F6">
      <w:pPr>
        <w:pageBreakBefore w:val="0"/>
        <w:numPr>
          <w:ilvl w:val="2"/>
          <w:numId w:val="4"/>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4 reflectional symmetries (diagonals and perpendicular bisectors) and 4 rotational symmetries (intervals of 90 up to 360)</w:t>
      </w:r>
    </w:p>
    <w:p w:rsidR="00000000" w:rsidDel="00000000" w:rsidP="00000000" w:rsidRDefault="00000000" w:rsidRPr="00000000" w14:paraId="000000F7">
      <w:pPr>
        <w:pageBreakBefore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8">
      <w:pPr>
        <w:pageBreakBefore w:val="0"/>
        <w:spacing w:line="331.2" w:lineRule="auto"/>
        <w:jc w:val="center"/>
        <w:rPr>
          <w:rFonts w:ascii="Roboto" w:cs="Roboto" w:eastAsia="Roboto" w:hAnsi="Roboto"/>
          <w:b w:val="1"/>
          <w:color w:val="0d47a1"/>
          <w:sz w:val="60"/>
          <w:szCs w:val="60"/>
        </w:rPr>
      </w:pPr>
      <w:r w:rsidDel="00000000" w:rsidR="00000000" w:rsidRPr="00000000">
        <w:rPr>
          <w:rFonts w:ascii="Roboto" w:cs="Roboto" w:eastAsia="Roboto" w:hAnsi="Roboto"/>
          <w:b w:val="1"/>
          <w:color w:val="0d47a1"/>
          <w:sz w:val="60"/>
          <w:szCs w:val="60"/>
          <w:rtl w:val="0"/>
        </w:rPr>
        <w:t xml:space="preserve">Transformations</w:t>
      </w:r>
    </w:p>
    <w:p w:rsidR="00000000" w:rsidDel="00000000" w:rsidP="00000000" w:rsidRDefault="00000000" w:rsidRPr="00000000" w14:paraId="000000F9">
      <w:pPr>
        <w:pageBreakBefore w:val="0"/>
        <w:spacing w:line="331.2"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A">
      <w:pPr>
        <w:pageBreakBefore w:val="0"/>
        <w:numPr>
          <w:ilvl w:val="0"/>
          <w:numId w:val="1"/>
        </w:numPr>
        <w:spacing w:line="331.2"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Read sequence equations from the innermost then outwards</w:t>
      </w:r>
    </w:p>
    <w:p w:rsidR="00000000" w:rsidDel="00000000" w:rsidP="00000000" w:rsidRDefault="00000000" w:rsidRPr="00000000" w14:paraId="000000FB">
      <w:pPr>
        <w:pageBreakBefore w:val="0"/>
        <w:numPr>
          <w:ilvl w:val="0"/>
          <w:numId w:val="1"/>
        </w:numPr>
        <w:spacing w:line="331.2"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Commute = doing sequence in different order result in same image</w:t>
      </w:r>
    </w:p>
    <w:p w:rsidR="00000000" w:rsidDel="00000000" w:rsidP="00000000" w:rsidRDefault="00000000" w:rsidRPr="00000000" w14:paraId="000000FC">
      <w:pPr>
        <w:pageBreakBefore w:val="0"/>
        <w:numPr>
          <w:ilvl w:val="0"/>
          <w:numId w:val="1"/>
        </w:numPr>
        <w:spacing w:line="331.2"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Rigid motion</w:t>
      </w:r>
    </w:p>
    <w:p w:rsidR="00000000" w:rsidDel="00000000" w:rsidP="00000000" w:rsidRDefault="00000000" w:rsidRPr="00000000" w14:paraId="000000FD">
      <w:pPr>
        <w:pageBreakBefore w:val="0"/>
        <w:numPr>
          <w:ilvl w:val="1"/>
          <w:numId w:val="1"/>
        </w:numPr>
        <w:spacing w:line="331.2"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Preserves congruence between preimage and image</w:t>
      </w:r>
    </w:p>
    <w:p w:rsidR="00000000" w:rsidDel="00000000" w:rsidP="00000000" w:rsidRDefault="00000000" w:rsidRPr="00000000" w14:paraId="000000FE">
      <w:pPr>
        <w:pageBreakBefore w:val="0"/>
        <w:numPr>
          <w:ilvl w:val="1"/>
          <w:numId w:val="1"/>
        </w:numPr>
        <w:spacing w:line="331.2"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Reflections</w:t>
      </w:r>
    </w:p>
    <w:p w:rsidR="00000000" w:rsidDel="00000000" w:rsidP="00000000" w:rsidRDefault="00000000" w:rsidRPr="00000000" w14:paraId="000000FF">
      <w:pPr>
        <w:pageBreakBefore w:val="0"/>
        <w:numPr>
          <w:ilvl w:val="2"/>
          <w:numId w:val="1"/>
        </w:numPr>
        <w:spacing w:line="331.2"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Image and preimage equidistant from line of reflection</w:t>
      </w:r>
    </w:p>
    <w:p w:rsidR="00000000" w:rsidDel="00000000" w:rsidP="00000000" w:rsidRDefault="00000000" w:rsidRPr="00000000" w14:paraId="00000100">
      <w:pPr>
        <w:pageBreakBefore w:val="0"/>
        <w:numPr>
          <w:ilvl w:val="2"/>
          <w:numId w:val="1"/>
        </w:numPr>
        <w:spacing w:line="331.2"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Line connecting image and preimage is perpendicular to line of reflection</w:t>
      </w:r>
    </w:p>
    <w:p w:rsidR="00000000" w:rsidDel="00000000" w:rsidP="00000000" w:rsidRDefault="00000000" w:rsidRPr="00000000" w14:paraId="00000101">
      <w:pPr>
        <w:pageBreakBefore w:val="0"/>
        <w:numPr>
          <w:ilvl w:val="2"/>
          <w:numId w:val="1"/>
        </w:numPr>
        <w:spacing w:line="331.2"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Equation: r</w:t>
      </w:r>
      <w:r w:rsidDel="00000000" w:rsidR="00000000" w:rsidRPr="00000000">
        <w:rPr>
          <w:rFonts w:ascii="Roboto" w:cs="Roboto" w:eastAsia="Roboto" w:hAnsi="Roboto"/>
          <w:sz w:val="24"/>
          <w:szCs w:val="24"/>
          <w:vertAlign w:val="subscript"/>
          <w:rtl w:val="0"/>
        </w:rPr>
        <w:t xml:space="preserve">line of reflection</w:t>
      </w:r>
      <w:r w:rsidDel="00000000" w:rsidR="00000000" w:rsidRPr="00000000">
        <w:rPr>
          <w:rFonts w:ascii="Roboto" w:cs="Roboto" w:eastAsia="Roboto" w:hAnsi="Roboto"/>
          <w:sz w:val="24"/>
          <w:szCs w:val="24"/>
          <w:rtl w:val="0"/>
        </w:rPr>
        <w:t xml:space="preserve">(point reflected)=point reflected prime</w:t>
      </w:r>
    </w:p>
    <w:p w:rsidR="00000000" w:rsidDel="00000000" w:rsidP="00000000" w:rsidRDefault="00000000" w:rsidRPr="00000000" w14:paraId="00000102">
      <w:pPr>
        <w:pageBreakBefore w:val="0"/>
        <w:numPr>
          <w:ilvl w:val="2"/>
          <w:numId w:val="1"/>
        </w:numPr>
        <w:spacing w:line="331.2"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Construction: line perpendicular to line of reflection through preimage.  Then, copy distance from preimage to line of reflection to the other side of the line of reflection</w:t>
      </w:r>
    </w:p>
    <w:p w:rsidR="00000000" w:rsidDel="00000000" w:rsidP="00000000" w:rsidRDefault="00000000" w:rsidRPr="00000000" w14:paraId="0000010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31.2" w:lineRule="auto"/>
        <w:ind w:left="144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sz w:val="24"/>
          <w:szCs w:val="24"/>
          <w:rtl w:val="0"/>
        </w:rPr>
        <w:t xml:space="preserve">Rotation</w:t>
      </w:r>
    </w:p>
    <w:p w:rsidR="00000000" w:rsidDel="00000000" w:rsidP="00000000" w:rsidRDefault="00000000" w:rsidRPr="00000000" w14:paraId="0000010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31.2" w:lineRule="auto"/>
        <w:ind w:left="216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Image and preimage equidistant from center of rotation</w:t>
      </w:r>
    </w:p>
    <w:p w:rsidR="00000000" w:rsidDel="00000000" w:rsidP="00000000" w:rsidRDefault="00000000" w:rsidRPr="00000000" w14:paraId="0000010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31.2" w:lineRule="auto"/>
        <w:ind w:left="216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Line connecting image to center of rotation and line connecting preimage to center of rotation forms and angle with the measure of angle of rotation</w:t>
      </w:r>
    </w:p>
    <w:p w:rsidR="00000000" w:rsidDel="00000000" w:rsidP="00000000" w:rsidRDefault="00000000" w:rsidRPr="00000000" w14:paraId="0000010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31.2" w:lineRule="auto"/>
        <w:ind w:left="216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Equation: R</w:t>
      </w:r>
      <w:r w:rsidDel="00000000" w:rsidR="00000000" w:rsidRPr="00000000">
        <w:rPr>
          <w:rFonts w:ascii="Roboto" w:cs="Roboto" w:eastAsia="Roboto" w:hAnsi="Roboto"/>
          <w:sz w:val="24"/>
          <w:szCs w:val="24"/>
          <w:vertAlign w:val="subscript"/>
          <w:rtl w:val="0"/>
        </w:rPr>
        <w:t xml:space="preserve">(center of rotation, angle of rotation - CCW)</w:t>
      </w:r>
      <w:r w:rsidDel="00000000" w:rsidR="00000000" w:rsidRPr="00000000">
        <w:rPr>
          <w:rFonts w:ascii="Roboto" w:cs="Roboto" w:eastAsia="Roboto" w:hAnsi="Roboto"/>
          <w:sz w:val="24"/>
          <w:szCs w:val="24"/>
          <w:rtl w:val="0"/>
        </w:rPr>
        <w:t xml:space="preserve">(preimage) = image</w:t>
      </w:r>
    </w:p>
    <w:p w:rsidR="00000000" w:rsidDel="00000000" w:rsidP="00000000" w:rsidRDefault="00000000" w:rsidRPr="00000000" w14:paraId="0000010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31.2" w:lineRule="auto"/>
        <w:ind w:left="216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Construction: connect preimage to center of rotation.  Then, construct angle of rotation, with the center of rotation as vertex.  Then, copy distance from preimage to center of rotation onto the other segment of the angle</w:t>
      </w:r>
    </w:p>
    <w:p w:rsidR="00000000" w:rsidDel="00000000" w:rsidP="00000000" w:rsidRDefault="00000000" w:rsidRPr="00000000" w14:paraId="0000010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31.2" w:lineRule="auto"/>
        <w:ind w:left="144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Translation</w:t>
      </w:r>
    </w:p>
    <w:p w:rsidR="00000000" w:rsidDel="00000000" w:rsidP="00000000" w:rsidRDefault="00000000" w:rsidRPr="00000000" w14:paraId="0000010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31.2" w:lineRule="auto"/>
        <w:ind w:left="216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Image is parallel to preimage unless vector is parallel to preimage -coincide</w:t>
      </w:r>
    </w:p>
    <w:p w:rsidR="00000000" w:rsidDel="00000000" w:rsidP="00000000" w:rsidRDefault="00000000" w:rsidRPr="00000000" w14:paraId="0000010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31.2" w:lineRule="auto"/>
        <w:ind w:left="216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Coordinate geometry</w:t>
      </w:r>
    </w:p>
    <w:p w:rsidR="00000000" w:rsidDel="00000000" w:rsidP="00000000" w:rsidRDefault="00000000" w:rsidRPr="00000000" w14:paraId="0000010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331.2" w:lineRule="auto"/>
        <w:ind w:left="288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Equation: T</w:t>
      </w:r>
      <w:r w:rsidDel="00000000" w:rsidR="00000000" w:rsidRPr="00000000">
        <w:rPr>
          <w:rFonts w:ascii="Roboto" w:cs="Roboto" w:eastAsia="Roboto" w:hAnsi="Roboto"/>
          <w:sz w:val="24"/>
          <w:szCs w:val="24"/>
          <w:vertAlign w:val="subscript"/>
          <w:rtl w:val="0"/>
        </w:rPr>
        <w:t xml:space="preserve">(amount to add to x, amount to add to y)</w:t>
      </w:r>
      <w:r w:rsidDel="00000000" w:rsidR="00000000" w:rsidRPr="00000000">
        <w:rPr>
          <w:rFonts w:ascii="Roboto" w:cs="Roboto" w:eastAsia="Roboto" w:hAnsi="Roboto"/>
          <w:sz w:val="24"/>
          <w:szCs w:val="24"/>
          <w:rtl w:val="0"/>
        </w:rPr>
        <w:t xml:space="preserve">(preimage) = image </w:t>
      </w:r>
    </w:p>
    <w:p w:rsidR="00000000" w:rsidDel="00000000" w:rsidP="00000000" w:rsidRDefault="00000000" w:rsidRPr="00000000" w14:paraId="0000010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31.2" w:lineRule="auto"/>
        <w:ind w:left="216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Non coordinate geometry</w:t>
      </w:r>
    </w:p>
    <w:p w:rsidR="00000000" w:rsidDel="00000000" w:rsidP="00000000" w:rsidRDefault="00000000" w:rsidRPr="00000000" w14:paraId="0000010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331.2" w:lineRule="auto"/>
        <w:ind w:left="288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Equation: T</w:t>
      </w:r>
      <w:r w:rsidDel="00000000" w:rsidR="00000000" w:rsidRPr="00000000">
        <w:rPr>
          <w:rFonts w:ascii="Roboto" w:cs="Roboto" w:eastAsia="Roboto" w:hAnsi="Roboto"/>
          <w:sz w:val="24"/>
          <w:szCs w:val="24"/>
          <w:vertAlign w:val="subscript"/>
          <w:rtl w:val="0"/>
        </w:rPr>
        <w:t xml:space="preserve">(vector: line containing the desired direction and distance)</w:t>
      </w:r>
      <w:r w:rsidDel="00000000" w:rsidR="00000000" w:rsidRPr="00000000">
        <w:rPr>
          <w:rFonts w:ascii="Roboto" w:cs="Roboto" w:eastAsia="Roboto" w:hAnsi="Roboto"/>
          <w:sz w:val="24"/>
          <w:szCs w:val="24"/>
          <w:rtl w:val="0"/>
        </w:rPr>
        <w:t xml:space="preserve">(preimage) = image </w:t>
      </w:r>
    </w:p>
    <w:p w:rsidR="00000000" w:rsidDel="00000000" w:rsidP="00000000" w:rsidRDefault="00000000" w:rsidRPr="00000000" w14:paraId="000001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31.2"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Non rigid</w:t>
      </w:r>
    </w:p>
    <w:p w:rsidR="00000000" w:rsidDel="00000000" w:rsidP="00000000" w:rsidRDefault="00000000" w:rsidRPr="00000000" w14:paraId="0000010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31.2" w:lineRule="auto"/>
        <w:ind w:left="144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Makes image similar to preimage</w:t>
      </w:r>
    </w:p>
    <w:p w:rsidR="00000000" w:rsidDel="00000000" w:rsidP="00000000" w:rsidRDefault="00000000" w:rsidRPr="00000000" w14:paraId="000001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31.2" w:lineRule="auto"/>
        <w:ind w:left="144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Dilation</w:t>
      </w:r>
    </w:p>
    <w:p w:rsidR="00000000" w:rsidDel="00000000" w:rsidP="00000000" w:rsidRDefault="00000000" w:rsidRPr="00000000" w14:paraId="0000011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31.2" w:lineRule="auto"/>
        <w:ind w:left="216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Scale factor</w:t>
      </w:r>
    </w:p>
    <w:p w:rsidR="00000000" w:rsidDel="00000000" w:rsidP="00000000" w:rsidRDefault="00000000" w:rsidRPr="00000000" w14:paraId="00000112">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331.2" w:lineRule="auto"/>
        <w:ind w:left="288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&lt;1: shrink, closer to center of dilation</w:t>
      </w:r>
    </w:p>
    <w:p w:rsidR="00000000" w:rsidDel="00000000" w:rsidP="00000000" w:rsidRDefault="00000000" w:rsidRPr="00000000" w14:paraId="0000011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331.2" w:lineRule="auto"/>
        <w:ind w:left="288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&gt;1: enlarge, farther from center of dilation</w:t>
      </w:r>
    </w:p>
    <w:p w:rsidR="00000000" w:rsidDel="00000000" w:rsidP="00000000" w:rsidRDefault="00000000" w:rsidRPr="00000000" w14:paraId="0000011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331.2" w:lineRule="auto"/>
        <w:ind w:left="288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Dist from image to ctr of dilation / dist from preimage to ctr of dilation = scale factor</w:t>
      </w:r>
    </w:p>
    <w:p w:rsidR="00000000" w:rsidDel="00000000" w:rsidP="00000000" w:rsidRDefault="00000000" w:rsidRPr="00000000" w14:paraId="0000011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31.2" w:lineRule="auto"/>
        <w:ind w:left="216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Dilated lines are parallel</w:t>
      </w:r>
    </w:p>
    <w:p w:rsidR="00000000" w:rsidDel="00000000" w:rsidP="00000000" w:rsidRDefault="00000000" w:rsidRPr="00000000" w14:paraId="0000011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31.2" w:lineRule="auto"/>
        <w:ind w:left="216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Center of dilation, image and preimage are collinear</w:t>
      </w:r>
    </w:p>
    <w:p w:rsidR="00000000" w:rsidDel="00000000" w:rsidP="00000000" w:rsidRDefault="00000000" w:rsidRPr="00000000" w14:paraId="0000011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31.2" w:lineRule="auto"/>
        <w:ind w:left="216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Equation: D</w:t>
      </w:r>
      <w:r w:rsidDel="00000000" w:rsidR="00000000" w:rsidRPr="00000000">
        <w:rPr>
          <w:rFonts w:ascii="Roboto" w:cs="Roboto" w:eastAsia="Roboto" w:hAnsi="Roboto"/>
          <w:sz w:val="24"/>
          <w:szCs w:val="24"/>
          <w:vertAlign w:val="subscript"/>
          <w:rtl w:val="0"/>
        </w:rPr>
        <w:t xml:space="preserve">center of dilation, scale factor</w:t>
      </w:r>
      <w:r w:rsidDel="00000000" w:rsidR="00000000" w:rsidRPr="00000000">
        <w:rPr>
          <w:rFonts w:ascii="Roboto" w:cs="Roboto" w:eastAsia="Roboto" w:hAnsi="Roboto"/>
          <w:sz w:val="24"/>
          <w:szCs w:val="24"/>
          <w:rtl w:val="0"/>
        </w:rPr>
        <w:t xml:space="preserve">(preimage) = image</w:t>
      </w:r>
    </w:p>
    <w:p w:rsidR="00000000" w:rsidDel="00000000" w:rsidP="00000000" w:rsidRDefault="00000000" w:rsidRPr="00000000" w14:paraId="0000011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31.2" w:lineRule="auto"/>
        <w:ind w:left="216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Coordinate geometry</w:t>
      </w:r>
    </w:p>
    <w:p w:rsidR="00000000" w:rsidDel="00000000" w:rsidP="00000000" w:rsidRDefault="00000000" w:rsidRPr="00000000" w14:paraId="0000011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331.2" w:lineRule="auto"/>
        <w:ind w:left="288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Multiply coordinate by scale factor</w:t>
      </w:r>
    </w:p>
    <w:p w:rsidR="00000000" w:rsidDel="00000000" w:rsidP="00000000" w:rsidRDefault="00000000" w:rsidRPr="00000000" w14:paraId="0000011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31.2" w:lineRule="auto"/>
        <w:ind w:left="216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Non coordinate geometry</w:t>
      </w:r>
    </w:p>
    <w:p w:rsidR="00000000" w:rsidDel="00000000" w:rsidP="00000000" w:rsidRDefault="00000000" w:rsidRPr="00000000" w14:paraId="0000011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331.2" w:lineRule="auto"/>
        <w:ind w:left="288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Partition distance from preimage to center of rotation and copy the scale factor (distance to ctr to preimg = 1)</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2" w:lineRule="auto"/>
        <w:ind w:right="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D">
      <w:pPr>
        <w:pageBreakBefore w:val="0"/>
        <w:spacing w:line="331.2" w:lineRule="auto"/>
        <w:jc w:val="center"/>
        <w:rPr>
          <w:rFonts w:ascii="Roboto" w:cs="Roboto" w:eastAsia="Roboto" w:hAnsi="Roboto"/>
          <w:b w:val="1"/>
          <w:sz w:val="60"/>
          <w:szCs w:val="60"/>
        </w:rPr>
      </w:pPr>
      <w:r w:rsidDel="00000000" w:rsidR="00000000" w:rsidRPr="00000000">
        <w:rPr>
          <w:rFonts w:ascii="Roboto" w:cs="Roboto" w:eastAsia="Roboto" w:hAnsi="Roboto"/>
          <w:b w:val="1"/>
          <w:sz w:val="60"/>
          <w:szCs w:val="60"/>
          <w:rtl w:val="0"/>
        </w:rPr>
        <w:t xml:space="preserve">Circles</w:t>
      </w:r>
    </w:p>
    <w:p w:rsidR="00000000" w:rsidDel="00000000" w:rsidP="00000000" w:rsidRDefault="00000000" w:rsidRPr="00000000" w14:paraId="0000011E">
      <w:pPr>
        <w:pageBreakBefore w:val="0"/>
        <w:spacing w:line="331.2"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1F">
      <w:pPr>
        <w:pageBreakBefore w:val="0"/>
        <w:numPr>
          <w:ilvl w:val="0"/>
          <w:numId w:val="7"/>
        </w:numPr>
        <w:spacing w:line="331.2" w:lineRule="auto"/>
        <w:ind w:left="720" w:hanging="360"/>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All similar</w:t>
      </w:r>
    </w:p>
    <w:p w:rsidR="00000000" w:rsidDel="00000000" w:rsidP="00000000" w:rsidRDefault="00000000" w:rsidRPr="00000000" w14:paraId="00000120">
      <w:pPr>
        <w:pageBreakBefore w:val="0"/>
        <w:numPr>
          <w:ilvl w:val="0"/>
          <w:numId w:val="7"/>
        </w:numPr>
        <w:spacing w:line="331.2" w:lineRule="auto"/>
        <w:ind w:left="720" w:hanging="360"/>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Relations in circles</w:t>
      </w:r>
      <w:r w:rsidDel="00000000" w:rsidR="00000000" w:rsidRPr="00000000">
        <w:rPr>
          <w:rtl w:val="0"/>
        </w:rPr>
      </w:r>
    </w:p>
    <w:p w:rsidR="00000000" w:rsidDel="00000000" w:rsidP="00000000" w:rsidRDefault="00000000" w:rsidRPr="00000000" w14:paraId="00000121">
      <w:pPr>
        <w:pageBreakBefore w:val="0"/>
        <w:numPr>
          <w:ilvl w:val="2"/>
          <w:numId w:val="7"/>
        </w:numPr>
        <w:spacing w:line="331.2"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Vertex on center</w:t>
      </w:r>
    </w:p>
    <w:p w:rsidR="00000000" w:rsidDel="00000000" w:rsidP="00000000" w:rsidRDefault="00000000" w:rsidRPr="00000000" w14:paraId="00000122">
      <w:pPr>
        <w:pageBreakBefore w:val="0"/>
        <w:numPr>
          <w:ilvl w:val="3"/>
          <w:numId w:val="7"/>
        </w:numPr>
        <w:spacing w:line="331.2"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Intercepted arc is same measure as angle</w:t>
      </w:r>
    </w:p>
    <w:p w:rsidR="00000000" w:rsidDel="00000000" w:rsidP="00000000" w:rsidRDefault="00000000" w:rsidRPr="00000000" w14:paraId="00000123">
      <w:pPr>
        <w:pageBreakBefore w:val="0"/>
        <w:numPr>
          <w:ilvl w:val="2"/>
          <w:numId w:val="7"/>
        </w:numPr>
        <w:spacing w:line="331.2"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Inscribed in circle(vertex on circle, each rays pass once)</w:t>
      </w:r>
    </w:p>
    <w:p w:rsidR="00000000" w:rsidDel="00000000" w:rsidP="00000000" w:rsidRDefault="00000000" w:rsidRPr="00000000" w14:paraId="00000124">
      <w:pPr>
        <w:pageBreakBefore w:val="0"/>
        <w:numPr>
          <w:ilvl w:val="3"/>
          <w:numId w:val="7"/>
        </w:numPr>
        <w:spacing w:line="331.2"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Intercepted arc</w:t>
      </w:r>
      <w:ins w:author="Anonymous" w:id="1" w:date="2021-11-23T02:43:42Z">
        <w:r w:rsidDel="00000000" w:rsidR="00000000" w:rsidRPr="00000000">
          <w:rPr>
            <w:rFonts w:ascii="Roboto" w:cs="Roboto" w:eastAsia="Roboto" w:hAnsi="Roboto"/>
            <w:sz w:val="24"/>
            <w:szCs w:val="24"/>
            <w:rtl w:val="0"/>
          </w:rPr>
          <w:t xml:space="preserve">’</w:t>
        </w:r>
      </w:ins>
      <w:del w:author="Anonymous" w:id="1" w:date="2021-11-23T02:43:42Z">
        <w:r w:rsidDel="00000000" w:rsidR="00000000" w:rsidRPr="00000000">
          <w:rPr>
            <w:rFonts w:ascii="Roboto" w:cs="Roboto" w:eastAsia="Roboto" w:hAnsi="Roboto"/>
            <w:sz w:val="24"/>
            <w:szCs w:val="24"/>
            <w:rtl w:val="0"/>
          </w:rPr>
          <w:delText xml:space="preserve">’</w:delText>
        </w:r>
      </w:del>
      <w:r w:rsidDel="00000000" w:rsidR="00000000" w:rsidRPr="00000000">
        <w:rPr>
          <w:rFonts w:ascii="Roboto" w:cs="Roboto" w:eastAsia="Roboto" w:hAnsi="Roboto"/>
          <w:sz w:val="24"/>
          <w:szCs w:val="24"/>
          <w:rtl w:val="0"/>
        </w:rPr>
        <w:t xml:space="preserve">s measure is double the angle’s measure</w:t>
      </w:r>
    </w:p>
    <w:p w:rsidR="00000000" w:rsidDel="00000000" w:rsidP="00000000" w:rsidRDefault="00000000" w:rsidRPr="00000000" w14:paraId="00000125">
      <w:pPr>
        <w:pageBreakBefore w:val="0"/>
        <w:numPr>
          <w:ilvl w:val="3"/>
          <w:numId w:val="7"/>
        </w:numPr>
        <w:spacing w:line="331.2"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Angle formed by chord intersecting tangent line has same relationship</w:t>
      </w:r>
    </w:p>
    <w:p w:rsidR="00000000" w:rsidDel="00000000" w:rsidP="00000000" w:rsidRDefault="00000000" w:rsidRPr="00000000" w14:paraId="00000126">
      <w:pPr>
        <w:pageBreakBefore w:val="0"/>
        <w:numPr>
          <w:ilvl w:val="3"/>
          <w:numId w:val="7"/>
        </w:numPr>
        <w:spacing w:line="331.2" w:lineRule="auto"/>
        <w:ind w:left="288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Angle is 90 if inscribed in semicircle</w:t>
      </w:r>
    </w:p>
    <w:p w:rsidR="00000000" w:rsidDel="00000000" w:rsidP="00000000" w:rsidRDefault="00000000" w:rsidRPr="00000000" w14:paraId="00000127">
      <w:pPr>
        <w:pageBreakBefore w:val="0"/>
        <w:numPr>
          <w:ilvl w:val="2"/>
          <w:numId w:val="7"/>
        </w:numPr>
        <w:spacing w:line="331.2"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2 tangents, or 2 secant (rays pass circle twice) or one of each intersecting</w:t>
      </w:r>
    </w:p>
    <w:p w:rsidR="00000000" w:rsidDel="00000000" w:rsidP="00000000" w:rsidRDefault="00000000" w:rsidRPr="00000000" w14:paraId="00000128">
      <w:pPr>
        <w:pageBreakBefore w:val="0"/>
        <w:numPr>
          <w:ilvl w:val="3"/>
          <w:numId w:val="7"/>
        </w:numPr>
        <w:spacing w:line="331.2"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½ (major-minor arc)</w:t>
      </w:r>
    </w:p>
    <w:p w:rsidR="00000000" w:rsidDel="00000000" w:rsidP="00000000" w:rsidRDefault="00000000" w:rsidRPr="00000000" w14:paraId="00000129">
      <w:pPr>
        <w:pageBreakBefore w:val="0"/>
        <w:numPr>
          <w:ilvl w:val="2"/>
          <w:numId w:val="7"/>
        </w:numPr>
        <w:spacing w:line="331.2"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2 chords intersecting</w:t>
      </w:r>
    </w:p>
    <w:p w:rsidR="00000000" w:rsidDel="00000000" w:rsidP="00000000" w:rsidRDefault="00000000" w:rsidRPr="00000000" w14:paraId="0000012A">
      <w:pPr>
        <w:pageBreakBefore w:val="0"/>
        <w:numPr>
          <w:ilvl w:val="3"/>
          <w:numId w:val="7"/>
        </w:numPr>
        <w:spacing w:line="331.2" w:lineRule="auto"/>
        <w:ind w:left="288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Mean of arcs contained by an angle formed and its vertical angle</w:t>
      </w:r>
    </w:p>
    <w:p w:rsidR="00000000" w:rsidDel="00000000" w:rsidP="00000000" w:rsidRDefault="00000000" w:rsidRPr="00000000" w14:paraId="0000012B">
      <w:pPr>
        <w:pageBreakBefore w:val="0"/>
        <w:numPr>
          <w:ilvl w:val="2"/>
          <w:numId w:val="7"/>
        </w:numPr>
        <w:spacing w:line="331.2"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When 2 chords intersect, products of the parts of 1 chord is equal to products of the parts of the other chord</w:t>
      </w:r>
    </w:p>
    <w:p w:rsidR="00000000" w:rsidDel="00000000" w:rsidP="00000000" w:rsidRDefault="00000000" w:rsidRPr="00000000" w14:paraId="0000012C">
      <w:pPr>
        <w:pageBreakBefore w:val="0"/>
        <w:numPr>
          <w:ilvl w:val="2"/>
          <w:numId w:val="7"/>
        </w:numPr>
        <w:spacing w:line="331.2"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When 2 secants interact with a circle, the product of the inside part and outside part of one secant is equal to the product of the inside part and outside part of the other secant</w:t>
      </w:r>
    </w:p>
    <w:p w:rsidR="00000000" w:rsidDel="00000000" w:rsidP="00000000" w:rsidRDefault="00000000" w:rsidRPr="00000000" w14:paraId="0000012D">
      <w:pPr>
        <w:pageBreakBefore w:val="0"/>
        <w:numPr>
          <w:ilvl w:val="2"/>
          <w:numId w:val="7"/>
        </w:numPr>
        <w:spacing w:line="331.2"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When a secant and a tangent interact with a circle, the square of the dist from point of tangency to endpoint is equal to the product of the inside part and outside part of the secant</w:t>
      </w:r>
    </w:p>
    <w:p w:rsidR="00000000" w:rsidDel="00000000" w:rsidP="00000000" w:rsidRDefault="00000000" w:rsidRPr="00000000" w14:paraId="0000012E">
      <w:pPr>
        <w:pageBreakBefore w:val="0"/>
        <w:numPr>
          <w:ilvl w:val="1"/>
          <w:numId w:val="7"/>
        </w:numPr>
        <w:spacing w:line="331.2"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Lines tangent to circle are perpendicular to radius</w:t>
      </w:r>
    </w:p>
    <w:p w:rsidR="00000000" w:rsidDel="00000000" w:rsidP="00000000" w:rsidRDefault="00000000" w:rsidRPr="00000000" w14:paraId="0000012F">
      <w:pPr>
        <w:pageBreakBefore w:val="0"/>
        <w:numPr>
          <w:ilvl w:val="1"/>
          <w:numId w:val="7"/>
        </w:numPr>
        <w:spacing w:line="331.2"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point of intersection of 2 tangents is equidistant to the points of tangency</w:t>
      </w:r>
    </w:p>
    <w:p w:rsidR="00000000" w:rsidDel="00000000" w:rsidP="00000000" w:rsidRDefault="00000000" w:rsidRPr="00000000" w14:paraId="00000130">
      <w:pPr>
        <w:pageBreakBefore w:val="0"/>
        <w:numPr>
          <w:ilvl w:val="1"/>
          <w:numId w:val="7"/>
        </w:numPr>
        <w:spacing w:line="331.2"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a quadrilateral is inscribed, opposite angles are supplementary</w:t>
      </w:r>
    </w:p>
    <w:p w:rsidR="00000000" w:rsidDel="00000000" w:rsidP="00000000" w:rsidRDefault="00000000" w:rsidRPr="00000000" w14:paraId="00000131">
      <w:pPr>
        <w:pageBreakBefore w:val="0"/>
        <w:numPr>
          <w:ilvl w:val="1"/>
          <w:numId w:val="7"/>
        </w:numPr>
        <w:spacing w:line="331.2"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Chords closer to center is longer, closer to diameter (longest chord) length</w:t>
      </w:r>
      <w:r w:rsidDel="00000000" w:rsidR="00000000" w:rsidRPr="00000000">
        <w:rPr>
          <w:rtl w:val="0"/>
        </w:rPr>
      </w:r>
    </w:p>
    <w:p w:rsidR="00000000" w:rsidDel="00000000" w:rsidP="00000000" w:rsidRDefault="00000000" w:rsidRPr="00000000" w14:paraId="00000132">
      <w:pPr>
        <w:pageBreakBefore w:val="0"/>
        <w:numPr>
          <w:ilvl w:val="0"/>
          <w:numId w:val="7"/>
        </w:numPr>
        <w:spacing w:line="331.2"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Equation</w:t>
      </w:r>
    </w:p>
    <w:p w:rsidR="00000000" w:rsidDel="00000000" w:rsidP="00000000" w:rsidRDefault="00000000" w:rsidRPr="00000000" w14:paraId="00000133">
      <w:pPr>
        <w:pageBreakBefore w:val="0"/>
        <w:numPr>
          <w:ilvl w:val="1"/>
          <w:numId w:val="7"/>
        </w:numPr>
        <w:spacing w:line="331.2"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(x-a)</w:t>
      </w:r>
      <w:r w:rsidDel="00000000" w:rsidR="00000000" w:rsidRPr="00000000">
        <w:rPr>
          <w:rFonts w:ascii="Roboto" w:cs="Roboto" w:eastAsia="Roboto" w:hAnsi="Roboto"/>
          <w:sz w:val="24"/>
          <w:szCs w:val="24"/>
          <w:vertAlign w:val="superscript"/>
          <w:rtl w:val="0"/>
        </w:rPr>
        <w:t xml:space="preserve">2</w:t>
      </w:r>
      <w:r w:rsidDel="00000000" w:rsidR="00000000" w:rsidRPr="00000000">
        <w:rPr>
          <w:rFonts w:ascii="Roboto" w:cs="Roboto" w:eastAsia="Roboto" w:hAnsi="Roboto"/>
          <w:sz w:val="24"/>
          <w:szCs w:val="24"/>
          <w:rtl w:val="0"/>
        </w:rPr>
        <w:t xml:space="preserve">+(y-b)</w:t>
      </w:r>
      <w:r w:rsidDel="00000000" w:rsidR="00000000" w:rsidRPr="00000000">
        <w:rPr>
          <w:rFonts w:ascii="Roboto" w:cs="Roboto" w:eastAsia="Roboto" w:hAnsi="Roboto"/>
          <w:sz w:val="24"/>
          <w:szCs w:val="24"/>
          <w:vertAlign w:val="superscript"/>
          <w:rtl w:val="0"/>
        </w:rPr>
        <w:t xml:space="preserve">2</w:t>
      </w:r>
      <w:r w:rsidDel="00000000" w:rsidR="00000000" w:rsidRPr="00000000">
        <w:rPr>
          <w:rFonts w:ascii="Roboto" w:cs="Roboto" w:eastAsia="Roboto" w:hAnsi="Roboto"/>
          <w:sz w:val="24"/>
          <w:szCs w:val="24"/>
          <w:rtl w:val="0"/>
        </w:rPr>
        <w:t xml:space="preserve">=r</w:t>
      </w:r>
      <w:r w:rsidDel="00000000" w:rsidR="00000000" w:rsidRPr="00000000">
        <w:rPr>
          <w:rFonts w:ascii="Roboto" w:cs="Roboto" w:eastAsia="Roboto" w:hAnsi="Roboto"/>
          <w:sz w:val="24"/>
          <w:szCs w:val="24"/>
          <w:vertAlign w:val="superscript"/>
          <w:rtl w:val="0"/>
        </w:rPr>
        <w:t xml:space="preserve">2</w:t>
      </w:r>
      <w:r w:rsidDel="00000000" w:rsidR="00000000" w:rsidRPr="00000000">
        <w:rPr>
          <w:rtl w:val="0"/>
        </w:rPr>
      </w:r>
    </w:p>
    <w:p w:rsidR="00000000" w:rsidDel="00000000" w:rsidP="00000000" w:rsidRDefault="00000000" w:rsidRPr="00000000" w14:paraId="00000134">
      <w:pPr>
        <w:pageBreakBefore w:val="0"/>
        <w:numPr>
          <w:ilvl w:val="1"/>
          <w:numId w:val="7"/>
        </w:numPr>
        <w:spacing w:line="331.2"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 = x of center, b = y of center, r = radius</w:t>
      </w:r>
    </w:p>
    <w:p w:rsidR="00000000" w:rsidDel="00000000" w:rsidP="00000000" w:rsidRDefault="00000000" w:rsidRPr="00000000" w14:paraId="00000135">
      <w:pPr>
        <w:pageBreakBefore w:val="0"/>
        <w:numPr>
          <w:ilvl w:val="0"/>
          <w:numId w:val="7"/>
        </w:numPr>
        <w:spacing w:line="331.2"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1 deg = 180/pi radians</w:t>
      </w:r>
    </w:p>
    <w:p w:rsidR="00000000" w:rsidDel="00000000" w:rsidP="00000000" w:rsidRDefault="00000000" w:rsidRPr="00000000" w14:paraId="00000136">
      <w:pPr>
        <w:pageBreakBefore w:val="0"/>
        <w:numPr>
          <w:ilvl w:val="0"/>
          <w:numId w:val="7"/>
        </w:numPr>
        <w:spacing w:line="331.2"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Radian = intercepted arc length/radius</w:t>
      </w:r>
    </w:p>
    <w:p w:rsidR="00000000" w:rsidDel="00000000" w:rsidP="00000000" w:rsidRDefault="00000000" w:rsidRPr="00000000" w14:paraId="00000137">
      <w:pPr>
        <w:pageBreakBefore w:val="0"/>
        <w:spacing w:line="331.2"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8">
      <w:pPr>
        <w:pageBreakBefore w:val="0"/>
        <w:spacing w:line="331.2" w:lineRule="auto"/>
        <w:jc w:val="center"/>
        <w:rPr>
          <w:rFonts w:ascii="Roboto" w:cs="Roboto" w:eastAsia="Roboto" w:hAnsi="Roboto"/>
          <w:b w:val="1"/>
          <w:sz w:val="60"/>
          <w:szCs w:val="60"/>
        </w:rPr>
      </w:pPr>
      <w:r w:rsidDel="00000000" w:rsidR="00000000" w:rsidRPr="00000000">
        <w:rPr>
          <w:rFonts w:ascii="Roboto" w:cs="Roboto" w:eastAsia="Roboto" w:hAnsi="Roboto"/>
          <w:b w:val="1"/>
          <w:sz w:val="60"/>
          <w:szCs w:val="60"/>
          <w:rtl w:val="0"/>
        </w:rPr>
        <w:t xml:space="preserve">Area and Volume</w:t>
      </w:r>
    </w:p>
    <w:p w:rsidR="00000000" w:rsidDel="00000000" w:rsidP="00000000" w:rsidRDefault="00000000" w:rsidRPr="00000000" w14:paraId="00000139">
      <w:pPr>
        <w:pageBreakBefore w:val="0"/>
        <w:numPr>
          <w:ilvl w:val="0"/>
          <w:numId w:val="8"/>
        </w:numPr>
        <w:spacing w:line="331.2" w:lineRule="auto"/>
        <w:ind w:left="720" w:hanging="360"/>
        <w:jc w:val="left"/>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 ½*apothem*perimeter for regular polygons </w:t>
      </w:r>
    </w:p>
    <w:p w:rsidR="00000000" w:rsidDel="00000000" w:rsidP="00000000" w:rsidRDefault="00000000" w:rsidRPr="00000000" w14:paraId="0000013A">
      <w:pPr>
        <w:pageBreakBefore w:val="0"/>
        <w:numPr>
          <w:ilvl w:val="0"/>
          <w:numId w:val="8"/>
        </w:numPr>
        <w:spacing w:line="331.2" w:lineRule="auto"/>
        <w:ind w:left="720" w:hanging="360"/>
        <w:jc w:val="left"/>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Prisms</w:t>
      </w:r>
    </w:p>
    <w:p w:rsidR="00000000" w:rsidDel="00000000" w:rsidP="00000000" w:rsidRDefault="00000000" w:rsidRPr="00000000" w14:paraId="0000013B">
      <w:pPr>
        <w:pageBreakBefore w:val="0"/>
        <w:numPr>
          <w:ilvl w:val="1"/>
          <w:numId w:val="8"/>
        </w:numPr>
        <w:spacing w:line="331.2" w:lineRule="auto"/>
        <w:ind w:left="144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Volume: </w:t>
      </w:r>
      <w:r w:rsidDel="00000000" w:rsidR="00000000" w:rsidRPr="00000000">
        <w:rPr>
          <w:rFonts w:ascii="Roboto" w:cs="Roboto" w:eastAsia="Roboto" w:hAnsi="Roboto"/>
          <w:sz w:val="24"/>
          <w:szCs w:val="24"/>
          <w:rtl w:val="0"/>
        </w:rPr>
        <w:t xml:space="preserve">Base area * height</w:t>
      </w:r>
    </w:p>
    <w:p w:rsidR="00000000" w:rsidDel="00000000" w:rsidP="00000000" w:rsidRDefault="00000000" w:rsidRPr="00000000" w14:paraId="0000013C">
      <w:pPr>
        <w:pageBreakBefore w:val="0"/>
        <w:numPr>
          <w:ilvl w:val="1"/>
          <w:numId w:val="8"/>
        </w:numPr>
        <w:spacing w:line="331.2" w:lineRule="auto"/>
        <w:ind w:left="144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Surface area: lateral faces areas + base areas</w:t>
      </w:r>
    </w:p>
    <w:p w:rsidR="00000000" w:rsidDel="00000000" w:rsidP="00000000" w:rsidRDefault="00000000" w:rsidRPr="00000000" w14:paraId="0000013D">
      <w:pPr>
        <w:pageBreakBefore w:val="0"/>
        <w:numPr>
          <w:ilvl w:val="1"/>
          <w:numId w:val="8"/>
        </w:numPr>
        <w:spacing w:line="331.2" w:lineRule="auto"/>
        <w:ind w:left="144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Lateral faces are rectangles</w:t>
      </w:r>
    </w:p>
    <w:p w:rsidR="00000000" w:rsidDel="00000000" w:rsidP="00000000" w:rsidRDefault="00000000" w:rsidRPr="00000000" w14:paraId="0000013E">
      <w:pPr>
        <w:pageBreakBefore w:val="0"/>
        <w:numPr>
          <w:ilvl w:val="1"/>
          <w:numId w:val="8"/>
        </w:numPr>
        <w:spacing w:line="331.2" w:lineRule="auto"/>
        <w:ind w:left="144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Named by their base shape</w:t>
      </w:r>
    </w:p>
    <w:p w:rsidR="00000000" w:rsidDel="00000000" w:rsidP="00000000" w:rsidRDefault="00000000" w:rsidRPr="00000000" w14:paraId="0000013F">
      <w:pPr>
        <w:pageBreakBefore w:val="0"/>
        <w:numPr>
          <w:ilvl w:val="1"/>
          <w:numId w:val="8"/>
        </w:numPr>
        <w:spacing w:line="331.2" w:lineRule="auto"/>
        <w:ind w:left="144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Bases, cross sections parallel to them, are parallel and similar</w:t>
      </w:r>
    </w:p>
    <w:p w:rsidR="00000000" w:rsidDel="00000000" w:rsidP="00000000" w:rsidRDefault="00000000" w:rsidRPr="00000000" w14:paraId="00000140">
      <w:pPr>
        <w:pageBreakBefore w:val="0"/>
        <w:numPr>
          <w:ilvl w:val="1"/>
          <w:numId w:val="8"/>
        </w:numPr>
        <w:spacing w:line="331.2" w:lineRule="auto"/>
        <w:ind w:left="144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Right means slant is perpendicular to base</w:t>
      </w:r>
    </w:p>
    <w:p w:rsidR="00000000" w:rsidDel="00000000" w:rsidP="00000000" w:rsidRDefault="00000000" w:rsidRPr="00000000" w14:paraId="00000141">
      <w:pPr>
        <w:pageBreakBefore w:val="0"/>
        <w:numPr>
          <w:ilvl w:val="0"/>
          <w:numId w:val="8"/>
        </w:numPr>
        <w:spacing w:line="331.2" w:lineRule="auto"/>
        <w:ind w:left="720" w:hanging="360"/>
        <w:jc w:val="left"/>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Cone, pyramid</w:t>
      </w:r>
    </w:p>
    <w:p w:rsidR="00000000" w:rsidDel="00000000" w:rsidP="00000000" w:rsidRDefault="00000000" w:rsidRPr="00000000" w14:paraId="00000142">
      <w:pPr>
        <w:pageBreakBefore w:val="0"/>
        <w:numPr>
          <w:ilvl w:val="1"/>
          <w:numId w:val="8"/>
        </w:numPr>
        <w:spacing w:line="331.2" w:lineRule="auto"/>
        <w:ind w:left="144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Volume is </w:t>
      </w:r>
      <w:r w:rsidDel="00000000" w:rsidR="00000000" w:rsidRPr="00000000">
        <w:rPr>
          <w:rFonts w:ascii="Caudex" w:cs="Caudex" w:eastAsia="Caudex" w:hAnsi="Caudex"/>
          <w:sz w:val="24"/>
          <w:szCs w:val="24"/>
          <w:rtl w:val="0"/>
        </w:rPr>
        <w:t xml:space="preserve">⅓ of prism volume formula</w:t>
      </w:r>
    </w:p>
    <w:p w:rsidR="00000000" w:rsidDel="00000000" w:rsidP="00000000" w:rsidRDefault="00000000" w:rsidRPr="00000000" w14:paraId="00000143">
      <w:pPr>
        <w:pageBreakBefore w:val="0"/>
        <w:numPr>
          <w:ilvl w:val="1"/>
          <w:numId w:val="8"/>
        </w:numPr>
        <w:spacing w:line="331.2" w:lineRule="auto"/>
        <w:ind w:left="144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Surface area of cone: pi * r * slant</w:t>
      </w:r>
    </w:p>
    <w:p w:rsidR="00000000" w:rsidDel="00000000" w:rsidP="00000000" w:rsidRDefault="00000000" w:rsidRPr="00000000" w14:paraId="00000144">
      <w:pPr>
        <w:pageBreakBefore w:val="0"/>
        <w:numPr>
          <w:ilvl w:val="0"/>
          <w:numId w:val="8"/>
        </w:numPr>
        <w:spacing w:line="331.2" w:lineRule="auto"/>
        <w:ind w:left="72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Area is squared, volume is cubed, from the proportion, which is at 1st power</w:t>
      </w:r>
    </w:p>
    <w:p w:rsidR="00000000" w:rsidDel="00000000" w:rsidP="00000000" w:rsidRDefault="00000000" w:rsidRPr="00000000" w14:paraId="00000145">
      <w:pPr>
        <w:pageBreakBefore w:val="0"/>
        <w:numPr>
          <w:ilvl w:val="0"/>
          <w:numId w:val="8"/>
        </w:numPr>
        <w:spacing w:line="331.2" w:lineRule="auto"/>
        <w:ind w:left="720" w:hanging="360"/>
        <w:jc w:val="left"/>
        <w:rPr>
          <w:rFonts w:ascii="Roboto" w:cs="Roboto" w:eastAsia="Roboto" w:hAnsi="Roboto"/>
          <w:color w:val="0d47a1"/>
          <w:sz w:val="24"/>
          <w:szCs w:val="24"/>
        </w:rPr>
      </w:pPr>
      <w:r w:rsidDel="00000000" w:rsidR="00000000" w:rsidRPr="00000000">
        <w:rPr>
          <w:rFonts w:ascii="Roboto" w:cs="Roboto" w:eastAsia="Roboto" w:hAnsi="Roboto"/>
          <w:color w:val="0d47a1"/>
          <w:sz w:val="24"/>
          <w:szCs w:val="24"/>
          <w:rtl w:val="0"/>
        </w:rPr>
        <w:t xml:space="preserve">Capelleri</w:t>
      </w:r>
    </w:p>
    <w:p w:rsidR="00000000" w:rsidDel="00000000" w:rsidP="00000000" w:rsidRDefault="00000000" w:rsidRPr="00000000" w14:paraId="00000146">
      <w:pPr>
        <w:pageBreakBefore w:val="0"/>
        <w:numPr>
          <w:ilvl w:val="1"/>
          <w:numId w:val="8"/>
        </w:numPr>
        <w:spacing w:line="331.2"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objects have the same height, equal base areas, and cross sections at equal height have equal area, then the objects have equal volume</w:t>
      </w:r>
      <w:r w:rsidDel="00000000" w:rsidR="00000000" w:rsidRPr="00000000">
        <w:rPr>
          <w:rtl w:val="0"/>
        </w:rPr>
      </w:r>
    </w:p>
    <w:p w:rsidR="00000000" w:rsidDel="00000000" w:rsidP="00000000" w:rsidRDefault="00000000" w:rsidRPr="00000000" w14:paraId="00000147">
      <w:pPr>
        <w:pageBreakBefore w:val="0"/>
        <w:numPr>
          <w:ilvl w:val="0"/>
          <w:numId w:val="8"/>
        </w:numPr>
        <w:spacing w:line="331.2" w:lineRule="auto"/>
        <w:ind w:left="72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Cylinder</w:t>
      </w:r>
    </w:p>
    <w:p w:rsidR="00000000" w:rsidDel="00000000" w:rsidP="00000000" w:rsidRDefault="00000000" w:rsidRPr="00000000" w14:paraId="00000148">
      <w:pPr>
        <w:pageBreakBefore w:val="0"/>
        <w:numPr>
          <w:ilvl w:val="1"/>
          <w:numId w:val="8"/>
        </w:numPr>
        <w:spacing w:line="331.2" w:lineRule="auto"/>
        <w:ind w:left="144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Volume: pi * r</w:t>
      </w:r>
      <w:r w:rsidDel="00000000" w:rsidR="00000000" w:rsidRPr="00000000">
        <w:rPr>
          <w:rFonts w:ascii="Roboto" w:cs="Roboto" w:eastAsia="Roboto" w:hAnsi="Roboto"/>
          <w:sz w:val="24"/>
          <w:szCs w:val="24"/>
          <w:vertAlign w:val="superscript"/>
          <w:rtl w:val="0"/>
        </w:rPr>
        <w:t xml:space="preserve">2</w:t>
      </w:r>
      <w:r w:rsidDel="00000000" w:rsidR="00000000" w:rsidRPr="00000000">
        <w:rPr>
          <w:rFonts w:ascii="Roboto" w:cs="Roboto" w:eastAsia="Roboto" w:hAnsi="Roboto"/>
          <w:sz w:val="24"/>
          <w:szCs w:val="24"/>
          <w:rtl w:val="0"/>
        </w:rPr>
        <w:t xml:space="preserve"> * h</w:t>
      </w:r>
    </w:p>
    <w:p w:rsidR="00000000" w:rsidDel="00000000" w:rsidP="00000000" w:rsidRDefault="00000000" w:rsidRPr="00000000" w14:paraId="00000149">
      <w:pPr>
        <w:pageBreakBefore w:val="0"/>
        <w:numPr>
          <w:ilvl w:val="1"/>
          <w:numId w:val="8"/>
        </w:numPr>
        <w:spacing w:line="331.2" w:lineRule="auto"/>
        <w:ind w:left="144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Surface area: 2 * d * h + 2 * pi * r</w:t>
      </w:r>
      <w:r w:rsidDel="00000000" w:rsidR="00000000" w:rsidRPr="00000000">
        <w:rPr>
          <w:rFonts w:ascii="Roboto" w:cs="Roboto" w:eastAsia="Roboto" w:hAnsi="Roboto"/>
          <w:sz w:val="24"/>
          <w:szCs w:val="24"/>
          <w:vertAlign w:val="superscript"/>
          <w:rtl w:val="0"/>
        </w:rPr>
        <w:t xml:space="preserve">2</w:t>
      </w:r>
    </w:p>
    <w:p w:rsidR="00000000" w:rsidDel="00000000" w:rsidP="00000000" w:rsidRDefault="00000000" w:rsidRPr="00000000" w14:paraId="0000014A">
      <w:pPr>
        <w:pageBreakBefore w:val="0"/>
        <w:numPr>
          <w:ilvl w:val="0"/>
          <w:numId w:val="8"/>
        </w:numPr>
        <w:spacing w:line="331.2" w:lineRule="auto"/>
        <w:ind w:left="72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Sphere</w:t>
      </w:r>
    </w:p>
    <w:p w:rsidR="00000000" w:rsidDel="00000000" w:rsidP="00000000" w:rsidRDefault="00000000" w:rsidRPr="00000000" w14:paraId="0000014B">
      <w:pPr>
        <w:pageBreakBefore w:val="0"/>
        <w:numPr>
          <w:ilvl w:val="1"/>
          <w:numId w:val="8"/>
        </w:numPr>
        <w:spacing w:line="331.2" w:lineRule="auto"/>
        <w:ind w:left="144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Surface area: 4 * pi * r</w:t>
      </w:r>
      <w:r w:rsidDel="00000000" w:rsidR="00000000" w:rsidRPr="00000000">
        <w:rPr>
          <w:rFonts w:ascii="Roboto" w:cs="Roboto" w:eastAsia="Roboto" w:hAnsi="Roboto"/>
          <w:sz w:val="24"/>
          <w:szCs w:val="24"/>
          <w:vertAlign w:val="superscript"/>
          <w:rtl w:val="0"/>
        </w:rPr>
        <w:t xml:space="preserve">2</w:t>
      </w:r>
    </w:p>
    <w:p w:rsidR="00000000" w:rsidDel="00000000" w:rsidP="00000000" w:rsidRDefault="00000000" w:rsidRPr="00000000" w14:paraId="0000014C">
      <w:pPr>
        <w:pageBreakBefore w:val="0"/>
        <w:numPr>
          <w:ilvl w:val="1"/>
          <w:numId w:val="8"/>
        </w:numPr>
        <w:spacing w:line="331.2" w:lineRule="auto"/>
        <w:ind w:left="144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Volume: (4 pi r</w:t>
      </w:r>
      <w:r w:rsidDel="00000000" w:rsidR="00000000" w:rsidRPr="00000000">
        <w:rPr>
          <w:rFonts w:ascii="Roboto" w:cs="Roboto" w:eastAsia="Roboto" w:hAnsi="Roboto"/>
          <w:sz w:val="24"/>
          <w:szCs w:val="24"/>
          <w:vertAlign w:val="superscript"/>
          <w:rtl w:val="0"/>
        </w:rPr>
        <w:t xml:space="preserve">3</w:t>
      </w:r>
      <w:r w:rsidDel="00000000" w:rsidR="00000000" w:rsidRPr="00000000">
        <w:rPr>
          <w:rFonts w:ascii="Roboto" w:cs="Roboto" w:eastAsia="Roboto" w:hAnsi="Roboto"/>
          <w:sz w:val="24"/>
          <w:szCs w:val="24"/>
          <w:rtl w:val="0"/>
        </w:rPr>
        <w:t xml:space="preserve">)/3</w:t>
      </w:r>
    </w:p>
    <w:p w:rsidR="00000000" w:rsidDel="00000000" w:rsidP="00000000" w:rsidRDefault="00000000" w:rsidRPr="00000000" w14:paraId="0000014D">
      <w:pPr>
        <w:pageBreakBefore w:val="0"/>
        <w:spacing w:line="331.2"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E">
      <w:pPr>
        <w:pageBreakBefore w:val="0"/>
        <w:rPr>
          <w:rFonts w:ascii="Roboto" w:cs="Roboto" w:eastAsia="Roboto" w:hAnsi="Roboto"/>
          <w:sz w:val="24"/>
          <w:szCs w:val="24"/>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pageBreakBefore w:val="0"/>
      <w:rPr>
        <w:sz w:val="16"/>
        <w:szCs w:val="16"/>
      </w:rPr>
    </w:pPr>
    <w:r w:rsidDel="00000000" w:rsidR="00000000" w:rsidRPr="00000000">
      <w:rPr>
        <w:sz w:val="16"/>
        <w:szCs w:val="16"/>
        <w:rtl w:val="0"/>
      </w:rPr>
      <w:t xml:space="preserve">Last updated 5/30/18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