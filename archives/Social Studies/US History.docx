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7fy4s9o6afeq" w:id="0"/>
      <w:bookmarkEnd w:id="0"/>
      <w:r w:rsidDel="00000000" w:rsidR="00000000" w:rsidRPr="00000000">
        <w:rPr>
          <w:rtl w:val="0"/>
        </w:rPr>
        <w:t xml:space="preserve">Colonial America (1600-1763)</w:t>
      </w:r>
    </w:p>
    <w:p w:rsidR="00000000" w:rsidDel="00000000" w:rsidP="00000000" w:rsidRDefault="00000000" w:rsidRPr="00000000" w14:paraId="00000002">
      <w:pPr>
        <w:pageBreakBefore w:val="0"/>
        <w:numPr>
          <w:ilvl w:val="0"/>
          <w:numId w:val="12"/>
        </w:numPr>
        <w:ind w:left="720" w:hanging="360"/>
        <w:rPr>
          <w:highlight w:val="yellow"/>
        </w:rPr>
      </w:pPr>
      <w:r w:rsidDel="00000000" w:rsidR="00000000" w:rsidRPr="00000000">
        <w:rPr>
          <w:highlight w:val="yellow"/>
          <w:rtl w:val="0"/>
        </w:rPr>
        <w:t xml:space="preserve">Motivations</w:t>
      </w:r>
    </w:p>
    <w:p w:rsidR="00000000" w:rsidDel="00000000" w:rsidP="00000000" w:rsidRDefault="00000000" w:rsidRPr="00000000" w14:paraId="00000003">
      <w:pPr>
        <w:pageBreakBefore w:val="0"/>
        <w:numPr>
          <w:ilvl w:val="1"/>
          <w:numId w:val="12"/>
        </w:numPr>
        <w:ind w:left="1440" w:hanging="360"/>
        <w:rPr>
          <w:highlight w:val="yellow"/>
        </w:rPr>
      </w:pPr>
      <w:r w:rsidDel="00000000" w:rsidR="00000000" w:rsidRPr="00000000">
        <w:rPr>
          <w:highlight w:val="yellow"/>
          <w:rtl w:val="0"/>
        </w:rPr>
        <w:t xml:space="preserve">To emigrate from home country</w:t>
      </w:r>
    </w:p>
    <w:p w:rsidR="00000000" w:rsidDel="00000000" w:rsidP="00000000" w:rsidRDefault="00000000" w:rsidRPr="00000000" w14:paraId="00000004">
      <w:pPr>
        <w:pageBreakBefore w:val="0"/>
        <w:numPr>
          <w:ilvl w:val="2"/>
          <w:numId w:val="12"/>
        </w:numPr>
        <w:ind w:left="2160" w:hanging="360"/>
        <w:rPr>
          <w:u w:val="none"/>
        </w:rPr>
      </w:pPr>
      <w:r w:rsidDel="00000000" w:rsidR="00000000" w:rsidRPr="00000000">
        <w:rPr>
          <w:rtl w:val="0"/>
        </w:rPr>
        <w:t xml:space="preserve">Aristocrats liked adventure, and many of them felt bored back at home</w:t>
      </w:r>
    </w:p>
    <w:p w:rsidR="00000000" w:rsidDel="00000000" w:rsidP="00000000" w:rsidRDefault="00000000" w:rsidRPr="00000000" w14:paraId="00000005">
      <w:pPr>
        <w:pageBreakBefore w:val="0"/>
        <w:numPr>
          <w:ilvl w:val="2"/>
          <w:numId w:val="12"/>
        </w:numPr>
        <w:ind w:left="2160" w:hanging="360"/>
        <w:rPr>
          <w:u w:val="none"/>
        </w:rPr>
      </w:pPr>
      <w:r w:rsidDel="00000000" w:rsidR="00000000" w:rsidRPr="00000000">
        <w:rPr>
          <w:rtl w:val="0"/>
        </w:rPr>
        <w:t xml:space="preserve">Some fled from the law</w:t>
      </w:r>
    </w:p>
    <w:p w:rsidR="00000000" w:rsidDel="00000000" w:rsidP="00000000" w:rsidRDefault="00000000" w:rsidRPr="00000000" w14:paraId="00000006">
      <w:pPr>
        <w:pageBreakBefore w:val="0"/>
        <w:numPr>
          <w:ilvl w:val="2"/>
          <w:numId w:val="12"/>
        </w:numPr>
        <w:ind w:left="2160" w:hanging="360"/>
        <w:rPr>
          <w:u w:val="none"/>
        </w:rPr>
      </w:pPr>
      <w:r w:rsidDel="00000000" w:rsidR="00000000" w:rsidRPr="00000000">
        <w:rPr>
          <w:rtl w:val="0"/>
        </w:rPr>
        <w:t xml:space="preserve">Some had unpleasant jobs</w:t>
      </w:r>
    </w:p>
    <w:p w:rsidR="00000000" w:rsidDel="00000000" w:rsidP="00000000" w:rsidRDefault="00000000" w:rsidRPr="00000000" w14:paraId="00000007">
      <w:pPr>
        <w:pageBreakBefore w:val="0"/>
        <w:numPr>
          <w:ilvl w:val="2"/>
          <w:numId w:val="12"/>
        </w:numPr>
        <w:ind w:left="2160" w:hanging="360"/>
        <w:rPr>
          <w:u w:val="none"/>
        </w:rPr>
      </w:pPr>
      <w:r w:rsidDel="00000000" w:rsidR="00000000" w:rsidRPr="00000000">
        <w:rPr>
          <w:rtl w:val="0"/>
        </w:rPr>
        <w:t xml:space="preserve">Some faced difficult family situations</w:t>
      </w:r>
    </w:p>
    <w:p w:rsidR="00000000" w:rsidDel="00000000" w:rsidP="00000000" w:rsidRDefault="00000000" w:rsidRPr="00000000" w14:paraId="00000008">
      <w:pPr>
        <w:pageBreakBefore w:val="0"/>
        <w:numPr>
          <w:ilvl w:val="2"/>
          <w:numId w:val="12"/>
        </w:numPr>
        <w:ind w:left="2160" w:hanging="360"/>
        <w:rPr>
          <w:u w:val="none"/>
        </w:rPr>
      </w:pPr>
      <w:r w:rsidDel="00000000" w:rsidR="00000000" w:rsidRPr="00000000">
        <w:rPr>
          <w:rtl w:val="0"/>
        </w:rPr>
        <w:t xml:space="preserve">High rents and low wages at home</w:t>
      </w:r>
    </w:p>
    <w:p w:rsidR="00000000" w:rsidDel="00000000" w:rsidP="00000000" w:rsidRDefault="00000000" w:rsidRPr="00000000" w14:paraId="00000009">
      <w:pPr>
        <w:pageBreakBefore w:val="0"/>
        <w:numPr>
          <w:ilvl w:val="2"/>
          <w:numId w:val="12"/>
        </w:numPr>
        <w:ind w:left="2160" w:hanging="360"/>
        <w:rPr>
          <w:u w:val="none"/>
        </w:rPr>
      </w:pPr>
      <w:r w:rsidDel="00000000" w:rsidR="00000000" w:rsidRPr="00000000">
        <w:rPr>
          <w:rtl w:val="0"/>
        </w:rPr>
        <w:t xml:space="preserve">Women sought husbands</w:t>
      </w:r>
    </w:p>
    <w:p w:rsidR="00000000" w:rsidDel="00000000" w:rsidP="00000000" w:rsidRDefault="00000000" w:rsidRPr="00000000" w14:paraId="0000000A">
      <w:pPr>
        <w:pageBreakBefore w:val="0"/>
        <w:numPr>
          <w:ilvl w:val="2"/>
          <w:numId w:val="12"/>
        </w:numPr>
        <w:ind w:left="2160" w:hanging="360"/>
        <w:rPr>
          <w:u w:val="none"/>
        </w:rPr>
      </w:pPr>
      <w:r w:rsidDel="00000000" w:rsidR="00000000" w:rsidRPr="00000000">
        <w:rPr>
          <w:rtl w:val="0"/>
        </w:rPr>
        <w:t xml:space="preserve">Primogeniture: only the firstborn child inherits from parents</w:t>
      </w:r>
    </w:p>
    <w:p w:rsidR="00000000" w:rsidDel="00000000" w:rsidP="00000000" w:rsidRDefault="00000000" w:rsidRPr="00000000" w14:paraId="0000000B">
      <w:pPr>
        <w:pageBreakBefore w:val="0"/>
        <w:numPr>
          <w:ilvl w:val="2"/>
          <w:numId w:val="12"/>
        </w:numPr>
        <w:ind w:left="2160" w:hanging="360"/>
        <w:rPr>
          <w:u w:val="none"/>
        </w:rPr>
      </w:pPr>
      <w:r w:rsidDel="00000000" w:rsidR="00000000" w:rsidRPr="00000000">
        <w:rPr>
          <w:rtl w:val="0"/>
        </w:rPr>
        <w:t xml:space="preserve">Religious persecution against those against the Catholic Church who view the Church corrupt</w:t>
      </w:r>
    </w:p>
    <w:p w:rsidR="00000000" w:rsidDel="00000000" w:rsidP="00000000" w:rsidRDefault="00000000" w:rsidRPr="00000000" w14:paraId="0000000C">
      <w:pPr>
        <w:pageBreakBefore w:val="0"/>
        <w:numPr>
          <w:ilvl w:val="1"/>
          <w:numId w:val="12"/>
        </w:numPr>
        <w:ind w:left="1440" w:hanging="360"/>
        <w:rPr>
          <w:u w:val="none"/>
        </w:rPr>
      </w:pPr>
      <w:r w:rsidDel="00000000" w:rsidR="00000000" w:rsidRPr="00000000">
        <w:rPr>
          <w:highlight w:val="yellow"/>
          <w:rtl w:val="0"/>
        </w:rPr>
        <w:t xml:space="preserve">To immigrate to America</w:t>
      </w:r>
      <w:r w:rsidDel="00000000" w:rsidR="00000000" w:rsidRPr="00000000">
        <w:rPr>
          <w:rtl w:val="0"/>
        </w:rPr>
      </w:r>
    </w:p>
    <w:p w:rsidR="00000000" w:rsidDel="00000000" w:rsidP="00000000" w:rsidRDefault="00000000" w:rsidRPr="00000000" w14:paraId="0000000D">
      <w:pPr>
        <w:pageBreakBefore w:val="0"/>
        <w:numPr>
          <w:ilvl w:val="2"/>
          <w:numId w:val="12"/>
        </w:numPr>
        <w:ind w:left="2160" w:hanging="360"/>
        <w:rPr>
          <w:u w:val="none"/>
        </w:rPr>
      </w:pPr>
      <w:r w:rsidDel="00000000" w:rsidR="00000000" w:rsidRPr="00000000">
        <w:rPr>
          <w:rtl w:val="0"/>
        </w:rPr>
        <w:t xml:space="preserve">Promoters</w:t>
      </w:r>
    </w:p>
    <w:p w:rsidR="00000000" w:rsidDel="00000000" w:rsidP="00000000" w:rsidRDefault="00000000" w:rsidRPr="00000000" w14:paraId="0000000E">
      <w:pPr>
        <w:pageBreakBefore w:val="0"/>
        <w:numPr>
          <w:ilvl w:val="3"/>
          <w:numId w:val="12"/>
        </w:numPr>
        <w:ind w:left="2880" w:hanging="360"/>
        <w:rPr>
          <w:u w:val="none"/>
        </w:rPr>
      </w:pPr>
      <w:r w:rsidDel="00000000" w:rsidR="00000000" w:rsidRPr="00000000">
        <w:rPr>
          <w:rtl w:val="0"/>
        </w:rPr>
        <w:t xml:space="preserve">Guided settlers</w:t>
      </w:r>
    </w:p>
    <w:p w:rsidR="00000000" w:rsidDel="00000000" w:rsidP="00000000" w:rsidRDefault="00000000" w:rsidRPr="00000000" w14:paraId="0000000F">
      <w:pPr>
        <w:pageBreakBefore w:val="0"/>
        <w:numPr>
          <w:ilvl w:val="3"/>
          <w:numId w:val="12"/>
        </w:numPr>
        <w:ind w:left="2880" w:hanging="360"/>
        <w:rPr>
          <w:u w:val="none"/>
        </w:rPr>
      </w:pPr>
      <w:r w:rsidDel="00000000" w:rsidR="00000000" w:rsidRPr="00000000">
        <w:rPr>
          <w:rtl w:val="0"/>
        </w:rPr>
        <w:t xml:space="preserve">Organized finances</w:t>
      </w:r>
    </w:p>
    <w:p w:rsidR="00000000" w:rsidDel="00000000" w:rsidP="00000000" w:rsidRDefault="00000000" w:rsidRPr="00000000" w14:paraId="00000010">
      <w:pPr>
        <w:pageBreakBefore w:val="0"/>
        <w:numPr>
          <w:ilvl w:val="3"/>
          <w:numId w:val="12"/>
        </w:numPr>
        <w:ind w:left="2880" w:hanging="360"/>
        <w:rPr>
          <w:u w:val="none"/>
        </w:rPr>
      </w:pPr>
      <w:r w:rsidDel="00000000" w:rsidR="00000000" w:rsidRPr="00000000">
        <w:rPr>
          <w:rtl w:val="0"/>
        </w:rPr>
        <w:t xml:space="preserve">Led expeditions</w:t>
      </w:r>
    </w:p>
    <w:p w:rsidR="00000000" w:rsidDel="00000000" w:rsidP="00000000" w:rsidRDefault="00000000" w:rsidRPr="00000000" w14:paraId="00000011">
      <w:pPr>
        <w:pageBreakBefore w:val="0"/>
        <w:numPr>
          <w:ilvl w:val="3"/>
          <w:numId w:val="12"/>
        </w:numPr>
        <w:ind w:left="2880" w:hanging="360"/>
        <w:rPr>
          <w:u w:val="none"/>
        </w:rPr>
      </w:pPr>
      <w:r w:rsidDel="00000000" w:rsidR="00000000" w:rsidRPr="00000000">
        <w:rPr>
          <w:rtl w:val="0"/>
        </w:rPr>
        <w:t xml:space="preserve">Misleadingly glorified America, as promoters were paid to attract settlers</w:t>
      </w:r>
    </w:p>
    <w:p w:rsidR="00000000" w:rsidDel="00000000" w:rsidP="00000000" w:rsidRDefault="00000000" w:rsidRPr="00000000" w14:paraId="00000012">
      <w:pPr>
        <w:pageBreakBefore w:val="0"/>
        <w:numPr>
          <w:ilvl w:val="2"/>
          <w:numId w:val="12"/>
        </w:numPr>
        <w:ind w:left="2160" w:hanging="360"/>
        <w:rPr>
          <w:u w:val="none"/>
        </w:rPr>
      </w:pPr>
      <w:r w:rsidDel="00000000" w:rsidR="00000000" w:rsidRPr="00000000">
        <w:rPr>
          <w:rtl w:val="0"/>
        </w:rPr>
        <w:t xml:space="preserve">Raw resources in America to profit from</w:t>
      </w:r>
    </w:p>
    <w:p w:rsidR="00000000" w:rsidDel="00000000" w:rsidP="00000000" w:rsidRDefault="00000000" w:rsidRPr="00000000" w14:paraId="00000013">
      <w:pPr>
        <w:pageBreakBefore w:val="0"/>
        <w:numPr>
          <w:ilvl w:val="2"/>
          <w:numId w:val="12"/>
        </w:numPr>
        <w:ind w:left="2160" w:hanging="360"/>
        <w:rPr>
          <w:u w:val="none"/>
        </w:rPr>
      </w:pPr>
      <w:r w:rsidDel="00000000" w:rsidR="00000000" w:rsidRPr="00000000">
        <w:rPr>
          <w:rtl w:val="0"/>
        </w:rPr>
        <w:t xml:space="preserve">The promise of cheap land and high wages</w:t>
      </w:r>
    </w:p>
    <w:p w:rsidR="00000000" w:rsidDel="00000000" w:rsidP="00000000" w:rsidRDefault="00000000" w:rsidRPr="00000000" w14:paraId="00000014">
      <w:pPr>
        <w:pageBreakBefore w:val="0"/>
        <w:numPr>
          <w:ilvl w:val="2"/>
          <w:numId w:val="12"/>
        </w:numPr>
        <w:ind w:left="2160" w:hanging="360"/>
        <w:rPr>
          <w:u w:val="none"/>
        </w:rPr>
      </w:pPr>
      <w:r w:rsidDel="00000000" w:rsidR="00000000" w:rsidRPr="00000000">
        <w:rPr>
          <w:rtl w:val="0"/>
        </w:rPr>
        <w:t xml:space="preserve">Aristocrats anticipated glory, adventure, status, power</w:t>
      </w:r>
    </w:p>
    <w:p w:rsidR="00000000" w:rsidDel="00000000" w:rsidP="00000000" w:rsidRDefault="00000000" w:rsidRPr="00000000" w14:paraId="00000015">
      <w:pPr>
        <w:pageBreakBefore w:val="0"/>
        <w:numPr>
          <w:ilvl w:val="2"/>
          <w:numId w:val="12"/>
        </w:numPr>
        <w:ind w:left="2160" w:hanging="360"/>
        <w:rPr>
          <w:u w:val="none"/>
        </w:rPr>
      </w:pPr>
      <w:r w:rsidDel="00000000" w:rsidR="00000000" w:rsidRPr="00000000">
        <w:rPr>
          <w:rtl w:val="0"/>
        </w:rPr>
        <w:t xml:space="preserve">Merchants found opportunities for investment</w:t>
      </w:r>
    </w:p>
    <w:p w:rsidR="00000000" w:rsidDel="00000000" w:rsidP="00000000" w:rsidRDefault="00000000" w:rsidRPr="00000000" w14:paraId="00000016">
      <w:pPr>
        <w:pageBreakBefore w:val="0"/>
        <w:numPr>
          <w:ilvl w:val="1"/>
          <w:numId w:val="12"/>
        </w:numPr>
        <w:ind w:left="1440" w:hanging="360"/>
        <w:rPr>
          <w:u w:val="none"/>
        </w:rPr>
      </w:pPr>
      <w:r w:rsidDel="00000000" w:rsidR="00000000" w:rsidRPr="00000000">
        <w:rPr>
          <w:highlight w:val="yellow"/>
          <w:rtl w:val="0"/>
        </w:rPr>
        <w:t xml:space="preserve">Involuntary</w:t>
      </w:r>
      <w:r w:rsidDel="00000000" w:rsidR="00000000" w:rsidRPr="00000000">
        <w:rPr>
          <w:rtl w:val="0"/>
        </w:rPr>
      </w:r>
    </w:p>
    <w:p w:rsidR="00000000" w:rsidDel="00000000" w:rsidP="00000000" w:rsidRDefault="00000000" w:rsidRPr="00000000" w14:paraId="00000017">
      <w:pPr>
        <w:pageBreakBefore w:val="0"/>
        <w:numPr>
          <w:ilvl w:val="2"/>
          <w:numId w:val="12"/>
        </w:numPr>
        <w:ind w:left="2160" w:hanging="360"/>
        <w:rPr>
          <w:u w:val="none"/>
        </w:rPr>
      </w:pPr>
      <w:r w:rsidDel="00000000" w:rsidR="00000000" w:rsidRPr="00000000">
        <w:rPr>
          <w:rtl w:val="0"/>
        </w:rPr>
        <w:t xml:space="preserve">Due to labor shortage</w:t>
      </w:r>
    </w:p>
    <w:p w:rsidR="00000000" w:rsidDel="00000000" w:rsidP="00000000" w:rsidRDefault="00000000" w:rsidRPr="00000000" w14:paraId="00000018">
      <w:pPr>
        <w:pageBreakBefore w:val="0"/>
        <w:numPr>
          <w:ilvl w:val="2"/>
          <w:numId w:val="12"/>
        </w:numPr>
        <w:ind w:left="2160" w:hanging="360"/>
        <w:rPr>
          <w:u w:val="none"/>
        </w:rPr>
      </w:pPr>
      <w:r w:rsidDel="00000000" w:rsidR="00000000" w:rsidRPr="00000000">
        <w:rPr>
          <w:rtl w:val="0"/>
        </w:rPr>
        <w:t xml:space="preserve">Some people were kidnapped to be sent to America as indentured servants</w:t>
      </w:r>
    </w:p>
    <w:p w:rsidR="00000000" w:rsidDel="00000000" w:rsidP="00000000" w:rsidRDefault="00000000" w:rsidRPr="00000000" w14:paraId="00000019">
      <w:pPr>
        <w:pageBreakBefore w:val="0"/>
        <w:numPr>
          <w:ilvl w:val="2"/>
          <w:numId w:val="12"/>
        </w:numPr>
        <w:ind w:left="2160" w:hanging="360"/>
        <w:rPr>
          <w:u w:val="none"/>
        </w:rPr>
      </w:pPr>
      <w:r w:rsidDel="00000000" w:rsidR="00000000" w:rsidRPr="00000000">
        <w:rPr>
          <w:rtl w:val="0"/>
        </w:rPr>
        <w:t xml:space="preserve">Criminals were given the choice of going to America as indentured servants or get hanged</w:t>
      </w:r>
    </w:p>
    <w:p w:rsidR="00000000" w:rsidDel="00000000" w:rsidP="00000000" w:rsidRDefault="00000000" w:rsidRPr="00000000" w14:paraId="0000001A">
      <w:pPr>
        <w:pageBreakBefore w:val="0"/>
        <w:numPr>
          <w:ilvl w:val="1"/>
          <w:numId w:val="12"/>
        </w:numPr>
        <w:ind w:left="1440" w:hanging="360"/>
        <w:rPr>
          <w:u w:val="none"/>
        </w:rPr>
      </w:pPr>
      <w:r w:rsidDel="00000000" w:rsidR="00000000" w:rsidRPr="00000000">
        <w:rPr>
          <w:highlight w:val="yellow"/>
          <w:rtl w:val="0"/>
        </w:rPr>
        <w:t xml:space="preserve">To invest</w:t>
      </w:r>
      <w:r w:rsidDel="00000000" w:rsidR="00000000" w:rsidRPr="00000000">
        <w:rPr>
          <w:rtl w:val="0"/>
        </w:rPr>
      </w:r>
    </w:p>
    <w:p w:rsidR="00000000" w:rsidDel="00000000" w:rsidP="00000000" w:rsidRDefault="00000000" w:rsidRPr="00000000" w14:paraId="0000001B">
      <w:pPr>
        <w:pageBreakBefore w:val="0"/>
        <w:numPr>
          <w:ilvl w:val="2"/>
          <w:numId w:val="12"/>
        </w:numPr>
        <w:ind w:left="2160" w:hanging="360"/>
        <w:rPr>
          <w:u w:val="none"/>
        </w:rPr>
      </w:pPr>
      <w:r w:rsidDel="00000000" w:rsidR="00000000" w:rsidRPr="00000000">
        <w:rPr>
          <w:rtl w:val="0"/>
        </w:rPr>
        <w:t xml:space="preserve">Mercantilism</w:t>
      </w:r>
    </w:p>
    <w:p w:rsidR="00000000" w:rsidDel="00000000" w:rsidP="00000000" w:rsidRDefault="00000000" w:rsidRPr="00000000" w14:paraId="0000001C">
      <w:pPr>
        <w:pageBreakBefore w:val="0"/>
        <w:numPr>
          <w:ilvl w:val="3"/>
          <w:numId w:val="12"/>
        </w:numPr>
        <w:ind w:left="2880" w:hanging="360"/>
        <w:rPr>
          <w:u w:val="none"/>
        </w:rPr>
      </w:pPr>
      <w:r w:rsidDel="00000000" w:rsidR="00000000" w:rsidRPr="00000000">
        <w:rPr>
          <w:rtl w:val="0"/>
        </w:rPr>
        <w:t xml:space="preserve">Sought resources for wealth to compete against other European nations</w:t>
      </w:r>
    </w:p>
    <w:p w:rsidR="00000000" w:rsidDel="00000000" w:rsidP="00000000" w:rsidRDefault="00000000" w:rsidRPr="00000000" w14:paraId="0000001D">
      <w:pPr>
        <w:pageBreakBefore w:val="0"/>
        <w:numPr>
          <w:ilvl w:val="3"/>
          <w:numId w:val="12"/>
        </w:numPr>
        <w:ind w:left="2880" w:hanging="360"/>
        <w:rPr>
          <w:u w:val="none"/>
        </w:rPr>
      </w:pPr>
      <w:r w:rsidDel="00000000" w:rsidR="00000000" w:rsidRPr="00000000">
        <w:rPr>
          <w:rtl w:val="0"/>
        </w:rPr>
        <w:t xml:space="preserve">Use colonies as a guaranteed market</w:t>
      </w:r>
    </w:p>
    <w:p w:rsidR="00000000" w:rsidDel="00000000" w:rsidP="00000000" w:rsidRDefault="00000000" w:rsidRPr="00000000" w14:paraId="0000001E">
      <w:pPr>
        <w:pageBreakBefore w:val="0"/>
        <w:numPr>
          <w:ilvl w:val="0"/>
          <w:numId w:val="12"/>
        </w:numPr>
        <w:ind w:left="720" w:hanging="360"/>
        <w:rPr>
          <w:highlight w:val="yellow"/>
        </w:rPr>
      </w:pPr>
      <w:r w:rsidDel="00000000" w:rsidR="00000000" w:rsidRPr="00000000">
        <w:rPr>
          <w:highlight w:val="yellow"/>
          <w:rtl w:val="0"/>
        </w:rPr>
        <w:t xml:space="preserve">Labor</w:t>
      </w:r>
    </w:p>
    <w:p w:rsidR="00000000" w:rsidDel="00000000" w:rsidP="00000000" w:rsidRDefault="00000000" w:rsidRPr="00000000" w14:paraId="0000001F">
      <w:pPr>
        <w:pageBreakBefore w:val="0"/>
        <w:numPr>
          <w:ilvl w:val="1"/>
          <w:numId w:val="12"/>
        </w:numPr>
        <w:ind w:left="1440" w:hanging="360"/>
        <w:rPr>
          <w:u w:val="none"/>
        </w:rPr>
      </w:pPr>
      <w:r w:rsidDel="00000000" w:rsidR="00000000" w:rsidRPr="00000000">
        <w:rPr>
          <w:rtl w:val="0"/>
        </w:rPr>
        <w:t xml:space="preserve">Aristocrats didn’t want to do work, but the colony required work to run</w:t>
      </w:r>
    </w:p>
    <w:p w:rsidR="00000000" w:rsidDel="00000000" w:rsidP="00000000" w:rsidRDefault="00000000" w:rsidRPr="00000000" w14:paraId="00000020">
      <w:pPr>
        <w:pageBreakBefore w:val="0"/>
        <w:numPr>
          <w:ilvl w:val="1"/>
          <w:numId w:val="12"/>
        </w:numPr>
        <w:ind w:left="1440" w:hanging="360"/>
        <w:rPr>
          <w:u w:val="none"/>
        </w:rPr>
      </w:pPr>
      <w:r w:rsidDel="00000000" w:rsidR="00000000" w:rsidRPr="00000000">
        <w:rPr>
          <w:rtl w:val="0"/>
        </w:rPr>
        <w:t xml:space="preserve">Headright system: people who came to America received 50 acres of land</w:t>
      </w:r>
    </w:p>
    <w:p w:rsidR="00000000" w:rsidDel="00000000" w:rsidP="00000000" w:rsidRDefault="00000000" w:rsidRPr="00000000" w14:paraId="00000021">
      <w:pPr>
        <w:pageBreakBefore w:val="0"/>
        <w:numPr>
          <w:ilvl w:val="1"/>
          <w:numId w:val="12"/>
        </w:numPr>
        <w:ind w:left="1440" w:hanging="360"/>
        <w:rPr>
          <w:u w:val="none"/>
        </w:rPr>
      </w:pPr>
      <w:r w:rsidDel="00000000" w:rsidR="00000000" w:rsidRPr="00000000">
        <w:rPr>
          <w:rtl w:val="0"/>
        </w:rPr>
        <w:t xml:space="preserve">Indentured servants</w:t>
      </w:r>
    </w:p>
    <w:p w:rsidR="00000000" w:rsidDel="00000000" w:rsidP="00000000" w:rsidRDefault="00000000" w:rsidRPr="00000000" w14:paraId="00000022">
      <w:pPr>
        <w:pageBreakBefore w:val="0"/>
        <w:numPr>
          <w:ilvl w:val="2"/>
          <w:numId w:val="12"/>
        </w:numPr>
        <w:ind w:left="2160" w:hanging="360"/>
        <w:rPr>
          <w:u w:val="none"/>
        </w:rPr>
      </w:pPr>
      <w:r w:rsidDel="00000000" w:rsidR="00000000" w:rsidRPr="00000000">
        <w:rPr>
          <w:rtl w:val="0"/>
        </w:rPr>
        <w:t xml:space="preserve">Those who wanted to come to America but couldn’t afford the voyage could sign a contract to work for someone for a specific amount of time to pay for the voyage</w:t>
      </w:r>
    </w:p>
    <w:p w:rsidR="00000000" w:rsidDel="00000000" w:rsidP="00000000" w:rsidRDefault="00000000" w:rsidRPr="00000000" w14:paraId="00000023">
      <w:pPr>
        <w:pageBreakBefore w:val="0"/>
        <w:numPr>
          <w:ilvl w:val="2"/>
          <w:numId w:val="12"/>
        </w:numPr>
        <w:ind w:left="2160" w:hanging="360"/>
        <w:rPr>
          <w:u w:val="none"/>
        </w:rPr>
      </w:pPr>
      <w:r w:rsidDel="00000000" w:rsidR="00000000" w:rsidRPr="00000000">
        <w:rPr>
          <w:rtl w:val="0"/>
        </w:rPr>
        <w:t xml:space="preserve">They were treated as humans and has rights</w:t>
      </w:r>
    </w:p>
    <w:p w:rsidR="00000000" w:rsidDel="00000000" w:rsidP="00000000" w:rsidRDefault="00000000" w:rsidRPr="00000000" w14:paraId="00000024">
      <w:pPr>
        <w:pageBreakBefore w:val="0"/>
        <w:numPr>
          <w:ilvl w:val="1"/>
          <w:numId w:val="12"/>
        </w:numPr>
        <w:ind w:left="1440" w:hanging="360"/>
        <w:rPr>
          <w:u w:val="none"/>
        </w:rPr>
      </w:pPr>
      <w:r w:rsidDel="00000000" w:rsidR="00000000" w:rsidRPr="00000000">
        <w:rPr>
          <w:rtl w:val="0"/>
        </w:rPr>
        <w:t xml:space="preserve">Slaves</w:t>
      </w:r>
    </w:p>
    <w:p w:rsidR="00000000" w:rsidDel="00000000" w:rsidP="00000000" w:rsidRDefault="00000000" w:rsidRPr="00000000" w14:paraId="00000025">
      <w:pPr>
        <w:pageBreakBefore w:val="0"/>
        <w:numPr>
          <w:ilvl w:val="2"/>
          <w:numId w:val="12"/>
        </w:numPr>
        <w:ind w:left="2160" w:hanging="360"/>
        <w:rPr>
          <w:u w:val="none"/>
        </w:rPr>
      </w:pPr>
      <w:r w:rsidDel="00000000" w:rsidR="00000000" w:rsidRPr="00000000">
        <w:rPr>
          <w:rtl w:val="0"/>
        </w:rPr>
        <w:t xml:space="preserve">Africans were seen as savages</w:t>
      </w:r>
    </w:p>
    <w:p w:rsidR="00000000" w:rsidDel="00000000" w:rsidP="00000000" w:rsidRDefault="00000000" w:rsidRPr="00000000" w14:paraId="00000026">
      <w:pPr>
        <w:pageBreakBefore w:val="0"/>
        <w:numPr>
          <w:ilvl w:val="2"/>
          <w:numId w:val="12"/>
        </w:numPr>
        <w:ind w:left="2160" w:hanging="360"/>
        <w:rPr>
          <w:u w:val="none"/>
        </w:rPr>
      </w:pPr>
      <w:r w:rsidDel="00000000" w:rsidR="00000000" w:rsidRPr="00000000">
        <w:rPr>
          <w:rtl w:val="0"/>
        </w:rPr>
        <w:t xml:space="preserve">Many arrived by Triangular Trade (slaves - raw materials - goods)</w:t>
      </w:r>
    </w:p>
    <w:p w:rsidR="00000000" w:rsidDel="00000000" w:rsidP="00000000" w:rsidRDefault="00000000" w:rsidRPr="00000000" w14:paraId="00000027">
      <w:pPr>
        <w:pageBreakBefore w:val="0"/>
        <w:numPr>
          <w:ilvl w:val="2"/>
          <w:numId w:val="12"/>
        </w:numPr>
        <w:ind w:left="2160" w:hanging="360"/>
        <w:rPr>
          <w:u w:val="none"/>
        </w:rPr>
      </w:pPr>
      <w:r w:rsidDel="00000000" w:rsidR="00000000" w:rsidRPr="00000000">
        <w:rPr>
          <w:rtl w:val="0"/>
        </w:rPr>
        <w:t xml:space="preserve">They were treated as property and had minimal rights</w:t>
      </w:r>
    </w:p>
    <w:p w:rsidR="00000000" w:rsidDel="00000000" w:rsidP="00000000" w:rsidRDefault="00000000" w:rsidRPr="00000000" w14:paraId="00000028">
      <w:pPr>
        <w:pageBreakBefore w:val="0"/>
        <w:numPr>
          <w:ilvl w:val="2"/>
          <w:numId w:val="12"/>
        </w:numPr>
        <w:ind w:left="2160" w:hanging="360"/>
        <w:rPr>
          <w:u w:val="none"/>
        </w:rPr>
      </w:pPr>
      <w:r w:rsidDel="00000000" w:rsidR="00000000" w:rsidRPr="00000000">
        <w:rPr>
          <w:rtl w:val="0"/>
        </w:rPr>
        <w:t xml:space="preserve">Demand was initially low, as the Africans weren’t immune to New World diseases, therefore had short lifespans</w:t>
      </w:r>
    </w:p>
    <w:p w:rsidR="00000000" w:rsidDel="00000000" w:rsidP="00000000" w:rsidRDefault="00000000" w:rsidRPr="00000000" w14:paraId="00000029">
      <w:pPr>
        <w:pageBreakBefore w:val="0"/>
        <w:numPr>
          <w:ilvl w:val="2"/>
          <w:numId w:val="12"/>
        </w:numPr>
        <w:ind w:left="2160" w:hanging="360"/>
        <w:rPr>
          <w:u w:val="none"/>
        </w:rPr>
      </w:pPr>
      <w:r w:rsidDel="00000000" w:rsidR="00000000" w:rsidRPr="00000000">
        <w:rPr>
          <w:rtl w:val="0"/>
        </w:rPr>
        <w:t xml:space="preserve">Demand eventually increased as indentured servant contracts were expiring, no new indentured servants want to come due to reports of harsh treatment, and Africans were better immune to New World diseases</w:t>
      </w:r>
    </w:p>
    <w:p w:rsidR="00000000" w:rsidDel="00000000" w:rsidP="00000000" w:rsidRDefault="00000000" w:rsidRPr="00000000" w14:paraId="0000002A">
      <w:pPr>
        <w:pageBreakBefore w:val="0"/>
        <w:numPr>
          <w:ilvl w:val="2"/>
          <w:numId w:val="12"/>
        </w:numPr>
        <w:ind w:left="2160" w:hanging="360"/>
        <w:rPr>
          <w:u w:val="none"/>
        </w:rPr>
      </w:pPr>
      <w:r w:rsidDel="00000000" w:rsidR="00000000" w:rsidRPr="00000000">
        <w:rPr>
          <w:rtl w:val="0"/>
        </w:rPr>
        <w:t xml:space="preserve">New York half slaves: owned land and had freedom, but are required to pay a special tax and be prepared to enter labor services as needed</w:t>
      </w:r>
    </w:p>
    <w:p w:rsidR="00000000" w:rsidDel="00000000" w:rsidP="00000000" w:rsidRDefault="00000000" w:rsidRPr="00000000" w14:paraId="0000002B">
      <w:pPr>
        <w:pageBreakBefore w:val="0"/>
        <w:numPr>
          <w:ilvl w:val="0"/>
          <w:numId w:val="12"/>
        </w:numPr>
        <w:ind w:left="720" w:hanging="360"/>
        <w:rPr>
          <w:highlight w:val="yellow"/>
        </w:rPr>
      </w:pPr>
      <w:r w:rsidDel="00000000" w:rsidR="00000000" w:rsidRPr="00000000">
        <w:rPr>
          <w:highlight w:val="yellow"/>
          <w:rtl w:val="0"/>
        </w:rPr>
        <w:t xml:space="preserve">Colonies</w:t>
      </w:r>
    </w:p>
    <w:p w:rsidR="00000000" w:rsidDel="00000000" w:rsidP="00000000" w:rsidRDefault="00000000" w:rsidRPr="00000000" w14:paraId="0000002C">
      <w:pPr>
        <w:pageBreakBefore w:val="0"/>
        <w:numPr>
          <w:ilvl w:val="1"/>
          <w:numId w:val="12"/>
        </w:numPr>
        <w:ind w:left="1440" w:hanging="360"/>
        <w:rPr/>
      </w:pPr>
      <w:r w:rsidDel="00000000" w:rsidR="00000000" w:rsidRPr="00000000">
        <w:rPr>
          <w:highlight w:val="yellow"/>
          <w:rtl w:val="0"/>
        </w:rPr>
        <w:t xml:space="preserve">Types</w:t>
      </w:r>
      <w:r w:rsidDel="00000000" w:rsidR="00000000" w:rsidRPr="00000000">
        <w:rPr>
          <w:rtl w:val="0"/>
        </w:rPr>
      </w:r>
    </w:p>
    <w:p w:rsidR="00000000" w:rsidDel="00000000" w:rsidP="00000000" w:rsidRDefault="00000000" w:rsidRPr="00000000" w14:paraId="0000002D">
      <w:pPr>
        <w:pageBreakBefore w:val="0"/>
        <w:numPr>
          <w:ilvl w:val="2"/>
          <w:numId w:val="12"/>
        </w:numPr>
        <w:ind w:left="2160" w:hanging="360"/>
        <w:rPr>
          <w:u w:val="none"/>
        </w:rPr>
      </w:pPr>
      <w:r w:rsidDel="00000000" w:rsidR="00000000" w:rsidRPr="00000000">
        <w:rPr>
          <w:rtl w:val="0"/>
        </w:rPr>
        <w:t xml:space="preserve">Joint-stock companies: multiple investors invest in a colony to divide the risks</w:t>
      </w:r>
    </w:p>
    <w:p w:rsidR="00000000" w:rsidDel="00000000" w:rsidP="00000000" w:rsidRDefault="00000000" w:rsidRPr="00000000" w14:paraId="0000002E">
      <w:pPr>
        <w:pageBreakBefore w:val="0"/>
        <w:numPr>
          <w:ilvl w:val="2"/>
          <w:numId w:val="12"/>
        </w:numPr>
        <w:ind w:left="2160" w:hanging="360"/>
        <w:rPr>
          <w:u w:val="none"/>
        </w:rPr>
      </w:pPr>
      <w:r w:rsidDel="00000000" w:rsidR="00000000" w:rsidRPr="00000000">
        <w:rPr>
          <w:rtl w:val="0"/>
        </w:rPr>
        <w:t xml:space="preserve">Royal colonies: run by a governor elected by the British Crown</w:t>
      </w:r>
    </w:p>
    <w:p w:rsidR="00000000" w:rsidDel="00000000" w:rsidP="00000000" w:rsidRDefault="00000000" w:rsidRPr="00000000" w14:paraId="0000002F">
      <w:pPr>
        <w:pageBreakBefore w:val="0"/>
        <w:numPr>
          <w:ilvl w:val="2"/>
          <w:numId w:val="12"/>
        </w:numPr>
        <w:ind w:left="2160" w:hanging="360"/>
        <w:rPr>
          <w:u w:val="none"/>
        </w:rPr>
      </w:pPr>
      <w:r w:rsidDel="00000000" w:rsidR="00000000" w:rsidRPr="00000000">
        <w:rPr>
          <w:rtl w:val="0"/>
        </w:rPr>
        <w:t xml:space="preserve">Chartered colonies: built from land grants</w:t>
      </w:r>
    </w:p>
    <w:p w:rsidR="00000000" w:rsidDel="00000000" w:rsidP="00000000" w:rsidRDefault="00000000" w:rsidRPr="00000000" w14:paraId="00000030">
      <w:pPr>
        <w:pageBreakBefore w:val="0"/>
        <w:numPr>
          <w:ilvl w:val="1"/>
          <w:numId w:val="12"/>
        </w:numPr>
        <w:ind w:left="1440" w:hanging="360"/>
        <w:rPr/>
      </w:pPr>
      <w:r w:rsidDel="00000000" w:rsidR="00000000" w:rsidRPr="00000000">
        <w:rPr>
          <w:highlight w:val="yellow"/>
          <w:rtl w:val="0"/>
        </w:rPr>
        <w:t xml:space="preserve">Roanoke Attempts</w:t>
      </w:r>
      <w:r w:rsidDel="00000000" w:rsidR="00000000" w:rsidRPr="00000000">
        <w:rPr>
          <w:rtl w:val="0"/>
        </w:rPr>
      </w:r>
    </w:p>
    <w:p w:rsidR="00000000" w:rsidDel="00000000" w:rsidP="00000000" w:rsidRDefault="00000000" w:rsidRPr="00000000" w14:paraId="00000031">
      <w:pPr>
        <w:pageBreakBefore w:val="0"/>
        <w:numPr>
          <w:ilvl w:val="2"/>
          <w:numId w:val="12"/>
        </w:numPr>
        <w:ind w:left="2160" w:hanging="360"/>
        <w:rPr>
          <w:u w:val="none"/>
        </w:rPr>
      </w:pPr>
      <w:r w:rsidDel="00000000" w:rsidR="00000000" w:rsidRPr="00000000">
        <w:rPr>
          <w:rtl w:val="0"/>
        </w:rPr>
        <w:t xml:space="preserve">In 1585, Sir Walter Raleigh bought 100 men to Roanoke to seek treasures (mercantilism)</w:t>
      </w:r>
    </w:p>
    <w:p w:rsidR="00000000" w:rsidDel="00000000" w:rsidP="00000000" w:rsidRDefault="00000000" w:rsidRPr="00000000" w14:paraId="00000032">
      <w:pPr>
        <w:pageBreakBefore w:val="0"/>
        <w:numPr>
          <w:ilvl w:val="2"/>
          <w:numId w:val="12"/>
        </w:numPr>
        <w:ind w:left="2160" w:hanging="360"/>
        <w:rPr>
          <w:u w:val="none"/>
        </w:rPr>
      </w:pPr>
      <w:r w:rsidDel="00000000" w:rsidR="00000000" w:rsidRPr="00000000">
        <w:rPr>
          <w:rtl w:val="0"/>
        </w:rPr>
        <w:t xml:space="preserve">Their lives were rough, as they disliked fishing, the labor required to keep the colony running was hard, and they had a bad relationship with the Natives</w:t>
      </w:r>
    </w:p>
    <w:p w:rsidR="00000000" w:rsidDel="00000000" w:rsidP="00000000" w:rsidRDefault="00000000" w:rsidRPr="00000000" w14:paraId="00000033">
      <w:pPr>
        <w:pageBreakBefore w:val="0"/>
        <w:numPr>
          <w:ilvl w:val="3"/>
          <w:numId w:val="12"/>
        </w:numPr>
        <w:ind w:left="2880" w:hanging="360"/>
        <w:rPr>
          <w:u w:val="none"/>
        </w:rPr>
      </w:pPr>
      <w:r w:rsidDel="00000000" w:rsidR="00000000" w:rsidRPr="00000000">
        <w:rPr>
          <w:rtl w:val="0"/>
        </w:rPr>
        <w:t xml:space="preserve">Some returned home as a result</w:t>
      </w:r>
    </w:p>
    <w:p w:rsidR="00000000" w:rsidDel="00000000" w:rsidP="00000000" w:rsidRDefault="00000000" w:rsidRPr="00000000" w14:paraId="00000034">
      <w:pPr>
        <w:pageBreakBefore w:val="0"/>
        <w:numPr>
          <w:ilvl w:val="2"/>
          <w:numId w:val="12"/>
        </w:numPr>
        <w:ind w:left="2160" w:hanging="360"/>
        <w:rPr>
          <w:u w:val="none"/>
        </w:rPr>
      </w:pPr>
      <w:r w:rsidDel="00000000" w:rsidR="00000000" w:rsidRPr="00000000">
        <w:rPr>
          <w:rtl w:val="0"/>
        </w:rPr>
        <w:t xml:space="preserve">A second attempt was made in 1587, better prepared with arms, etc, also failed</w:t>
      </w:r>
    </w:p>
    <w:p w:rsidR="00000000" w:rsidDel="00000000" w:rsidP="00000000" w:rsidRDefault="00000000" w:rsidRPr="00000000" w14:paraId="00000035">
      <w:pPr>
        <w:pageBreakBefore w:val="0"/>
        <w:numPr>
          <w:ilvl w:val="3"/>
          <w:numId w:val="12"/>
        </w:numPr>
        <w:ind w:left="2880" w:hanging="360"/>
        <w:rPr>
          <w:u w:val="none"/>
        </w:rPr>
      </w:pPr>
      <w:r w:rsidDel="00000000" w:rsidR="00000000" w:rsidRPr="00000000">
        <w:rPr>
          <w:rtl w:val="0"/>
        </w:rPr>
        <w:t xml:space="preserve">They arrived too late to plant crops, and the natives destroyed their group</w:t>
      </w:r>
    </w:p>
    <w:p w:rsidR="00000000" w:rsidDel="00000000" w:rsidP="00000000" w:rsidRDefault="00000000" w:rsidRPr="00000000" w14:paraId="00000036">
      <w:pPr>
        <w:pageBreakBefore w:val="0"/>
        <w:numPr>
          <w:ilvl w:val="1"/>
          <w:numId w:val="12"/>
        </w:numPr>
        <w:ind w:left="1440" w:hanging="360"/>
        <w:rPr>
          <w:u w:val="none"/>
        </w:rPr>
      </w:pPr>
      <w:r w:rsidDel="00000000" w:rsidR="00000000" w:rsidRPr="00000000">
        <w:rPr>
          <w:highlight w:val="yellow"/>
          <w:rtl w:val="0"/>
        </w:rPr>
        <w:t xml:space="preserve">Jamestown</w:t>
      </w:r>
      <w:r w:rsidDel="00000000" w:rsidR="00000000" w:rsidRPr="00000000">
        <w:rPr>
          <w:rtl w:val="0"/>
        </w:rPr>
      </w:r>
    </w:p>
    <w:p w:rsidR="00000000" w:rsidDel="00000000" w:rsidP="00000000" w:rsidRDefault="00000000" w:rsidRPr="00000000" w14:paraId="00000037">
      <w:pPr>
        <w:pageBreakBefore w:val="0"/>
        <w:numPr>
          <w:ilvl w:val="2"/>
          <w:numId w:val="12"/>
        </w:numPr>
        <w:ind w:left="2160" w:hanging="360"/>
        <w:rPr>
          <w:u w:val="none"/>
        </w:rPr>
      </w:pPr>
      <w:r w:rsidDel="00000000" w:rsidR="00000000" w:rsidRPr="00000000">
        <w:rPr>
          <w:rtl w:val="0"/>
        </w:rPr>
        <w:t xml:space="preserve">A joint-stock company run by the London Company</w:t>
      </w:r>
    </w:p>
    <w:p w:rsidR="00000000" w:rsidDel="00000000" w:rsidP="00000000" w:rsidRDefault="00000000" w:rsidRPr="00000000" w14:paraId="00000038">
      <w:pPr>
        <w:pageBreakBefore w:val="0"/>
        <w:numPr>
          <w:ilvl w:val="2"/>
          <w:numId w:val="12"/>
        </w:numPr>
        <w:ind w:left="2160" w:hanging="360"/>
        <w:rPr>
          <w:u w:val="none"/>
        </w:rPr>
      </w:pPr>
      <w:r w:rsidDel="00000000" w:rsidR="00000000" w:rsidRPr="00000000">
        <w:rPr>
          <w:rtl w:val="0"/>
        </w:rPr>
        <w:t xml:space="preserve">First successful settlement</w:t>
      </w:r>
    </w:p>
    <w:p w:rsidR="00000000" w:rsidDel="00000000" w:rsidP="00000000" w:rsidRDefault="00000000" w:rsidRPr="00000000" w14:paraId="00000039">
      <w:pPr>
        <w:pageBreakBefore w:val="0"/>
        <w:numPr>
          <w:ilvl w:val="2"/>
          <w:numId w:val="12"/>
        </w:numPr>
        <w:ind w:left="2160" w:hanging="360"/>
        <w:rPr>
          <w:u w:val="none"/>
        </w:rPr>
      </w:pPr>
      <w:r w:rsidDel="00000000" w:rsidR="00000000" w:rsidRPr="00000000">
        <w:rPr>
          <w:rtl w:val="0"/>
        </w:rPr>
        <w:t xml:space="preserve">Estates-like system</w:t>
      </w:r>
    </w:p>
    <w:p w:rsidR="00000000" w:rsidDel="00000000" w:rsidP="00000000" w:rsidRDefault="00000000" w:rsidRPr="00000000" w14:paraId="0000003A">
      <w:pPr>
        <w:pageBreakBefore w:val="0"/>
        <w:numPr>
          <w:ilvl w:val="2"/>
          <w:numId w:val="12"/>
        </w:numPr>
        <w:ind w:left="2160" w:hanging="360"/>
        <w:rPr>
          <w:u w:val="none"/>
        </w:rPr>
      </w:pPr>
      <w:r w:rsidDel="00000000" w:rsidR="00000000" w:rsidRPr="00000000">
        <w:rPr>
          <w:rtl w:val="0"/>
        </w:rPr>
        <w:t xml:space="preserve">Initially lacked women and people willing to work</w:t>
      </w:r>
    </w:p>
    <w:p w:rsidR="00000000" w:rsidDel="00000000" w:rsidP="00000000" w:rsidRDefault="00000000" w:rsidRPr="00000000" w14:paraId="0000003B">
      <w:pPr>
        <w:pageBreakBefore w:val="0"/>
        <w:numPr>
          <w:ilvl w:val="2"/>
          <w:numId w:val="12"/>
        </w:numPr>
        <w:ind w:left="2160" w:hanging="360"/>
        <w:rPr>
          <w:u w:val="none"/>
        </w:rPr>
      </w:pPr>
      <w:r w:rsidDel="00000000" w:rsidR="00000000" w:rsidRPr="00000000">
        <w:rPr>
          <w:rtl w:val="0"/>
        </w:rPr>
        <w:t xml:space="preserve">It started out in a swampy location, and everyone was searching for riches instead of working for survival.  There were arguments, diseases, fires burning down property, and a lack of cooperation.  </w:t>
      </w:r>
    </w:p>
    <w:p w:rsidR="00000000" w:rsidDel="00000000" w:rsidP="00000000" w:rsidRDefault="00000000" w:rsidRPr="00000000" w14:paraId="0000003C">
      <w:pPr>
        <w:pageBreakBefore w:val="0"/>
        <w:numPr>
          <w:ilvl w:val="2"/>
          <w:numId w:val="12"/>
        </w:numPr>
        <w:ind w:left="2160" w:hanging="360"/>
        <w:rPr>
          <w:u w:val="none"/>
        </w:rPr>
      </w:pPr>
      <w:r w:rsidDel="00000000" w:rsidR="00000000" w:rsidRPr="00000000">
        <w:rPr>
          <w:rtl w:val="0"/>
        </w:rPr>
        <w:t xml:space="preserve">1608: John Smith realigns the colonists’ focus to survival, rebuilding, and cooperation</w:t>
      </w:r>
    </w:p>
    <w:p w:rsidR="00000000" w:rsidDel="00000000" w:rsidP="00000000" w:rsidRDefault="00000000" w:rsidRPr="00000000" w14:paraId="0000003D">
      <w:pPr>
        <w:pageBreakBefore w:val="0"/>
        <w:numPr>
          <w:ilvl w:val="2"/>
          <w:numId w:val="12"/>
        </w:numPr>
        <w:ind w:left="2160" w:hanging="360"/>
        <w:rPr>
          <w:u w:val="none"/>
        </w:rPr>
      </w:pPr>
      <w:r w:rsidDel="00000000" w:rsidR="00000000" w:rsidRPr="00000000">
        <w:rPr>
          <w:rtl w:val="0"/>
        </w:rPr>
        <w:t xml:space="preserve">Once John Smith leaves the colony, his successors failed to maintain a good relationship with the Natives.  The land shrunk, causing crowding and starvation</w:t>
      </w:r>
    </w:p>
    <w:p w:rsidR="00000000" w:rsidDel="00000000" w:rsidP="00000000" w:rsidRDefault="00000000" w:rsidRPr="00000000" w14:paraId="0000003E">
      <w:pPr>
        <w:pageBreakBefore w:val="0"/>
        <w:numPr>
          <w:ilvl w:val="2"/>
          <w:numId w:val="12"/>
        </w:numPr>
        <w:ind w:left="2160" w:hanging="360"/>
        <w:rPr>
          <w:u w:val="none"/>
        </w:rPr>
      </w:pPr>
      <w:r w:rsidDel="00000000" w:rsidR="00000000" w:rsidRPr="00000000">
        <w:rPr>
          <w:rtl w:val="0"/>
        </w:rPr>
        <w:t xml:space="preserve">1611: Sir Thomas Dale takes charge and sells tobacco to England</w:t>
      </w:r>
    </w:p>
    <w:p w:rsidR="00000000" w:rsidDel="00000000" w:rsidP="00000000" w:rsidRDefault="00000000" w:rsidRPr="00000000" w14:paraId="0000003F">
      <w:pPr>
        <w:pageBreakBefore w:val="0"/>
        <w:numPr>
          <w:ilvl w:val="3"/>
          <w:numId w:val="12"/>
        </w:numPr>
        <w:ind w:left="2880" w:hanging="360"/>
        <w:rPr>
          <w:u w:val="none"/>
        </w:rPr>
      </w:pPr>
      <w:r w:rsidDel="00000000" w:rsidR="00000000" w:rsidRPr="00000000">
        <w:rPr>
          <w:rtl w:val="0"/>
        </w:rPr>
        <w:t xml:space="preserve">Tobacco growth boomed afterward and sold very well everywhere.  Colony prospered again</w:t>
      </w:r>
    </w:p>
    <w:p w:rsidR="00000000" w:rsidDel="00000000" w:rsidP="00000000" w:rsidRDefault="00000000" w:rsidRPr="00000000" w14:paraId="00000040">
      <w:pPr>
        <w:pageBreakBefore w:val="0"/>
        <w:numPr>
          <w:ilvl w:val="2"/>
          <w:numId w:val="12"/>
        </w:numPr>
        <w:ind w:left="2160" w:hanging="360"/>
        <w:rPr>
          <w:u w:val="none"/>
        </w:rPr>
      </w:pPr>
      <w:r w:rsidDel="00000000" w:rsidR="00000000" w:rsidRPr="00000000">
        <w:rPr>
          <w:rtl w:val="0"/>
        </w:rPr>
        <w:t xml:space="preserve">1619: settlers can claim private property.  </w:t>
      </w:r>
    </w:p>
    <w:p w:rsidR="00000000" w:rsidDel="00000000" w:rsidP="00000000" w:rsidRDefault="00000000" w:rsidRPr="00000000" w14:paraId="00000041">
      <w:pPr>
        <w:pageBreakBefore w:val="0"/>
        <w:numPr>
          <w:ilvl w:val="2"/>
          <w:numId w:val="12"/>
        </w:numPr>
        <w:ind w:left="2160" w:hanging="360"/>
        <w:rPr>
          <w:u w:val="none"/>
        </w:rPr>
      </w:pPr>
      <w:r w:rsidDel="00000000" w:rsidR="00000000" w:rsidRPr="00000000">
        <w:rPr>
          <w:rtl w:val="0"/>
        </w:rPr>
        <w:t xml:space="preserve">A governor and elected officials were put into power</w:t>
      </w:r>
    </w:p>
    <w:p w:rsidR="00000000" w:rsidDel="00000000" w:rsidP="00000000" w:rsidRDefault="00000000" w:rsidRPr="00000000" w14:paraId="00000042">
      <w:pPr>
        <w:pageBreakBefore w:val="0"/>
        <w:numPr>
          <w:ilvl w:val="2"/>
          <w:numId w:val="12"/>
        </w:numPr>
        <w:ind w:left="2160" w:hanging="360"/>
        <w:rPr>
          <w:u w:val="none"/>
        </w:rPr>
      </w:pPr>
      <w:r w:rsidDel="00000000" w:rsidR="00000000" w:rsidRPr="00000000">
        <w:rPr>
          <w:rtl w:val="0"/>
        </w:rPr>
        <w:t xml:space="preserve">Natives and colonists mutually exploited each other</w:t>
      </w:r>
    </w:p>
    <w:p w:rsidR="00000000" w:rsidDel="00000000" w:rsidP="00000000" w:rsidRDefault="00000000" w:rsidRPr="00000000" w14:paraId="00000043">
      <w:pPr>
        <w:pageBreakBefore w:val="0"/>
        <w:numPr>
          <w:ilvl w:val="3"/>
          <w:numId w:val="12"/>
        </w:numPr>
        <w:ind w:left="2880" w:hanging="360"/>
        <w:rPr>
          <w:u w:val="none"/>
        </w:rPr>
      </w:pPr>
      <w:r w:rsidDel="00000000" w:rsidR="00000000" w:rsidRPr="00000000">
        <w:rPr>
          <w:rtl w:val="0"/>
        </w:rPr>
        <w:t xml:space="preserve">The Natives used colonists to fight off enemy tribes</w:t>
      </w:r>
    </w:p>
    <w:p w:rsidR="00000000" w:rsidDel="00000000" w:rsidP="00000000" w:rsidRDefault="00000000" w:rsidRPr="00000000" w14:paraId="00000044">
      <w:pPr>
        <w:pageBreakBefore w:val="0"/>
        <w:numPr>
          <w:ilvl w:val="3"/>
          <w:numId w:val="12"/>
        </w:numPr>
        <w:ind w:left="2880" w:hanging="360"/>
        <w:rPr>
          <w:u w:val="none"/>
        </w:rPr>
      </w:pPr>
      <w:r w:rsidDel="00000000" w:rsidR="00000000" w:rsidRPr="00000000">
        <w:rPr>
          <w:rtl w:val="0"/>
        </w:rPr>
        <w:t xml:space="preserve">Colonists used Natives for food</w:t>
      </w:r>
    </w:p>
    <w:p w:rsidR="00000000" w:rsidDel="00000000" w:rsidP="00000000" w:rsidRDefault="00000000" w:rsidRPr="00000000" w14:paraId="00000045">
      <w:pPr>
        <w:pageBreakBefore w:val="0"/>
        <w:numPr>
          <w:ilvl w:val="2"/>
          <w:numId w:val="12"/>
        </w:numPr>
        <w:ind w:left="2160" w:hanging="360"/>
        <w:rPr>
          <w:u w:val="none"/>
        </w:rPr>
      </w:pPr>
      <w:r w:rsidDel="00000000" w:rsidR="00000000" w:rsidRPr="00000000">
        <w:rPr>
          <w:rtl w:val="0"/>
        </w:rPr>
        <w:t xml:space="preserve">1622 Indian War: colonists ignored Natives’ land claims, so Natives attacked unsuspecting colonists.  The colonists struck back and wiped out the Natives</w:t>
      </w:r>
    </w:p>
    <w:p w:rsidR="00000000" w:rsidDel="00000000" w:rsidP="00000000" w:rsidRDefault="00000000" w:rsidRPr="00000000" w14:paraId="00000046">
      <w:pPr>
        <w:pageBreakBefore w:val="0"/>
        <w:numPr>
          <w:ilvl w:val="2"/>
          <w:numId w:val="12"/>
        </w:numPr>
        <w:ind w:left="2160" w:hanging="360"/>
        <w:rPr>
          <w:u w:val="none"/>
        </w:rPr>
      </w:pPr>
      <w:r w:rsidDel="00000000" w:rsidR="00000000" w:rsidRPr="00000000">
        <w:rPr>
          <w:rtl w:val="0"/>
        </w:rPr>
        <w:t xml:space="preserve">The company failed to pay back significant dividends, yet asked for more funds from stockholders</w:t>
      </w:r>
    </w:p>
    <w:p w:rsidR="00000000" w:rsidDel="00000000" w:rsidP="00000000" w:rsidRDefault="00000000" w:rsidRPr="00000000" w14:paraId="00000047">
      <w:pPr>
        <w:pageBreakBefore w:val="0"/>
        <w:numPr>
          <w:ilvl w:val="3"/>
          <w:numId w:val="12"/>
        </w:numPr>
        <w:ind w:left="2880" w:hanging="360"/>
        <w:rPr>
          <w:u w:val="none"/>
        </w:rPr>
      </w:pPr>
      <w:r w:rsidDel="00000000" w:rsidR="00000000" w:rsidRPr="00000000">
        <w:rPr>
          <w:rtl w:val="0"/>
        </w:rPr>
        <w:t xml:space="preserve">English crown took over the Company as a result</w:t>
      </w:r>
    </w:p>
    <w:p w:rsidR="00000000" w:rsidDel="00000000" w:rsidP="00000000" w:rsidRDefault="00000000" w:rsidRPr="00000000" w14:paraId="00000048">
      <w:pPr>
        <w:pageBreakBefore w:val="0"/>
        <w:numPr>
          <w:ilvl w:val="3"/>
          <w:numId w:val="12"/>
        </w:numPr>
        <w:ind w:left="2880" w:hanging="360"/>
        <w:rPr>
          <w:u w:val="none"/>
        </w:rPr>
      </w:pPr>
      <w:r w:rsidDel="00000000" w:rsidR="00000000" w:rsidRPr="00000000">
        <w:rPr>
          <w:rtl w:val="0"/>
        </w:rPr>
        <w:t xml:space="preserve">Joint-stock companies were deemed to be invaluable in generating profits</w:t>
      </w:r>
    </w:p>
    <w:p w:rsidR="00000000" w:rsidDel="00000000" w:rsidP="00000000" w:rsidRDefault="00000000" w:rsidRPr="00000000" w14:paraId="00000049">
      <w:pPr>
        <w:pageBreakBefore w:val="0"/>
        <w:numPr>
          <w:ilvl w:val="2"/>
          <w:numId w:val="12"/>
        </w:numPr>
        <w:ind w:left="2160" w:hanging="360"/>
        <w:rPr>
          <w:u w:val="none"/>
        </w:rPr>
      </w:pPr>
      <w:r w:rsidDel="00000000" w:rsidR="00000000" w:rsidRPr="00000000">
        <w:rPr>
          <w:rtl w:val="0"/>
        </w:rPr>
        <w:t xml:space="preserve">Bacon Rebellion</w:t>
      </w:r>
    </w:p>
    <w:p w:rsidR="00000000" w:rsidDel="00000000" w:rsidP="00000000" w:rsidRDefault="00000000" w:rsidRPr="00000000" w14:paraId="0000004A">
      <w:pPr>
        <w:pageBreakBefore w:val="0"/>
        <w:numPr>
          <w:ilvl w:val="3"/>
          <w:numId w:val="12"/>
        </w:numPr>
        <w:ind w:left="2880" w:hanging="360"/>
        <w:rPr>
          <w:u w:val="none"/>
        </w:rPr>
      </w:pPr>
      <w:r w:rsidDel="00000000" w:rsidR="00000000" w:rsidRPr="00000000">
        <w:rPr>
          <w:rtl w:val="0"/>
        </w:rPr>
        <w:t xml:space="preserve">After indentured servants’ contracts expired, they were poor, overtaxed, forced westwards and clashed with Natives</w:t>
      </w:r>
    </w:p>
    <w:p w:rsidR="00000000" w:rsidDel="00000000" w:rsidP="00000000" w:rsidRDefault="00000000" w:rsidRPr="00000000" w14:paraId="0000004B">
      <w:pPr>
        <w:pageBreakBefore w:val="0"/>
        <w:numPr>
          <w:ilvl w:val="3"/>
          <w:numId w:val="12"/>
        </w:numPr>
        <w:ind w:left="2880" w:hanging="360"/>
        <w:rPr>
          <w:u w:val="none"/>
        </w:rPr>
      </w:pPr>
      <w:r w:rsidDel="00000000" w:rsidR="00000000" w:rsidRPr="00000000">
        <w:rPr>
          <w:rtl w:val="0"/>
        </w:rPr>
        <w:t xml:space="preserve">Meanwhile, the planter class had land and tobacco and was wealthy</w:t>
      </w:r>
    </w:p>
    <w:p w:rsidR="00000000" w:rsidDel="00000000" w:rsidP="00000000" w:rsidRDefault="00000000" w:rsidRPr="00000000" w14:paraId="0000004C">
      <w:pPr>
        <w:pageBreakBefore w:val="0"/>
        <w:numPr>
          <w:ilvl w:val="4"/>
          <w:numId w:val="12"/>
        </w:numPr>
        <w:ind w:left="3600" w:hanging="360"/>
        <w:rPr>
          <w:u w:val="none"/>
        </w:rPr>
      </w:pPr>
      <w:r w:rsidDel="00000000" w:rsidR="00000000" w:rsidRPr="00000000">
        <w:rPr>
          <w:rtl w:val="0"/>
        </w:rPr>
        <w:t xml:space="preserve">As a result of wealth, they took majority control of the House of Burgesses (legislative body)</w:t>
      </w:r>
    </w:p>
    <w:p w:rsidR="00000000" w:rsidDel="00000000" w:rsidP="00000000" w:rsidRDefault="00000000" w:rsidRPr="00000000" w14:paraId="0000004D">
      <w:pPr>
        <w:pageBreakBefore w:val="0"/>
        <w:numPr>
          <w:ilvl w:val="3"/>
          <w:numId w:val="12"/>
        </w:numPr>
        <w:ind w:left="2880" w:hanging="360"/>
        <w:rPr>
          <w:u w:val="none"/>
        </w:rPr>
      </w:pPr>
      <w:r w:rsidDel="00000000" w:rsidR="00000000" w:rsidRPr="00000000">
        <w:rPr>
          <w:rtl w:val="0"/>
        </w:rPr>
        <w:t xml:space="preserve">1676: Bacon led a failed march because of class conflict and taxation without representation</w:t>
      </w:r>
    </w:p>
    <w:p w:rsidR="00000000" w:rsidDel="00000000" w:rsidP="00000000" w:rsidRDefault="00000000" w:rsidRPr="00000000" w14:paraId="0000004E">
      <w:pPr>
        <w:pageBreakBefore w:val="0"/>
        <w:numPr>
          <w:ilvl w:val="1"/>
          <w:numId w:val="12"/>
        </w:numPr>
        <w:ind w:left="1440" w:hanging="360"/>
        <w:rPr>
          <w:u w:val="none"/>
        </w:rPr>
      </w:pPr>
      <w:r w:rsidDel="00000000" w:rsidR="00000000" w:rsidRPr="00000000">
        <w:rPr>
          <w:highlight w:val="yellow"/>
          <w:rtl w:val="0"/>
        </w:rPr>
        <w:t xml:space="preserve">Plymouth</w:t>
      </w:r>
      <w:r w:rsidDel="00000000" w:rsidR="00000000" w:rsidRPr="00000000">
        <w:rPr>
          <w:rtl w:val="0"/>
        </w:rPr>
      </w:r>
    </w:p>
    <w:p w:rsidR="00000000" w:rsidDel="00000000" w:rsidP="00000000" w:rsidRDefault="00000000" w:rsidRPr="00000000" w14:paraId="0000004F">
      <w:pPr>
        <w:pageBreakBefore w:val="0"/>
        <w:numPr>
          <w:ilvl w:val="2"/>
          <w:numId w:val="12"/>
        </w:numPr>
        <w:ind w:left="2160" w:hanging="360"/>
        <w:rPr>
          <w:u w:val="none"/>
        </w:rPr>
      </w:pPr>
      <w:r w:rsidDel="00000000" w:rsidR="00000000" w:rsidRPr="00000000">
        <w:rPr>
          <w:rtl w:val="0"/>
        </w:rPr>
        <w:t xml:space="preserve">A joint-stock company ran by Plymouth Company</w:t>
      </w:r>
    </w:p>
    <w:p w:rsidR="00000000" w:rsidDel="00000000" w:rsidP="00000000" w:rsidRDefault="00000000" w:rsidRPr="00000000" w14:paraId="00000050">
      <w:pPr>
        <w:pageBreakBefore w:val="0"/>
        <w:numPr>
          <w:ilvl w:val="2"/>
          <w:numId w:val="12"/>
        </w:numPr>
        <w:ind w:left="2160" w:hanging="360"/>
        <w:rPr>
          <w:u w:val="none"/>
        </w:rPr>
      </w:pPr>
      <w:r w:rsidDel="00000000" w:rsidR="00000000" w:rsidRPr="00000000">
        <w:rPr>
          <w:rtl w:val="0"/>
        </w:rPr>
        <w:t xml:space="preserve">A rough winter prompted everyone to return home</w:t>
      </w:r>
    </w:p>
    <w:p w:rsidR="00000000" w:rsidDel="00000000" w:rsidP="00000000" w:rsidRDefault="00000000" w:rsidRPr="00000000" w14:paraId="00000051">
      <w:pPr>
        <w:pageBreakBefore w:val="0"/>
        <w:numPr>
          <w:ilvl w:val="1"/>
          <w:numId w:val="12"/>
        </w:numPr>
        <w:ind w:left="1440" w:hanging="360"/>
        <w:rPr>
          <w:u w:val="none"/>
        </w:rPr>
      </w:pPr>
      <w:r w:rsidDel="00000000" w:rsidR="00000000" w:rsidRPr="00000000">
        <w:rPr>
          <w:highlight w:val="yellow"/>
          <w:rtl w:val="0"/>
        </w:rPr>
        <w:t xml:space="preserve">Massachusetts Bay Colony</w:t>
      </w:r>
      <w:r w:rsidDel="00000000" w:rsidR="00000000" w:rsidRPr="00000000">
        <w:rPr>
          <w:rtl w:val="0"/>
        </w:rPr>
      </w:r>
    </w:p>
    <w:p w:rsidR="00000000" w:rsidDel="00000000" w:rsidP="00000000" w:rsidRDefault="00000000" w:rsidRPr="00000000" w14:paraId="00000052">
      <w:pPr>
        <w:pageBreakBefore w:val="0"/>
        <w:numPr>
          <w:ilvl w:val="2"/>
          <w:numId w:val="12"/>
        </w:numPr>
        <w:ind w:left="2160" w:hanging="360"/>
        <w:rPr>
          <w:u w:val="none"/>
        </w:rPr>
      </w:pPr>
      <w:r w:rsidDel="00000000" w:rsidR="00000000" w:rsidRPr="00000000">
        <w:rPr>
          <w:rtl w:val="0"/>
        </w:rPr>
        <w:t xml:space="preserve">1629: John Winthrop received a charter from the British Crown</w:t>
      </w:r>
    </w:p>
    <w:p w:rsidR="00000000" w:rsidDel="00000000" w:rsidP="00000000" w:rsidRDefault="00000000" w:rsidRPr="00000000" w14:paraId="00000053">
      <w:pPr>
        <w:pageBreakBefore w:val="0"/>
        <w:numPr>
          <w:ilvl w:val="2"/>
          <w:numId w:val="12"/>
        </w:numPr>
        <w:ind w:left="2160" w:hanging="360"/>
        <w:rPr>
          <w:u w:val="none"/>
        </w:rPr>
      </w:pPr>
      <w:r w:rsidDel="00000000" w:rsidR="00000000" w:rsidRPr="00000000">
        <w:rPr>
          <w:rtl w:val="0"/>
        </w:rPr>
        <w:t xml:space="preserve">Formed by those facing religious persecution due to disagreeing with the Roman Catholic Church</w:t>
      </w:r>
    </w:p>
    <w:p w:rsidR="00000000" w:rsidDel="00000000" w:rsidP="00000000" w:rsidRDefault="00000000" w:rsidRPr="00000000" w14:paraId="00000054">
      <w:pPr>
        <w:pageBreakBefore w:val="0"/>
        <w:numPr>
          <w:ilvl w:val="2"/>
          <w:numId w:val="12"/>
        </w:numPr>
        <w:ind w:left="2160" w:hanging="360"/>
        <w:rPr>
          <w:u w:val="none"/>
        </w:rPr>
      </w:pPr>
      <w:r w:rsidDel="00000000" w:rsidR="00000000" w:rsidRPr="00000000">
        <w:rPr>
          <w:rtl w:val="0"/>
        </w:rPr>
        <w:t xml:space="preserve">Mayflower Compact: a promise to work together</w:t>
      </w:r>
    </w:p>
    <w:p w:rsidR="00000000" w:rsidDel="00000000" w:rsidP="00000000" w:rsidRDefault="00000000" w:rsidRPr="00000000" w14:paraId="00000055">
      <w:pPr>
        <w:pageBreakBefore w:val="0"/>
        <w:numPr>
          <w:ilvl w:val="2"/>
          <w:numId w:val="12"/>
        </w:numPr>
        <w:ind w:left="2160" w:hanging="360"/>
        <w:rPr>
          <w:u w:val="none"/>
        </w:rPr>
      </w:pPr>
      <w:r w:rsidDel="00000000" w:rsidR="00000000" w:rsidRPr="00000000">
        <w:rPr>
          <w:rtl w:val="0"/>
        </w:rPr>
        <w:t xml:space="preserve">Pilgrims wanted to separate from English Church, unlike Puritans</w:t>
      </w:r>
    </w:p>
    <w:p w:rsidR="00000000" w:rsidDel="00000000" w:rsidP="00000000" w:rsidRDefault="00000000" w:rsidRPr="00000000" w14:paraId="00000056">
      <w:pPr>
        <w:pageBreakBefore w:val="0"/>
        <w:numPr>
          <w:ilvl w:val="2"/>
          <w:numId w:val="12"/>
        </w:numPr>
        <w:ind w:left="2160" w:hanging="360"/>
        <w:rPr>
          <w:u w:val="none"/>
        </w:rPr>
      </w:pPr>
      <w:r w:rsidDel="00000000" w:rsidR="00000000" w:rsidRPr="00000000">
        <w:rPr>
          <w:rtl w:val="0"/>
        </w:rPr>
        <w:t xml:space="preserve">“City on a Hill”: set an example</w:t>
      </w:r>
    </w:p>
    <w:p w:rsidR="00000000" w:rsidDel="00000000" w:rsidP="00000000" w:rsidRDefault="00000000" w:rsidRPr="00000000" w14:paraId="00000057">
      <w:pPr>
        <w:pageBreakBefore w:val="0"/>
        <w:numPr>
          <w:ilvl w:val="2"/>
          <w:numId w:val="12"/>
        </w:numPr>
        <w:ind w:left="2160" w:hanging="360"/>
        <w:rPr>
          <w:u w:val="none"/>
        </w:rPr>
      </w:pPr>
      <w:r w:rsidDel="00000000" w:rsidR="00000000" w:rsidRPr="00000000">
        <w:rPr>
          <w:rtl w:val="0"/>
        </w:rPr>
        <w:t xml:space="preserve">Joined with the Plymouth Company</w:t>
      </w:r>
    </w:p>
    <w:p w:rsidR="00000000" w:rsidDel="00000000" w:rsidP="00000000" w:rsidRDefault="00000000" w:rsidRPr="00000000" w14:paraId="00000058">
      <w:pPr>
        <w:pageBreakBefore w:val="0"/>
        <w:numPr>
          <w:ilvl w:val="2"/>
          <w:numId w:val="12"/>
        </w:numPr>
        <w:ind w:left="2160" w:hanging="360"/>
        <w:rPr>
          <w:u w:val="none"/>
        </w:rPr>
      </w:pPr>
      <w:r w:rsidDel="00000000" w:rsidR="00000000" w:rsidRPr="00000000">
        <w:rPr>
          <w:rtl w:val="0"/>
        </w:rPr>
        <w:t xml:space="preserve">Has the right to self govern</w:t>
      </w:r>
    </w:p>
    <w:p w:rsidR="00000000" w:rsidDel="00000000" w:rsidP="00000000" w:rsidRDefault="00000000" w:rsidRPr="00000000" w14:paraId="00000059">
      <w:pPr>
        <w:pageBreakBefore w:val="0"/>
        <w:numPr>
          <w:ilvl w:val="2"/>
          <w:numId w:val="12"/>
        </w:numPr>
        <w:ind w:left="2160" w:hanging="360"/>
        <w:rPr>
          <w:u w:val="none"/>
        </w:rPr>
      </w:pPr>
      <w:r w:rsidDel="00000000" w:rsidR="00000000" w:rsidRPr="00000000">
        <w:rPr>
          <w:rtl w:val="0"/>
        </w:rPr>
        <w:t xml:space="preserve">Adult males, church members, and stockholders can vote</w:t>
      </w:r>
    </w:p>
    <w:p w:rsidR="00000000" w:rsidDel="00000000" w:rsidP="00000000" w:rsidRDefault="00000000" w:rsidRPr="00000000" w14:paraId="0000005A">
      <w:pPr>
        <w:pageBreakBefore w:val="0"/>
        <w:numPr>
          <w:ilvl w:val="2"/>
          <w:numId w:val="12"/>
        </w:numPr>
        <w:ind w:left="2160" w:hanging="360"/>
        <w:rPr>
          <w:u w:val="none"/>
        </w:rPr>
      </w:pPr>
      <w:r w:rsidDel="00000000" w:rsidR="00000000" w:rsidRPr="00000000">
        <w:rPr>
          <w:rtl w:val="0"/>
        </w:rPr>
        <w:t xml:space="preserve">Is a theocracy: governed with Puritan values</w:t>
      </w:r>
    </w:p>
    <w:p w:rsidR="00000000" w:rsidDel="00000000" w:rsidP="00000000" w:rsidRDefault="00000000" w:rsidRPr="00000000" w14:paraId="0000005B">
      <w:pPr>
        <w:pageBreakBefore w:val="0"/>
        <w:numPr>
          <w:ilvl w:val="3"/>
          <w:numId w:val="12"/>
        </w:numPr>
        <w:ind w:left="2880" w:hanging="360"/>
        <w:rPr>
          <w:u w:val="none"/>
        </w:rPr>
      </w:pPr>
      <w:r w:rsidDel="00000000" w:rsidR="00000000" w:rsidRPr="00000000">
        <w:rPr>
          <w:rtl w:val="0"/>
        </w:rPr>
        <w:t xml:space="preserve">Puritanism: simplified Christianity without its perceived corruption and secularity</w:t>
      </w:r>
    </w:p>
    <w:p w:rsidR="00000000" w:rsidDel="00000000" w:rsidP="00000000" w:rsidRDefault="00000000" w:rsidRPr="00000000" w14:paraId="0000005C">
      <w:pPr>
        <w:pageBreakBefore w:val="0"/>
        <w:numPr>
          <w:ilvl w:val="4"/>
          <w:numId w:val="12"/>
        </w:numPr>
        <w:ind w:left="3600" w:hanging="360"/>
        <w:rPr>
          <w:u w:val="none"/>
        </w:rPr>
      </w:pPr>
      <w:r w:rsidDel="00000000" w:rsidR="00000000" w:rsidRPr="00000000">
        <w:rPr>
          <w:rtl w:val="0"/>
        </w:rPr>
        <w:t xml:space="preserve">Experience God through prayers and the Bible, and not what some dude in Church yap about</w:t>
      </w:r>
    </w:p>
    <w:p w:rsidR="00000000" w:rsidDel="00000000" w:rsidP="00000000" w:rsidRDefault="00000000" w:rsidRPr="00000000" w14:paraId="0000005D">
      <w:pPr>
        <w:pageBreakBefore w:val="0"/>
        <w:numPr>
          <w:ilvl w:val="4"/>
          <w:numId w:val="12"/>
        </w:numPr>
        <w:ind w:left="3600" w:hanging="360"/>
        <w:rPr>
          <w:u w:val="none"/>
        </w:rPr>
      </w:pPr>
      <w:r w:rsidDel="00000000" w:rsidR="00000000" w:rsidRPr="00000000">
        <w:rPr>
          <w:rtl w:val="0"/>
        </w:rPr>
        <w:t xml:space="preserve">Ideologies</w:t>
      </w:r>
    </w:p>
    <w:p w:rsidR="00000000" w:rsidDel="00000000" w:rsidP="00000000" w:rsidRDefault="00000000" w:rsidRPr="00000000" w14:paraId="0000005E">
      <w:pPr>
        <w:pageBreakBefore w:val="0"/>
        <w:numPr>
          <w:ilvl w:val="5"/>
          <w:numId w:val="12"/>
        </w:numPr>
        <w:ind w:left="4320" w:hanging="360"/>
        <w:rPr>
          <w:u w:val="none"/>
        </w:rPr>
      </w:pPr>
      <w:r w:rsidDel="00000000" w:rsidR="00000000" w:rsidRPr="00000000">
        <w:rPr>
          <w:rtl w:val="0"/>
        </w:rPr>
        <w:t xml:space="preserve">Strict lifestyle</w:t>
      </w:r>
    </w:p>
    <w:p w:rsidR="00000000" w:rsidDel="00000000" w:rsidP="00000000" w:rsidRDefault="00000000" w:rsidRPr="00000000" w14:paraId="0000005F">
      <w:pPr>
        <w:pageBreakBefore w:val="0"/>
        <w:numPr>
          <w:ilvl w:val="5"/>
          <w:numId w:val="12"/>
        </w:numPr>
        <w:ind w:left="4320" w:hanging="360"/>
        <w:rPr>
          <w:u w:val="none"/>
        </w:rPr>
      </w:pPr>
      <w:r w:rsidDel="00000000" w:rsidR="00000000" w:rsidRPr="00000000">
        <w:rPr>
          <w:rtl w:val="0"/>
        </w:rPr>
        <w:t xml:space="preserve">No idleness</w:t>
      </w:r>
    </w:p>
    <w:p w:rsidR="00000000" w:rsidDel="00000000" w:rsidP="00000000" w:rsidRDefault="00000000" w:rsidRPr="00000000" w14:paraId="00000060">
      <w:pPr>
        <w:pageBreakBefore w:val="0"/>
        <w:numPr>
          <w:ilvl w:val="5"/>
          <w:numId w:val="12"/>
        </w:numPr>
        <w:ind w:left="4320" w:hanging="360"/>
        <w:rPr>
          <w:u w:val="none"/>
        </w:rPr>
      </w:pPr>
      <w:r w:rsidDel="00000000" w:rsidR="00000000" w:rsidRPr="00000000">
        <w:rPr>
          <w:rtl w:val="0"/>
        </w:rPr>
        <w:t xml:space="preserve">No alcohol</w:t>
      </w:r>
    </w:p>
    <w:p w:rsidR="00000000" w:rsidDel="00000000" w:rsidP="00000000" w:rsidRDefault="00000000" w:rsidRPr="00000000" w14:paraId="00000061">
      <w:pPr>
        <w:pageBreakBefore w:val="0"/>
        <w:numPr>
          <w:ilvl w:val="5"/>
          <w:numId w:val="12"/>
        </w:numPr>
        <w:ind w:left="4320" w:hanging="360"/>
        <w:rPr>
          <w:u w:val="none"/>
        </w:rPr>
      </w:pPr>
      <w:r w:rsidDel="00000000" w:rsidR="00000000" w:rsidRPr="00000000">
        <w:rPr>
          <w:rtl w:val="0"/>
        </w:rPr>
        <w:t xml:space="preserve">No swearing</w:t>
      </w:r>
    </w:p>
    <w:p w:rsidR="00000000" w:rsidDel="00000000" w:rsidP="00000000" w:rsidRDefault="00000000" w:rsidRPr="00000000" w14:paraId="00000062">
      <w:pPr>
        <w:pageBreakBefore w:val="0"/>
        <w:numPr>
          <w:ilvl w:val="5"/>
          <w:numId w:val="12"/>
        </w:numPr>
        <w:ind w:left="4320" w:hanging="360"/>
        <w:rPr>
          <w:u w:val="none"/>
        </w:rPr>
      </w:pPr>
      <w:r w:rsidDel="00000000" w:rsidR="00000000" w:rsidRPr="00000000">
        <w:rPr>
          <w:rtl w:val="0"/>
        </w:rPr>
        <w:t xml:space="preserve">No working or hunting on Sunday</w:t>
      </w:r>
    </w:p>
    <w:p w:rsidR="00000000" w:rsidDel="00000000" w:rsidP="00000000" w:rsidRDefault="00000000" w:rsidRPr="00000000" w14:paraId="00000063">
      <w:pPr>
        <w:pageBreakBefore w:val="0"/>
        <w:numPr>
          <w:ilvl w:val="5"/>
          <w:numId w:val="12"/>
        </w:numPr>
        <w:ind w:left="4320" w:hanging="360"/>
        <w:rPr>
          <w:u w:val="none"/>
        </w:rPr>
      </w:pPr>
      <w:r w:rsidDel="00000000" w:rsidR="00000000" w:rsidRPr="00000000">
        <w:rPr>
          <w:rtl w:val="0"/>
        </w:rPr>
        <w:t xml:space="preserve">Subjected to scrutiny by Church leaders</w:t>
      </w:r>
    </w:p>
    <w:p w:rsidR="00000000" w:rsidDel="00000000" w:rsidP="00000000" w:rsidRDefault="00000000" w:rsidRPr="00000000" w14:paraId="00000064">
      <w:pPr>
        <w:pageBreakBefore w:val="0"/>
        <w:numPr>
          <w:ilvl w:val="5"/>
          <w:numId w:val="12"/>
        </w:numPr>
        <w:ind w:left="4320" w:hanging="360"/>
        <w:rPr>
          <w:u w:val="none"/>
        </w:rPr>
      </w:pPr>
      <w:r w:rsidDel="00000000" w:rsidR="00000000" w:rsidRPr="00000000">
        <w:rPr>
          <w:rtl w:val="0"/>
        </w:rPr>
        <w:t xml:space="preserve">Adherence to Calvinist beliefs: predestination</w:t>
      </w:r>
    </w:p>
    <w:p w:rsidR="00000000" w:rsidDel="00000000" w:rsidP="00000000" w:rsidRDefault="00000000" w:rsidRPr="00000000" w14:paraId="00000065">
      <w:pPr>
        <w:pageBreakBefore w:val="0"/>
        <w:numPr>
          <w:ilvl w:val="2"/>
          <w:numId w:val="12"/>
        </w:numPr>
        <w:ind w:left="2160" w:hanging="360"/>
        <w:rPr>
          <w:u w:val="none"/>
        </w:rPr>
      </w:pPr>
      <w:r w:rsidDel="00000000" w:rsidR="00000000" w:rsidRPr="00000000">
        <w:rPr>
          <w:rtl w:val="0"/>
        </w:rPr>
        <w:t xml:space="preserve">Natives did help the settlers with agriculture and hunting</w:t>
      </w:r>
    </w:p>
    <w:p w:rsidR="00000000" w:rsidDel="00000000" w:rsidP="00000000" w:rsidRDefault="00000000" w:rsidRPr="00000000" w14:paraId="00000066">
      <w:pPr>
        <w:pageBreakBefore w:val="0"/>
        <w:numPr>
          <w:ilvl w:val="2"/>
          <w:numId w:val="12"/>
        </w:numPr>
        <w:ind w:left="2160" w:hanging="360"/>
        <w:rPr>
          <w:u w:val="none"/>
        </w:rPr>
      </w:pPr>
      <w:r w:rsidDel="00000000" w:rsidR="00000000" w:rsidRPr="00000000">
        <w:rPr>
          <w:rtl w:val="0"/>
        </w:rPr>
        <w:t xml:space="preserve">Pequot Wars</w:t>
      </w:r>
    </w:p>
    <w:p w:rsidR="00000000" w:rsidDel="00000000" w:rsidP="00000000" w:rsidRDefault="00000000" w:rsidRPr="00000000" w14:paraId="00000067">
      <w:pPr>
        <w:pageBreakBefore w:val="0"/>
        <w:numPr>
          <w:ilvl w:val="3"/>
          <w:numId w:val="12"/>
        </w:numPr>
        <w:ind w:left="2880" w:hanging="360"/>
        <w:rPr>
          <w:u w:val="none"/>
        </w:rPr>
      </w:pPr>
      <w:r w:rsidDel="00000000" w:rsidR="00000000" w:rsidRPr="00000000">
        <w:rPr>
          <w:rtl w:val="0"/>
        </w:rPr>
        <w:t xml:space="preserve">Settlers eventually took a lot of land for agriculture.  In Native culture, there is no such thing as land ownership, causing conflict with the settlers taking ownership of land for agriculture.</w:t>
      </w:r>
    </w:p>
    <w:p w:rsidR="00000000" w:rsidDel="00000000" w:rsidP="00000000" w:rsidRDefault="00000000" w:rsidRPr="00000000" w14:paraId="00000068">
      <w:pPr>
        <w:pageBreakBefore w:val="0"/>
        <w:numPr>
          <w:ilvl w:val="3"/>
          <w:numId w:val="12"/>
        </w:numPr>
        <w:ind w:left="2880" w:hanging="360"/>
        <w:rPr>
          <w:u w:val="none"/>
        </w:rPr>
      </w:pPr>
      <w:r w:rsidDel="00000000" w:rsidR="00000000" w:rsidRPr="00000000">
        <w:rPr>
          <w:rtl w:val="0"/>
        </w:rPr>
        <w:t xml:space="preserve">Puritans also look down on Natives as heathens as they have no religion</w:t>
      </w:r>
    </w:p>
    <w:p w:rsidR="00000000" w:rsidDel="00000000" w:rsidP="00000000" w:rsidRDefault="00000000" w:rsidRPr="00000000" w14:paraId="00000069">
      <w:pPr>
        <w:pageBreakBefore w:val="0"/>
        <w:numPr>
          <w:ilvl w:val="3"/>
          <w:numId w:val="12"/>
        </w:numPr>
        <w:ind w:left="2880" w:hanging="360"/>
        <w:rPr>
          <w:u w:val="none"/>
        </w:rPr>
      </w:pPr>
      <w:r w:rsidDel="00000000" w:rsidR="00000000" w:rsidRPr="00000000">
        <w:rPr>
          <w:rtl w:val="0"/>
        </w:rPr>
        <w:t xml:space="preserve">War over food shortage, diseases, and other disputes</w:t>
      </w:r>
    </w:p>
    <w:p w:rsidR="00000000" w:rsidDel="00000000" w:rsidP="00000000" w:rsidRDefault="00000000" w:rsidRPr="00000000" w14:paraId="0000006A">
      <w:pPr>
        <w:pageBreakBefore w:val="0"/>
        <w:numPr>
          <w:ilvl w:val="1"/>
          <w:numId w:val="12"/>
        </w:numPr>
        <w:ind w:left="1440" w:hanging="360"/>
        <w:rPr>
          <w:u w:val="none"/>
        </w:rPr>
      </w:pPr>
      <w:r w:rsidDel="00000000" w:rsidR="00000000" w:rsidRPr="00000000">
        <w:rPr>
          <w:highlight w:val="yellow"/>
          <w:rtl w:val="0"/>
        </w:rPr>
        <w:t xml:space="preserve">Provincetown</w:t>
      </w:r>
      <w:r w:rsidDel="00000000" w:rsidR="00000000" w:rsidRPr="00000000">
        <w:rPr>
          <w:rtl w:val="0"/>
        </w:rPr>
      </w:r>
    </w:p>
    <w:p w:rsidR="00000000" w:rsidDel="00000000" w:rsidP="00000000" w:rsidRDefault="00000000" w:rsidRPr="00000000" w14:paraId="0000006B">
      <w:pPr>
        <w:pageBreakBefore w:val="0"/>
        <w:numPr>
          <w:ilvl w:val="2"/>
          <w:numId w:val="12"/>
        </w:numPr>
        <w:ind w:left="2160" w:hanging="360"/>
        <w:rPr>
          <w:u w:val="none"/>
        </w:rPr>
      </w:pPr>
      <w:r w:rsidDel="00000000" w:rsidR="00000000" w:rsidRPr="00000000">
        <w:rPr>
          <w:rtl w:val="0"/>
        </w:rPr>
        <w:t xml:space="preserve">Created by the Massachusetts Bay Colony dissent Roger Williams</w:t>
      </w:r>
    </w:p>
    <w:p w:rsidR="00000000" w:rsidDel="00000000" w:rsidP="00000000" w:rsidRDefault="00000000" w:rsidRPr="00000000" w14:paraId="0000006C">
      <w:pPr>
        <w:pageBreakBefore w:val="0"/>
        <w:numPr>
          <w:ilvl w:val="3"/>
          <w:numId w:val="12"/>
        </w:numPr>
        <w:ind w:left="2880" w:hanging="360"/>
        <w:rPr>
          <w:u w:val="none"/>
        </w:rPr>
      </w:pPr>
      <w:r w:rsidDel="00000000" w:rsidR="00000000" w:rsidRPr="00000000">
        <w:rPr>
          <w:rtl w:val="0"/>
        </w:rPr>
        <w:t xml:space="preserve">Williams criticized the strict Puritan ways</w:t>
      </w:r>
    </w:p>
    <w:p w:rsidR="00000000" w:rsidDel="00000000" w:rsidP="00000000" w:rsidRDefault="00000000" w:rsidRPr="00000000" w14:paraId="0000006D">
      <w:pPr>
        <w:pageBreakBefore w:val="0"/>
        <w:numPr>
          <w:ilvl w:val="3"/>
          <w:numId w:val="12"/>
        </w:numPr>
        <w:ind w:left="2880" w:hanging="360"/>
        <w:rPr>
          <w:u w:val="none"/>
        </w:rPr>
      </w:pPr>
      <w:r w:rsidDel="00000000" w:rsidR="00000000" w:rsidRPr="00000000">
        <w:rPr>
          <w:rtl w:val="0"/>
        </w:rPr>
        <w:t xml:space="preserve">Also opposed paying taxes to clergy, cheating the Native</w:t>
      </w:r>
    </w:p>
    <w:p w:rsidR="00000000" w:rsidDel="00000000" w:rsidP="00000000" w:rsidRDefault="00000000" w:rsidRPr="00000000" w14:paraId="0000006E">
      <w:pPr>
        <w:pageBreakBefore w:val="0"/>
        <w:numPr>
          <w:ilvl w:val="3"/>
          <w:numId w:val="12"/>
        </w:numPr>
        <w:ind w:left="2880" w:hanging="360"/>
        <w:rPr>
          <w:u w:val="none"/>
        </w:rPr>
      </w:pPr>
      <w:r w:rsidDel="00000000" w:rsidR="00000000" w:rsidRPr="00000000">
        <w:rPr>
          <w:rtl w:val="0"/>
        </w:rPr>
        <w:t xml:space="preserve">Fled and bought land from Natives for Provincetown</w:t>
      </w:r>
    </w:p>
    <w:p w:rsidR="00000000" w:rsidDel="00000000" w:rsidP="00000000" w:rsidRDefault="00000000" w:rsidRPr="00000000" w14:paraId="0000006F">
      <w:pPr>
        <w:pageBreakBefore w:val="0"/>
        <w:numPr>
          <w:ilvl w:val="3"/>
          <w:numId w:val="12"/>
        </w:numPr>
        <w:ind w:left="2880" w:hanging="360"/>
        <w:rPr>
          <w:u w:val="none"/>
        </w:rPr>
      </w:pPr>
      <w:r w:rsidDel="00000000" w:rsidR="00000000" w:rsidRPr="00000000">
        <w:rPr>
          <w:rtl w:val="0"/>
        </w:rPr>
        <w:t xml:space="preserve">Established separation between Church and government</w:t>
      </w:r>
    </w:p>
    <w:p w:rsidR="00000000" w:rsidDel="00000000" w:rsidP="00000000" w:rsidRDefault="00000000" w:rsidRPr="00000000" w14:paraId="00000070">
      <w:pPr>
        <w:pageBreakBefore w:val="0"/>
        <w:numPr>
          <w:ilvl w:val="3"/>
          <w:numId w:val="12"/>
        </w:numPr>
        <w:ind w:left="2880" w:hanging="360"/>
        <w:rPr>
          <w:u w:val="none"/>
        </w:rPr>
      </w:pPr>
      <w:r w:rsidDel="00000000" w:rsidR="00000000" w:rsidRPr="00000000">
        <w:rPr>
          <w:rtl w:val="0"/>
        </w:rPr>
        <w:t xml:space="preserve">Treat Natives fairly</w:t>
      </w:r>
    </w:p>
    <w:p w:rsidR="00000000" w:rsidDel="00000000" w:rsidP="00000000" w:rsidRDefault="00000000" w:rsidRPr="00000000" w14:paraId="00000071">
      <w:pPr>
        <w:pageBreakBefore w:val="0"/>
        <w:numPr>
          <w:ilvl w:val="3"/>
          <w:numId w:val="12"/>
        </w:numPr>
        <w:ind w:left="2880" w:hanging="360"/>
        <w:rPr>
          <w:u w:val="none"/>
        </w:rPr>
      </w:pPr>
      <w:r w:rsidDel="00000000" w:rsidR="00000000" w:rsidRPr="00000000">
        <w:rPr>
          <w:rtl w:val="0"/>
        </w:rPr>
        <w:t xml:space="preserve">Religious tolerance</w:t>
      </w:r>
    </w:p>
    <w:p w:rsidR="00000000" w:rsidDel="00000000" w:rsidP="00000000" w:rsidRDefault="00000000" w:rsidRPr="00000000" w14:paraId="00000072">
      <w:pPr>
        <w:pageBreakBefore w:val="0"/>
        <w:numPr>
          <w:ilvl w:val="2"/>
          <w:numId w:val="12"/>
        </w:numPr>
        <w:ind w:left="2160" w:hanging="360"/>
        <w:rPr>
          <w:u w:val="none"/>
        </w:rPr>
      </w:pPr>
      <w:r w:rsidDel="00000000" w:rsidR="00000000" w:rsidRPr="00000000">
        <w:rPr>
          <w:rtl w:val="0"/>
        </w:rPr>
        <w:t xml:space="preserve">Anne Hutchinson: lead discussions criticizing Church</w:t>
      </w:r>
    </w:p>
    <w:p w:rsidR="00000000" w:rsidDel="00000000" w:rsidP="00000000" w:rsidRDefault="00000000" w:rsidRPr="00000000" w14:paraId="00000073">
      <w:pPr>
        <w:pageBreakBefore w:val="0"/>
        <w:numPr>
          <w:ilvl w:val="1"/>
          <w:numId w:val="12"/>
        </w:numPr>
        <w:ind w:left="1440" w:hanging="360"/>
        <w:rPr>
          <w:u w:val="none"/>
        </w:rPr>
      </w:pPr>
      <w:r w:rsidDel="00000000" w:rsidR="00000000" w:rsidRPr="00000000">
        <w:rPr>
          <w:highlight w:val="yellow"/>
          <w:rtl w:val="0"/>
        </w:rPr>
        <w:t xml:space="preserve">Pennsylvania</w:t>
      </w:r>
      <w:r w:rsidDel="00000000" w:rsidR="00000000" w:rsidRPr="00000000">
        <w:rPr>
          <w:rtl w:val="0"/>
        </w:rPr>
      </w:r>
    </w:p>
    <w:p w:rsidR="00000000" w:rsidDel="00000000" w:rsidP="00000000" w:rsidRDefault="00000000" w:rsidRPr="00000000" w14:paraId="00000074">
      <w:pPr>
        <w:pageBreakBefore w:val="0"/>
        <w:numPr>
          <w:ilvl w:val="2"/>
          <w:numId w:val="12"/>
        </w:numPr>
        <w:ind w:left="2160" w:hanging="360"/>
        <w:rPr>
          <w:u w:val="none"/>
        </w:rPr>
      </w:pPr>
      <w:r w:rsidDel="00000000" w:rsidR="00000000" w:rsidRPr="00000000">
        <w:rPr>
          <w:rtl w:val="0"/>
        </w:rPr>
        <w:t xml:space="preserve">William Penn</w:t>
      </w:r>
    </w:p>
    <w:p w:rsidR="00000000" w:rsidDel="00000000" w:rsidP="00000000" w:rsidRDefault="00000000" w:rsidRPr="00000000" w14:paraId="00000075">
      <w:pPr>
        <w:pageBreakBefore w:val="0"/>
        <w:numPr>
          <w:ilvl w:val="2"/>
          <w:numId w:val="12"/>
        </w:numPr>
        <w:ind w:left="2160" w:hanging="360"/>
        <w:rPr>
          <w:u w:val="none"/>
        </w:rPr>
      </w:pPr>
      <w:r w:rsidDel="00000000" w:rsidR="00000000" w:rsidRPr="00000000">
        <w:rPr>
          <w:rtl w:val="0"/>
        </w:rPr>
        <w:t xml:space="preserve">Quakers (Society of Friends)</w:t>
      </w:r>
    </w:p>
    <w:p w:rsidR="00000000" w:rsidDel="00000000" w:rsidP="00000000" w:rsidRDefault="00000000" w:rsidRPr="00000000" w14:paraId="00000076">
      <w:pPr>
        <w:pageBreakBefore w:val="0"/>
        <w:numPr>
          <w:ilvl w:val="2"/>
          <w:numId w:val="12"/>
        </w:numPr>
        <w:ind w:left="2160" w:hanging="360"/>
        <w:rPr>
          <w:u w:val="none"/>
        </w:rPr>
      </w:pPr>
      <w:r w:rsidDel="00000000" w:rsidR="00000000" w:rsidRPr="00000000">
        <w:rPr>
          <w:rtl w:val="0"/>
        </w:rPr>
        <w:t xml:space="preserve">Most liberal, politically enlightened system</w:t>
      </w:r>
    </w:p>
    <w:p w:rsidR="00000000" w:rsidDel="00000000" w:rsidP="00000000" w:rsidRDefault="00000000" w:rsidRPr="00000000" w14:paraId="00000077">
      <w:pPr>
        <w:pageBreakBefore w:val="0"/>
        <w:numPr>
          <w:ilvl w:val="2"/>
          <w:numId w:val="12"/>
        </w:numPr>
        <w:ind w:left="2160" w:hanging="360"/>
        <w:rPr>
          <w:u w:val="none"/>
        </w:rPr>
      </w:pPr>
      <w:r w:rsidDel="00000000" w:rsidR="00000000" w:rsidRPr="00000000">
        <w:rPr>
          <w:rtl w:val="0"/>
        </w:rPr>
        <w:t xml:space="preserve">Taxpaying males can vote</w:t>
      </w:r>
    </w:p>
    <w:p w:rsidR="00000000" w:rsidDel="00000000" w:rsidP="00000000" w:rsidRDefault="00000000" w:rsidRPr="00000000" w14:paraId="00000078">
      <w:pPr>
        <w:pageBreakBefore w:val="0"/>
        <w:numPr>
          <w:ilvl w:val="2"/>
          <w:numId w:val="12"/>
        </w:numPr>
        <w:ind w:left="2160" w:hanging="360"/>
        <w:rPr>
          <w:u w:val="none"/>
        </w:rPr>
      </w:pPr>
      <w:r w:rsidDel="00000000" w:rsidR="00000000" w:rsidRPr="00000000">
        <w:rPr>
          <w:rtl w:val="0"/>
        </w:rPr>
        <w:t xml:space="preserve">Trials and juries</w:t>
      </w:r>
    </w:p>
    <w:p w:rsidR="00000000" w:rsidDel="00000000" w:rsidP="00000000" w:rsidRDefault="00000000" w:rsidRPr="00000000" w14:paraId="00000079">
      <w:pPr>
        <w:pageBreakBefore w:val="0"/>
        <w:numPr>
          <w:ilvl w:val="2"/>
          <w:numId w:val="12"/>
        </w:numPr>
        <w:ind w:left="2160" w:hanging="360"/>
        <w:rPr>
          <w:u w:val="none"/>
        </w:rPr>
      </w:pPr>
      <w:r w:rsidDel="00000000" w:rsidR="00000000" w:rsidRPr="00000000">
        <w:rPr>
          <w:rtl w:val="0"/>
        </w:rPr>
        <w:t xml:space="preserve">Freedom of religion</w:t>
      </w:r>
    </w:p>
    <w:p w:rsidR="00000000" w:rsidDel="00000000" w:rsidP="00000000" w:rsidRDefault="00000000" w:rsidRPr="00000000" w14:paraId="0000007A">
      <w:pPr>
        <w:pageBreakBefore w:val="0"/>
        <w:numPr>
          <w:ilvl w:val="3"/>
          <w:numId w:val="12"/>
        </w:numPr>
        <w:ind w:left="2880" w:hanging="360"/>
        <w:rPr>
          <w:u w:val="none"/>
        </w:rPr>
      </w:pPr>
      <w:r w:rsidDel="00000000" w:rsidR="00000000" w:rsidRPr="00000000">
        <w:rPr>
          <w:rtl w:val="0"/>
        </w:rPr>
        <w:t xml:space="preserve">Atheists are not allowed</w:t>
      </w:r>
    </w:p>
    <w:p w:rsidR="00000000" w:rsidDel="00000000" w:rsidP="00000000" w:rsidRDefault="00000000" w:rsidRPr="00000000" w14:paraId="0000007B">
      <w:pPr>
        <w:pageBreakBefore w:val="0"/>
        <w:numPr>
          <w:ilvl w:val="2"/>
          <w:numId w:val="12"/>
        </w:numPr>
        <w:ind w:left="2160" w:hanging="360"/>
        <w:rPr>
          <w:u w:val="none"/>
        </w:rPr>
      </w:pPr>
      <w:r w:rsidDel="00000000" w:rsidR="00000000" w:rsidRPr="00000000">
        <w:rPr>
          <w:rtl w:val="0"/>
        </w:rPr>
        <w:t xml:space="preserve">Letter to Indians before coming over</w:t>
      </w:r>
    </w:p>
    <w:p w:rsidR="00000000" w:rsidDel="00000000" w:rsidP="00000000" w:rsidRDefault="00000000" w:rsidRPr="00000000" w14:paraId="0000007C">
      <w:pPr>
        <w:pageBreakBefore w:val="0"/>
        <w:numPr>
          <w:ilvl w:val="2"/>
          <w:numId w:val="12"/>
        </w:numPr>
        <w:ind w:left="2160" w:hanging="360"/>
        <w:rPr>
          <w:u w:val="none"/>
        </w:rPr>
      </w:pPr>
      <w:r w:rsidDel="00000000" w:rsidR="00000000" w:rsidRPr="00000000">
        <w:rPr>
          <w:rtl w:val="0"/>
        </w:rPr>
        <w:t xml:space="preserve">Pacifist</w:t>
      </w:r>
    </w:p>
    <w:p w:rsidR="00000000" w:rsidDel="00000000" w:rsidP="00000000" w:rsidRDefault="00000000" w:rsidRPr="00000000" w14:paraId="0000007D">
      <w:pPr>
        <w:pageBreakBefore w:val="0"/>
        <w:numPr>
          <w:ilvl w:val="2"/>
          <w:numId w:val="12"/>
        </w:numPr>
        <w:ind w:left="2160" w:hanging="360"/>
        <w:rPr>
          <w:u w:val="none"/>
        </w:rPr>
      </w:pPr>
      <w:r w:rsidDel="00000000" w:rsidR="00000000" w:rsidRPr="00000000">
        <w:rPr>
          <w:rtl w:val="0"/>
        </w:rPr>
        <w:t xml:space="preserve">Freedom and equality for all</w:t>
      </w:r>
    </w:p>
    <w:p w:rsidR="00000000" w:rsidDel="00000000" w:rsidP="00000000" w:rsidRDefault="00000000" w:rsidRPr="00000000" w14:paraId="0000007E">
      <w:pPr>
        <w:pageBreakBefore w:val="0"/>
        <w:numPr>
          <w:ilvl w:val="1"/>
          <w:numId w:val="12"/>
        </w:numPr>
        <w:ind w:left="1440" w:hanging="360"/>
        <w:rPr>
          <w:u w:val="none"/>
        </w:rPr>
      </w:pPr>
      <w:r w:rsidDel="00000000" w:rsidR="00000000" w:rsidRPr="00000000">
        <w:rPr>
          <w:highlight w:val="yellow"/>
          <w:rtl w:val="0"/>
        </w:rPr>
        <w:t xml:space="preserve">New England</w:t>
      </w:r>
      <w:r w:rsidDel="00000000" w:rsidR="00000000" w:rsidRPr="00000000">
        <w:rPr>
          <w:rtl w:val="0"/>
        </w:rPr>
        <w:t xml:space="preserve">: Massachusetts, New Hampshire, Connecticut, Rhode Island</w:t>
      </w:r>
    </w:p>
    <w:p w:rsidR="00000000" w:rsidDel="00000000" w:rsidP="00000000" w:rsidRDefault="00000000" w:rsidRPr="00000000" w14:paraId="0000007F">
      <w:pPr>
        <w:pageBreakBefore w:val="0"/>
        <w:numPr>
          <w:ilvl w:val="2"/>
          <w:numId w:val="12"/>
        </w:numPr>
        <w:ind w:left="2160" w:hanging="360"/>
        <w:rPr>
          <w:u w:val="none"/>
        </w:rPr>
      </w:pPr>
      <w:r w:rsidDel="00000000" w:rsidR="00000000" w:rsidRPr="00000000">
        <w:rPr>
          <w:rtl w:val="0"/>
        </w:rPr>
        <w:t xml:space="preserve">Covenant: building on top of predestination, people can work towards salvation by avoiding sins and watching for each other</w:t>
      </w:r>
    </w:p>
    <w:p w:rsidR="00000000" w:rsidDel="00000000" w:rsidP="00000000" w:rsidRDefault="00000000" w:rsidRPr="00000000" w14:paraId="00000080">
      <w:pPr>
        <w:pageBreakBefore w:val="0"/>
        <w:numPr>
          <w:ilvl w:val="2"/>
          <w:numId w:val="12"/>
        </w:numPr>
        <w:ind w:left="2160" w:hanging="360"/>
        <w:rPr>
          <w:u w:val="none"/>
        </w:rPr>
      </w:pPr>
      <w:r w:rsidDel="00000000" w:rsidR="00000000" w:rsidRPr="00000000">
        <w:rPr>
          <w:rtl w:val="0"/>
        </w:rPr>
        <w:t xml:space="preserve">Self-run religion</w:t>
      </w:r>
    </w:p>
    <w:p w:rsidR="00000000" w:rsidDel="00000000" w:rsidP="00000000" w:rsidRDefault="00000000" w:rsidRPr="00000000" w14:paraId="00000081">
      <w:pPr>
        <w:pageBreakBefore w:val="0"/>
        <w:numPr>
          <w:ilvl w:val="1"/>
          <w:numId w:val="12"/>
        </w:numPr>
        <w:ind w:left="1440" w:hanging="360"/>
        <w:rPr>
          <w:u w:val="none"/>
        </w:rPr>
      </w:pPr>
      <w:r w:rsidDel="00000000" w:rsidR="00000000" w:rsidRPr="00000000">
        <w:rPr>
          <w:highlight w:val="yellow"/>
          <w:rtl w:val="0"/>
        </w:rPr>
        <w:t xml:space="preserve">Middle Colonies</w:t>
      </w:r>
      <w:r w:rsidDel="00000000" w:rsidR="00000000" w:rsidRPr="00000000">
        <w:rPr>
          <w:rtl w:val="0"/>
        </w:rPr>
        <w:t xml:space="preserve">: New York, New Jersey, Pennsylvania, Delaware</w:t>
      </w:r>
    </w:p>
    <w:p w:rsidR="00000000" w:rsidDel="00000000" w:rsidP="00000000" w:rsidRDefault="00000000" w:rsidRPr="00000000" w14:paraId="00000082">
      <w:pPr>
        <w:pageBreakBefore w:val="0"/>
        <w:numPr>
          <w:ilvl w:val="2"/>
          <w:numId w:val="12"/>
        </w:numPr>
        <w:ind w:left="2160" w:hanging="360"/>
        <w:rPr>
          <w:u w:val="none"/>
        </w:rPr>
      </w:pPr>
      <w:r w:rsidDel="00000000" w:rsidR="00000000" w:rsidRPr="00000000">
        <w:rPr>
          <w:rtl w:val="0"/>
        </w:rPr>
        <w:t xml:space="preserve">Diverse economy: based on several crops, livestock and industries</w:t>
      </w:r>
    </w:p>
    <w:p w:rsidR="00000000" w:rsidDel="00000000" w:rsidP="00000000" w:rsidRDefault="00000000" w:rsidRPr="00000000" w14:paraId="00000083">
      <w:pPr>
        <w:pageBreakBefore w:val="0"/>
        <w:numPr>
          <w:ilvl w:val="2"/>
          <w:numId w:val="12"/>
        </w:numPr>
        <w:ind w:left="2160" w:hanging="360"/>
        <w:rPr>
          <w:u w:val="none"/>
        </w:rPr>
      </w:pPr>
      <w:r w:rsidDel="00000000" w:rsidR="00000000" w:rsidRPr="00000000">
        <w:rPr>
          <w:rtl w:val="0"/>
        </w:rPr>
        <w:t xml:space="preserve">Port cities</w:t>
      </w:r>
    </w:p>
    <w:p w:rsidR="00000000" w:rsidDel="00000000" w:rsidP="00000000" w:rsidRDefault="00000000" w:rsidRPr="00000000" w14:paraId="00000084">
      <w:pPr>
        <w:pageBreakBefore w:val="0"/>
        <w:numPr>
          <w:ilvl w:val="2"/>
          <w:numId w:val="12"/>
        </w:numPr>
        <w:ind w:left="2160" w:hanging="360"/>
        <w:rPr>
          <w:u w:val="none"/>
        </w:rPr>
      </w:pPr>
      <w:r w:rsidDel="00000000" w:rsidR="00000000" w:rsidRPr="00000000">
        <w:rPr>
          <w:rtl w:val="0"/>
        </w:rPr>
        <w:t xml:space="preserve">Diverse immigration</w:t>
      </w:r>
    </w:p>
    <w:p w:rsidR="00000000" w:rsidDel="00000000" w:rsidP="00000000" w:rsidRDefault="00000000" w:rsidRPr="00000000" w14:paraId="00000085">
      <w:pPr>
        <w:pageBreakBefore w:val="0"/>
        <w:numPr>
          <w:ilvl w:val="1"/>
          <w:numId w:val="12"/>
        </w:numPr>
        <w:ind w:left="1440" w:hanging="360"/>
        <w:rPr>
          <w:u w:val="none"/>
        </w:rPr>
      </w:pPr>
      <w:r w:rsidDel="00000000" w:rsidR="00000000" w:rsidRPr="00000000">
        <w:rPr>
          <w:highlight w:val="yellow"/>
          <w:rtl w:val="0"/>
        </w:rPr>
        <w:t xml:space="preserve">Southern Colonies</w:t>
      </w:r>
      <w:r w:rsidDel="00000000" w:rsidR="00000000" w:rsidRPr="00000000">
        <w:rPr>
          <w:rtl w:val="0"/>
        </w:rPr>
        <w:t xml:space="preserve">: Maryland, Virginia, North Carolina, South Carolina, Georgia</w:t>
      </w:r>
    </w:p>
    <w:p w:rsidR="00000000" w:rsidDel="00000000" w:rsidP="00000000" w:rsidRDefault="00000000" w:rsidRPr="00000000" w14:paraId="00000086">
      <w:pPr>
        <w:pageBreakBefore w:val="0"/>
        <w:numPr>
          <w:ilvl w:val="2"/>
          <w:numId w:val="12"/>
        </w:numPr>
        <w:ind w:left="2160" w:hanging="360"/>
        <w:rPr>
          <w:u w:val="none"/>
        </w:rPr>
      </w:pPr>
      <w:r w:rsidDel="00000000" w:rsidR="00000000" w:rsidRPr="00000000">
        <w:rPr>
          <w:rtl w:val="0"/>
        </w:rPr>
        <w:t xml:space="preserve">Self-sufficient plantation economy due to tropical climate, longer growing season</w:t>
      </w:r>
    </w:p>
    <w:p w:rsidR="00000000" w:rsidDel="00000000" w:rsidP="00000000" w:rsidRDefault="00000000" w:rsidRPr="00000000" w14:paraId="00000087">
      <w:pPr>
        <w:pageBreakBefore w:val="0"/>
        <w:numPr>
          <w:ilvl w:val="3"/>
          <w:numId w:val="12"/>
        </w:numPr>
        <w:ind w:left="2880" w:hanging="360"/>
        <w:rPr>
          <w:u w:val="none"/>
        </w:rPr>
      </w:pPr>
      <w:r w:rsidDel="00000000" w:rsidR="00000000" w:rsidRPr="00000000">
        <w:rPr>
          <w:rtl w:val="0"/>
        </w:rPr>
        <w:t xml:space="preserve">Production of plenty of cash crop (tobacco, indigo, rice)</w:t>
      </w:r>
    </w:p>
    <w:p w:rsidR="00000000" w:rsidDel="00000000" w:rsidP="00000000" w:rsidRDefault="00000000" w:rsidRPr="00000000" w14:paraId="00000088">
      <w:pPr>
        <w:pageBreakBefore w:val="0"/>
        <w:numPr>
          <w:ilvl w:val="3"/>
          <w:numId w:val="12"/>
        </w:numPr>
        <w:ind w:left="2880" w:hanging="360"/>
        <w:rPr>
          <w:u w:val="none"/>
        </w:rPr>
      </w:pPr>
      <w:r w:rsidDel="00000000" w:rsidR="00000000" w:rsidRPr="00000000">
        <w:rPr>
          <w:rtl w:val="0"/>
        </w:rPr>
        <w:t xml:space="preserve">planter class (those profiting the most from plantations) have the most political power</w:t>
      </w:r>
    </w:p>
    <w:p w:rsidR="00000000" w:rsidDel="00000000" w:rsidP="00000000" w:rsidRDefault="00000000" w:rsidRPr="00000000" w14:paraId="00000089">
      <w:pPr>
        <w:pageBreakBefore w:val="0"/>
        <w:numPr>
          <w:ilvl w:val="3"/>
          <w:numId w:val="12"/>
        </w:numPr>
        <w:ind w:left="2880" w:hanging="360"/>
      </w:pPr>
      <w:r w:rsidDel="00000000" w:rsidR="00000000" w:rsidRPr="00000000">
        <w:rPr>
          <w:rtl w:val="0"/>
        </w:rPr>
        <w:t xml:space="preserve">Required plenty of slaves to operate</w:t>
      </w:r>
    </w:p>
    <w:p w:rsidR="00000000" w:rsidDel="00000000" w:rsidP="00000000" w:rsidRDefault="00000000" w:rsidRPr="00000000" w14:paraId="0000008A">
      <w:pPr>
        <w:pageBreakBefore w:val="0"/>
        <w:numPr>
          <w:ilvl w:val="4"/>
          <w:numId w:val="12"/>
        </w:numPr>
        <w:ind w:left="3600" w:hanging="360"/>
        <w:rPr>
          <w:u w:val="none"/>
        </w:rPr>
      </w:pPr>
      <w:r w:rsidDel="00000000" w:rsidR="00000000" w:rsidRPr="00000000">
        <w:rPr>
          <w:rtl w:val="0"/>
        </w:rPr>
        <w:t xml:space="preserve">1739 Stono Rebellion: slaves rebelled by massacring, killing and torturing slave owners and their families</w:t>
      </w:r>
    </w:p>
    <w:p w:rsidR="00000000" w:rsidDel="00000000" w:rsidP="00000000" w:rsidRDefault="00000000" w:rsidRPr="00000000" w14:paraId="0000008B">
      <w:pPr>
        <w:pageBreakBefore w:val="0"/>
        <w:numPr>
          <w:ilvl w:val="5"/>
          <w:numId w:val="12"/>
        </w:numPr>
        <w:ind w:left="4320" w:hanging="360"/>
        <w:rPr>
          <w:u w:val="none"/>
        </w:rPr>
      </w:pPr>
      <w:r w:rsidDel="00000000" w:rsidR="00000000" w:rsidRPr="00000000">
        <w:rPr>
          <w:rtl w:val="0"/>
        </w:rPr>
        <w:t xml:space="preserve">Plenty of slaves fled</w:t>
      </w:r>
    </w:p>
    <w:p w:rsidR="00000000" w:rsidDel="00000000" w:rsidP="00000000" w:rsidRDefault="00000000" w:rsidRPr="00000000" w14:paraId="0000008C">
      <w:pPr>
        <w:pageBreakBefore w:val="0"/>
        <w:numPr>
          <w:ilvl w:val="5"/>
          <w:numId w:val="12"/>
        </w:numPr>
        <w:ind w:left="4320" w:hanging="360"/>
        <w:rPr>
          <w:u w:val="none"/>
        </w:rPr>
      </w:pPr>
      <w:r w:rsidDel="00000000" w:rsidR="00000000" w:rsidRPr="00000000">
        <w:rPr>
          <w:rtl w:val="0"/>
        </w:rPr>
        <w:t xml:space="preserve">Led to tougher slave laws</w:t>
      </w:r>
    </w:p>
    <w:p w:rsidR="00000000" w:rsidDel="00000000" w:rsidP="00000000" w:rsidRDefault="00000000" w:rsidRPr="00000000" w14:paraId="0000008D">
      <w:pPr>
        <w:pageBreakBefore w:val="0"/>
        <w:numPr>
          <w:ilvl w:val="2"/>
          <w:numId w:val="12"/>
        </w:numPr>
        <w:ind w:left="2160" w:hanging="360"/>
        <w:rPr>
          <w:u w:val="none"/>
        </w:rPr>
      </w:pPr>
      <w:r w:rsidDel="00000000" w:rsidR="00000000" w:rsidRPr="00000000">
        <w:rPr>
          <w:rtl w:val="0"/>
        </w:rPr>
        <w:t xml:space="preserve">River network for trade</w:t>
      </w:r>
    </w:p>
    <w:p w:rsidR="00000000" w:rsidDel="00000000" w:rsidP="00000000" w:rsidRDefault="00000000" w:rsidRPr="00000000" w14:paraId="0000008E">
      <w:pPr>
        <w:pageBreakBefore w:val="0"/>
        <w:numPr>
          <w:ilvl w:val="2"/>
          <w:numId w:val="12"/>
        </w:numPr>
        <w:ind w:left="2160" w:hanging="360"/>
        <w:rPr>
          <w:u w:val="none"/>
        </w:rPr>
      </w:pPr>
      <w:r w:rsidDel="00000000" w:rsidR="00000000" w:rsidRPr="00000000">
        <w:rPr>
          <w:rtl w:val="0"/>
        </w:rPr>
        <w:t xml:space="preserve">Mainly rural</w:t>
      </w:r>
    </w:p>
    <w:p w:rsidR="00000000" w:rsidDel="00000000" w:rsidP="00000000" w:rsidRDefault="00000000" w:rsidRPr="00000000" w14:paraId="0000008F">
      <w:pPr>
        <w:pageBreakBefore w:val="0"/>
        <w:numPr>
          <w:ilvl w:val="0"/>
          <w:numId w:val="12"/>
        </w:numPr>
        <w:ind w:left="720" w:hanging="360"/>
        <w:rPr>
          <w:u w:val="none"/>
        </w:rPr>
      </w:pPr>
      <w:r w:rsidDel="00000000" w:rsidR="00000000" w:rsidRPr="00000000">
        <w:rPr>
          <w:rtl w:val="0"/>
        </w:rPr>
        <w:t xml:space="preserve">Salem Witch Trials</w:t>
      </w:r>
    </w:p>
    <w:p w:rsidR="00000000" w:rsidDel="00000000" w:rsidP="00000000" w:rsidRDefault="00000000" w:rsidRPr="00000000" w14:paraId="00000090">
      <w:pPr>
        <w:pageBreakBefore w:val="0"/>
        <w:numPr>
          <w:ilvl w:val="1"/>
          <w:numId w:val="12"/>
        </w:numPr>
        <w:ind w:left="1440" w:hanging="360"/>
        <w:rPr>
          <w:u w:val="none"/>
        </w:rPr>
      </w:pPr>
      <w:r w:rsidDel="00000000" w:rsidR="00000000" w:rsidRPr="00000000">
        <w:rPr>
          <w:rtl w:val="0"/>
        </w:rPr>
        <w:t xml:space="preserve">People accused each other of performing witchcraft, with flimsy evidence</w:t>
      </w:r>
    </w:p>
    <w:p w:rsidR="00000000" w:rsidDel="00000000" w:rsidP="00000000" w:rsidRDefault="00000000" w:rsidRPr="00000000" w14:paraId="00000091">
      <w:pPr>
        <w:pageBreakBefore w:val="0"/>
        <w:numPr>
          <w:ilvl w:val="1"/>
          <w:numId w:val="12"/>
        </w:numPr>
        <w:ind w:left="1440" w:hanging="360"/>
        <w:rPr>
          <w:u w:val="none"/>
        </w:rPr>
      </w:pPr>
      <w:r w:rsidDel="00000000" w:rsidR="00000000" w:rsidRPr="00000000">
        <w:rPr>
          <w:rtl w:val="0"/>
        </w:rPr>
        <w:t xml:space="preserve">Factors causing paranoia</w:t>
      </w:r>
    </w:p>
    <w:p w:rsidR="00000000" w:rsidDel="00000000" w:rsidP="00000000" w:rsidRDefault="00000000" w:rsidRPr="00000000" w14:paraId="00000092">
      <w:pPr>
        <w:pageBreakBefore w:val="0"/>
        <w:numPr>
          <w:ilvl w:val="2"/>
          <w:numId w:val="12"/>
        </w:numPr>
        <w:ind w:left="2160" w:hanging="360"/>
        <w:rPr>
          <w:u w:val="none"/>
        </w:rPr>
      </w:pPr>
      <w:r w:rsidDel="00000000" w:rsidR="00000000" w:rsidRPr="00000000">
        <w:rPr>
          <w:rtl w:val="0"/>
        </w:rPr>
        <w:t xml:space="preserve">Wars, conflict with Natives, fear of invasion</w:t>
      </w:r>
    </w:p>
    <w:p w:rsidR="00000000" w:rsidDel="00000000" w:rsidP="00000000" w:rsidRDefault="00000000" w:rsidRPr="00000000" w14:paraId="00000093">
      <w:pPr>
        <w:pageBreakBefore w:val="0"/>
        <w:numPr>
          <w:ilvl w:val="2"/>
          <w:numId w:val="12"/>
        </w:numPr>
        <w:ind w:left="2160" w:hanging="360"/>
        <w:rPr>
          <w:u w:val="none"/>
        </w:rPr>
      </w:pPr>
      <w:r w:rsidDel="00000000" w:rsidR="00000000" w:rsidRPr="00000000">
        <w:rPr>
          <w:rtl w:val="0"/>
        </w:rPr>
        <w:t xml:space="preserve">James II (British king) revoked charters</w:t>
      </w:r>
    </w:p>
    <w:p w:rsidR="00000000" w:rsidDel="00000000" w:rsidP="00000000" w:rsidRDefault="00000000" w:rsidRPr="00000000" w14:paraId="00000094">
      <w:pPr>
        <w:pageBreakBefore w:val="0"/>
        <w:numPr>
          <w:ilvl w:val="2"/>
          <w:numId w:val="12"/>
        </w:numPr>
        <w:ind w:left="2160" w:hanging="360"/>
        <w:rPr>
          <w:u w:val="none"/>
        </w:rPr>
      </w:pPr>
      <w:r w:rsidDel="00000000" w:rsidR="00000000" w:rsidRPr="00000000">
        <w:rPr>
          <w:rtl w:val="0"/>
        </w:rPr>
        <w:t xml:space="preserve">James II is Catholic, which Puritans dislike</w:t>
      </w:r>
    </w:p>
    <w:p w:rsidR="00000000" w:rsidDel="00000000" w:rsidP="00000000" w:rsidRDefault="00000000" w:rsidRPr="00000000" w14:paraId="00000095">
      <w:pPr>
        <w:pageBreakBefore w:val="0"/>
        <w:numPr>
          <w:ilvl w:val="2"/>
          <w:numId w:val="12"/>
        </w:numPr>
        <w:ind w:left="2160" w:hanging="360"/>
        <w:rPr>
          <w:u w:val="none"/>
        </w:rPr>
      </w:pPr>
      <w:r w:rsidDel="00000000" w:rsidR="00000000" w:rsidRPr="00000000">
        <w:rPr>
          <w:rtl w:val="0"/>
        </w:rPr>
        <w:t xml:space="preserve">Tensions from an unequal distribution of wealth</w:t>
      </w:r>
    </w:p>
    <w:p w:rsidR="00000000" w:rsidDel="00000000" w:rsidP="00000000" w:rsidRDefault="00000000" w:rsidRPr="00000000" w14:paraId="00000096">
      <w:pPr>
        <w:pageBreakBefore w:val="0"/>
        <w:numPr>
          <w:ilvl w:val="2"/>
          <w:numId w:val="12"/>
        </w:numPr>
        <w:ind w:left="2160" w:hanging="360"/>
        <w:rPr>
          <w:u w:val="none"/>
        </w:rPr>
      </w:pPr>
      <w:r w:rsidDel="00000000" w:rsidR="00000000" w:rsidRPr="00000000">
        <w:rPr>
          <w:rtl w:val="0"/>
        </w:rPr>
        <w:t xml:space="preserve">People became more secular (decreased care and attendance of church)</w:t>
      </w:r>
    </w:p>
    <w:p w:rsidR="00000000" w:rsidDel="00000000" w:rsidP="00000000" w:rsidRDefault="00000000" w:rsidRPr="00000000" w14:paraId="00000097">
      <w:pPr>
        <w:pageBreakBefore w:val="0"/>
        <w:numPr>
          <w:ilvl w:val="2"/>
          <w:numId w:val="12"/>
        </w:numPr>
        <w:ind w:left="2160" w:hanging="360"/>
        <w:rPr>
          <w:u w:val="none"/>
        </w:rPr>
      </w:pPr>
      <w:r w:rsidDel="00000000" w:rsidR="00000000" w:rsidRPr="00000000">
        <w:rPr>
          <w:rtl w:val="0"/>
        </w:rPr>
        <w:t xml:space="preserve">Lack of leadership in religion sector (religious leader stayed in Europe for safety)</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Style w:val="Title"/>
        <w:pageBreakBefore w:val="0"/>
        <w:rPr/>
      </w:pPr>
      <w:bookmarkStart w:colFirst="0" w:colLast="0" w:name="_ietva0qzvs9b" w:id="1"/>
      <w:bookmarkEnd w:id="1"/>
      <w:r w:rsidDel="00000000" w:rsidR="00000000" w:rsidRPr="00000000">
        <w:rPr>
          <w:rtl w:val="0"/>
        </w:rPr>
        <w:t xml:space="preserve">American Revolution (1763-1783)</w:t>
      </w:r>
    </w:p>
    <w:p w:rsidR="00000000" w:rsidDel="00000000" w:rsidP="00000000" w:rsidRDefault="00000000" w:rsidRPr="00000000" w14:paraId="0000009A">
      <w:pPr>
        <w:pageBreakBefore w:val="0"/>
        <w:numPr>
          <w:ilvl w:val="0"/>
          <w:numId w:val="15"/>
        </w:numPr>
        <w:ind w:left="720" w:hanging="360"/>
        <w:rPr>
          <w:highlight w:val="yellow"/>
        </w:rPr>
      </w:pPr>
      <w:r w:rsidDel="00000000" w:rsidR="00000000" w:rsidRPr="00000000">
        <w:rPr>
          <w:highlight w:val="yellow"/>
          <w:rtl w:val="0"/>
        </w:rPr>
        <w:t xml:space="preserve">Colony-mother country conflicts</w:t>
      </w:r>
    </w:p>
    <w:p w:rsidR="00000000" w:rsidDel="00000000" w:rsidP="00000000" w:rsidRDefault="00000000" w:rsidRPr="00000000" w14:paraId="0000009B">
      <w:pPr>
        <w:pageBreakBefore w:val="0"/>
        <w:numPr>
          <w:ilvl w:val="1"/>
          <w:numId w:val="15"/>
        </w:numPr>
        <w:ind w:left="1440" w:hanging="360"/>
      </w:pPr>
      <w:r w:rsidDel="00000000" w:rsidR="00000000" w:rsidRPr="00000000">
        <w:rPr>
          <w:rtl w:val="0"/>
        </w:rPr>
        <w:t xml:space="preserve">Mercantilism theory greeds</w:t>
      </w:r>
    </w:p>
    <w:p w:rsidR="00000000" w:rsidDel="00000000" w:rsidP="00000000" w:rsidRDefault="00000000" w:rsidRPr="00000000" w14:paraId="0000009C">
      <w:pPr>
        <w:pageBreakBefore w:val="0"/>
        <w:numPr>
          <w:ilvl w:val="1"/>
          <w:numId w:val="15"/>
        </w:numPr>
        <w:ind w:left="1440" w:hanging="360"/>
      </w:pPr>
      <w:r w:rsidDel="00000000" w:rsidR="00000000" w:rsidRPr="00000000">
        <w:rPr>
          <w:rtl w:val="0"/>
        </w:rPr>
        <w:t xml:space="preserve">1663: Staple Act: goods imported to America has to go to Britain first</w:t>
      </w:r>
    </w:p>
    <w:p w:rsidR="00000000" w:rsidDel="00000000" w:rsidP="00000000" w:rsidRDefault="00000000" w:rsidRPr="00000000" w14:paraId="0000009D">
      <w:pPr>
        <w:pageBreakBefore w:val="0"/>
        <w:numPr>
          <w:ilvl w:val="1"/>
          <w:numId w:val="15"/>
        </w:numPr>
        <w:ind w:left="1440" w:hanging="360"/>
      </w:pPr>
      <w:r w:rsidDel="00000000" w:rsidR="00000000" w:rsidRPr="00000000">
        <w:rPr>
          <w:rtl w:val="0"/>
        </w:rPr>
        <w:t xml:space="preserve">1696: Navigation Law: goods exported from America has to go to Britain first</w:t>
      </w:r>
    </w:p>
    <w:p w:rsidR="00000000" w:rsidDel="00000000" w:rsidP="00000000" w:rsidRDefault="00000000" w:rsidRPr="00000000" w14:paraId="0000009E">
      <w:pPr>
        <w:pageBreakBefore w:val="0"/>
        <w:numPr>
          <w:ilvl w:val="1"/>
          <w:numId w:val="15"/>
        </w:numPr>
        <w:ind w:left="1440" w:hanging="360"/>
      </w:pPr>
      <w:r w:rsidDel="00000000" w:rsidR="00000000" w:rsidRPr="00000000">
        <w:rPr>
          <w:rtl w:val="0"/>
        </w:rPr>
        <w:t xml:space="preserve">1684: some were caught illegally smuggling trade, so Charles II turned all colonies into royal colonies, with stricter control</w:t>
      </w:r>
    </w:p>
    <w:p w:rsidR="00000000" w:rsidDel="00000000" w:rsidP="00000000" w:rsidRDefault="00000000" w:rsidRPr="00000000" w14:paraId="0000009F">
      <w:pPr>
        <w:pageBreakBefore w:val="0"/>
        <w:numPr>
          <w:ilvl w:val="1"/>
          <w:numId w:val="15"/>
        </w:numPr>
        <w:ind w:left="1440" w:hanging="360"/>
      </w:pPr>
      <w:r w:rsidDel="00000000" w:rsidR="00000000" w:rsidRPr="00000000">
        <w:rPr>
          <w:rtl w:val="0"/>
        </w:rPr>
        <w:t xml:space="preserve">1685: Charles II dies, James II takes over</w:t>
      </w:r>
    </w:p>
    <w:p w:rsidR="00000000" w:rsidDel="00000000" w:rsidP="00000000" w:rsidRDefault="00000000" w:rsidRPr="00000000" w14:paraId="000000A0">
      <w:pPr>
        <w:pageBreakBefore w:val="0"/>
        <w:numPr>
          <w:ilvl w:val="2"/>
          <w:numId w:val="15"/>
        </w:numPr>
        <w:ind w:left="2160" w:hanging="360"/>
      </w:pPr>
      <w:r w:rsidDel="00000000" w:rsidR="00000000" w:rsidRPr="00000000">
        <w:rPr>
          <w:rtl w:val="0"/>
        </w:rPr>
        <w:t xml:space="preserve">James II is Catholic, so Puritans freaked out</w:t>
      </w:r>
    </w:p>
    <w:p w:rsidR="00000000" w:rsidDel="00000000" w:rsidP="00000000" w:rsidRDefault="00000000" w:rsidRPr="00000000" w14:paraId="000000A1">
      <w:pPr>
        <w:pageBreakBefore w:val="0"/>
        <w:numPr>
          <w:ilvl w:val="2"/>
          <w:numId w:val="15"/>
        </w:numPr>
        <w:ind w:left="2160" w:hanging="360"/>
      </w:pPr>
      <w:r w:rsidDel="00000000" w:rsidR="00000000" w:rsidRPr="00000000">
        <w:rPr>
          <w:rtl w:val="0"/>
        </w:rPr>
        <w:t xml:space="preserve">James II revoked charters and merged the royal colonies into the Dominion of New England and put Sir Edmund Andros in charge</w:t>
      </w:r>
    </w:p>
    <w:p w:rsidR="00000000" w:rsidDel="00000000" w:rsidP="00000000" w:rsidRDefault="00000000" w:rsidRPr="00000000" w14:paraId="000000A2">
      <w:pPr>
        <w:pageBreakBefore w:val="0"/>
        <w:numPr>
          <w:ilvl w:val="3"/>
          <w:numId w:val="15"/>
        </w:numPr>
        <w:ind w:left="2880" w:hanging="360"/>
      </w:pPr>
      <w:r w:rsidDel="00000000" w:rsidR="00000000" w:rsidRPr="00000000">
        <w:rPr>
          <w:rtl w:val="0"/>
        </w:rPr>
        <w:t xml:space="preserve">Restrictions and taxes increased</w:t>
      </w:r>
    </w:p>
    <w:p w:rsidR="00000000" w:rsidDel="00000000" w:rsidP="00000000" w:rsidRDefault="00000000" w:rsidRPr="00000000" w14:paraId="000000A3">
      <w:pPr>
        <w:pageBreakBefore w:val="0"/>
        <w:numPr>
          <w:ilvl w:val="1"/>
          <w:numId w:val="15"/>
        </w:numPr>
        <w:ind w:left="1440" w:hanging="360"/>
      </w:pPr>
      <w:r w:rsidDel="00000000" w:rsidR="00000000" w:rsidRPr="00000000">
        <w:rPr>
          <w:rtl w:val="0"/>
        </w:rPr>
        <w:t xml:space="preserve">1689 Glorious Revolution: In fear of the Catholic king, Parliament takes over the government</w:t>
      </w:r>
    </w:p>
    <w:p w:rsidR="00000000" w:rsidDel="00000000" w:rsidP="00000000" w:rsidRDefault="00000000" w:rsidRPr="00000000" w14:paraId="000000A4">
      <w:pPr>
        <w:pageBreakBefore w:val="0"/>
        <w:numPr>
          <w:ilvl w:val="2"/>
          <w:numId w:val="15"/>
        </w:numPr>
        <w:ind w:left="2160" w:hanging="360"/>
      </w:pPr>
      <w:r w:rsidDel="00000000" w:rsidR="00000000" w:rsidRPr="00000000">
        <w:rPr>
          <w:rtl w:val="0"/>
        </w:rPr>
        <w:t xml:space="preserve">Colonies are split from the Dominion and restored with charter</w:t>
      </w:r>
    </w:p>
    <w:p w:rsidR="00000000" w:rsidDel="00000000" w:rsidP="00000000" w:rsidRDefault="00000000" w:rsidRPr="00000000" w14:paraId="000000A5">
      <w:pPr>
        <w:pageBreakBefore w:val="0"/>
        <w:numPr>
          <w:ilvl w:val="2"/>
          <w:numId w:val="15"/>
        </w:numPr>
        <w:ind w:left="2160" w:hanging="360"/>
      </w:pPr>
      <w:r w:rsidDel="00000000" w:rsidR="00000000" w:rsidRPr="00000000">
        <w:rPr>
          <w:rtl w:val="0"/>
        </w:rPr>
        <w:t xml:space="preserve">Some degree of freedom is restored</w:t>
      </w:r>
    </w:p>
    <w:p w:rsidR="00000000" w:rsidDel="00000000" w:rsidP="00000000" w:rsidRDefault="00000000" w:rsidRPr="00000000" w14:paraId="000000A6">
      <w:pPr>
        <w:pageBreakBefore w:val="0"/>
        <w:numPr>
          <w:ilvl w:val="1"/>
          <w:numId w:val="15"/>
        </w:numPr>
        <w:ind w:left="1440" w:hanging="360"/>
      </w:pPr>
      <w:r w:rsidDel="00000000" w:rsidR="00000000" w:rsidRPr="00000000">
        <w:rPr>
          <w:rtl w:val="0"/>
        </w:rPr>
        <w:t xml:space="preserve">Salutary neglect: Britain loosely enforces rules on colonies (given loyalty)</w:t>
      </w:r>
    </w:p>
    <w:p w:rsidR="00000000" w:rsidDel="00000000" w:rsidP="00000000" w:rsidRDefault="00000000" w:rsidRPr="00000000" w14:paraId="000000A7">
      <w:pPr>
        <w:pageBreakBefore w:val="0"/>
        <w:numPr>
          <w:ilvl w:val="1"/>
          <w:numId w:val="15"/>
        </w:numPr>
        <w:ind w:left="1440" w:hanging="360"/>
      </w:pPr>
      <w:r w:rsidDel="00000000" w:rsidR="00000000" w:rsidRPr="00000000">
        <w:rPr>
          <w:rtl w:val="0"/>
        </w:rPr>
        <w:t xml:space="preserve">Governors in colonies were appointed by the King, but the governor’s salaries are paid by colonists (leverage)</w:t>
      </w:r>
    </w:p>
    <w:p w:rsidR="00000000" w:rsidDel="00000000" w:rsidP="00000000" w:rsidRDefault="00000000" w:rsidRPr="00000000" w14:paraId="000000A8">
      <w:pPr>
        <w:pageBreakBefore w:val="0"/>
        <w:numPr>
          <w:ilvl w:val="1"/>
          <w:numId w:val="15"/>
        </w:numPr>
        <w:ind w:left="1440" w:hanging="360"/>
      </w:pPr>
      <w:r w:rsidDel="00000000" w:rsidR="00000000" w:rsidRPr="00000000">
        <w:rPr>
          <w:rtl w:val="0"/>
        </w:rPr>
        <w:t xml:space="preserve">1699: Wool Act: colonists can’t export wool products</w:t>
      </w:r>
    </w:p>
    <w:p w:rsidR="00000000" w:rsidDel="00000000" w:rsidP="00000000" w:rsidRDefault="00000000" w:rsidRPr="00000000" w14:paraId="000000A9">
      <w:pPr>
        <w:pageBreakBefore w:val="0"/>
        <w:numPr>
          <w:ilvl w:val="1"/>
          <w:numId w:val="15"/>
        </w:numPr>
        <w:ind w:left="1440" w:hanging="360"/>
      </w:pPr>
      <w:r w:rsidDel="00000000" w:rsidR="00000000" w:rsidRPr="00000000">
        <w:rPr>
          <w:rtl w:val="0"/>
        </w:rPr>
        <w:t xml:space="preserve">Enlightenment: prompted colonists to question things, such as British authority</w:t>
      </w:r>
    </w:p>
    <w:p w:rsidR="00000000" w:rsidDel="00000000" w:rsidP="00000000" w:rsidRDefault="00000000" w:rsidRPr="00000000" w14:paraId="000000AA">
      <w:pPr>
        <w:pageBreakBefore w:val="0"/>
        <w:numPr>
          <w:ilvl w:val="1"/>
          <w:numId w:val="15"/>
        </w:numPr>
        <w:ind w:left="1440" w:hanging="360"/>
      </w:pPr>
      <w:r w:rsidDel="00000000" w:rsidR="00000000" w:rsidRPr="00000000">
        <w:rPr>
          <w:rtl w:val="0"/>
        </w:rPr>
        <w:t xml:space="preserve">The Great Awakening (1730-1740): appeal to emotion to revive interest in religion</w:t>
      </w:r>
    </w:p>
    <w:p w:rsidR="00000000" w:rsidDel="00000000" w:rsidP="00000000" w:rsidRDefault="00000000" w:rsidRPr="00000000" w14:paraId="000000AB">
      <w:pPr>
        <w:pageBreakBefore w:val="0"/>
        <w:numPr>
          <w:ilvl w:val="2"/>
          <w:numId w:val="15"/>
        </w:numPr>
        <w:ind w:left="2160" w:hanging="360"/>
      </w:pPr>
      <w:r w:rsidDel="00000000" w:rsidR="00000000" w:rsidRPr="00000000">
        <w:rPr>
          <w:rtl w:val="0"/>
        </w:rPr>
        <w:t xml:space="preserve">Lead to the creation of Ivy League Universities</w:t>
      </w:r>
    </w:p>
    <w:p w:rsidR="00000000" w:rsidDel="00000000" w:rsidP="00000000" w:rsidRDefault="00000000" w:rsidRPr="00000000" w14:paraId="000000AC">
      <w:pPr>
        <w:pageBreakBefore w:val="0"/>
        <w:numPr>
          <w:ilvl w:val="2"/>
          <w:numId w:val="15"/>
        </w:numPr>
        <w:ind w:left="2160" w:hanging="360"/>
      </w:pPr>
      <w:r w:rsidDel="00000000" w:rsidR="00000000" w:rsidRPr="00000000">
        <w:rPr>
          <w:rtl w:val="0"/>
        </w:rPr>
        <w:t xml:space="preserve">Lead to people challenging British authority</w:t>
      </w:r>
    </w:p>
    <w:p w:rsidR="00000000" w:rsidDel="00000000" w:rsidP="00000000" w:rsidRDefault="00000000" w:rsidRPr="00000000" w14:paraId="000000AD">
      <w:pPr>
        <w:pageBreakBefore w:val="0"/>
        <w:numPr>
          <w:ilvl w:val="1"/>
          <w:numId w:val="15"/>
        </w:numPr>
        <w:ind w:left="1440" w:hanging="360"/>
      </w:pPr>
      <w:r w:rsidDel="00000000" w:rsidR="00000000" w:rsidRPr="00000000">
        <w:rPr>
          <w:rtl w:val="0"/>
        </w:rPr>
        <w:t xml:space="preserve">Social contract theory: to enter society, some rights are given up, but some basic rights are not to be denied.  Ruler rules with consent from the governed. </w:t>
      </w:r>
    </w:p>
    <w:p w:rsidR="00000000" w:rsidDel="00000000" w:rsidP="00000000" w:rsidRDefault="00000000" w:rsidRPr="00000000" w14:paraId="000000AE">
      <w:pPr>
        <w:pageBreakBefore w:val="0"/>
        <w:numPr>
          <w:ilvl w:val="1"/>
          <w:numId w:val="15"/>
        </w:numPr>
        <w:ind w:left="1440" w:hanging="360"/>
      </w:pPr>
      <w:r w:rsidDel="00000000" w:rsidR="00000000" w:rsidRPr="00000000">
        <w:rPr>
          <w:rtl w:val="0"/>
        </w:rPr>
        <w:t xml:space="preserve">1733: Molasses Act: colonists can only buy rum from Britain</w:t>
      </w:r>
    </w:p>
    <w:p w:rsidR="00000000" w:rsidDel="00000000" w:rsidP="00000000" w:rsidRDefault="00000000" w:rsidRPr="00000000" w14:paraId="000000AF">
      <w:pPr>
        <w:pageBreakBefore w:val="0"/>
        <w:numPr>
          <w:ilvl w:val="1"/>
          <w:numId w:val="15"/>
        </w:numPr>
        <w:ind w:left="1440" w:hanging="360"/>
      </w:pPr>
      <w:r w:rsidDel="00000000" w:rsidR="00000000" w:rsidRPr="00000000">
        <w:rPr>
          <w:rtl w:val="0"/>
        </w:rPr>
        <w:t xml:space="preserve">Seven Years’ War (1757-1763): Fight between Britain and France for world power</w:t>
      </w:r>
    </w:p>
    <w:p w:rsidR="00000000" w:rsidDel="00000000" w:rsidP="00000000" w:rsidRDefault="00000000" w:rsidRPr="00000000" w14:paraId="000000B0">
      <w:pPr>
        <w:pageBreakBefore w:val="0"/>
        <w:numPr>
          <w:ilvl w:val="1"/>
          <w:numId w:val="15"/>
        </w:numPr>
        <w:ind w:left="1440" w:hanging="360"/>
      </w:pPr>
      <w:r w:rsidDel="00000000" w:rsidR="00000000" w:rsidRPr="00000000">
        <w:rPr>
          <w:rtl w:val="0"/>
        </w:rPr>
        <w:t xml:space="preserve">French-Indian War (1754-1763)</w:t>
      </w:r>
    </w:p>
    <w:p w:rsidR="00000000" w:rsidDel="00000000" w:rsidP="00000000" w:rsidRDefault="00000000" w:rsidRPr="00000000" w14:paraId="000000B1">
      <w:pPr>
        <w:pageBreakBefore w:val="0"/>
        <w:numPr>
          <w:ilvl w:val="2"/>
          <w:numId w:val="15"/>
        </w:numPr>
        <w:ind w:left="2160" w:hanging="360"/>
      </w:pPr>
      <w:r w:rsidDel="00000000" w:rsidR="00000000" w:rsidRPr="00000000">
        <w:rPr>
          <w:rtl w:val="0"/>
        </w:rPr>
        <w:t xml:space="preserve">Britain wants to expand its American colonies but ends up going into French colonies</w:t>
      </w:r>
    </w:p>
    <w:p w:rsidR="00000000" w:rsidDel="00000000" w:rsidP="00000000" w:rsidRDefault="00000000" w:rsidRPr="00000000" w14:paraId="000000B2">
      <w:pPr>
        <w:pageBreakBefore w:val="0"/>
        <w:numPr>
          <w:ilvl w:val="2"/>
          <w:numId w:val="15"/>
        </w:numPr>
        <w:ind w:left="2160" w:hanging="360"/>
      </w:pPr>
      <w:r w:rsidDel="00000000" w:rsidR="00000000" w:rsidRPr="00000000">
        <w:rPr>
          <w:rtl w:val="0"/>
        </w:rPr>
        <w:t xml:space="preserve">The French had closer relationships with the Natives then British.  The Natives fought for the French</w:t>
      </w:r>
    </w:p>
    <w:p w:rsidR="00000000" w:rsidDel="00000000" w:rsidP="00000000" w:rsidRDefault="00000000" w:rsidRPr="00000000" w14:paraId="000000B3">
      <w:pPr>
        <w:pageBreakBefore w:val="0"/>
        <w:numPr>
          <w:ilvl w:val="2"/>
          <w:numId w:val="15"/>
        </w:numPr>
        <w:ind w:left="2160" w:hanging="360"/>
      </w:pPr>
      <w:r w:rsidDel="00000000" w:rsidR="00000000" w:rsidRPr="00000000">
        <w:rPr>
          <w:rtl w:val="0"/>
        </w:rPr>
        <w:t xml:space="preserve">The French + Natives war strategy was overwhelming for the British</w:t>
      </w:r>
    </w:p>
    <w:p w:rsidR="00000000" w:rsidDel="00000000" w:rsidP="00000000" w:rsidRDefault="00000000" w:rsidRPr="00000000" w14:paraId="000000B4">
      <w:pPr>
        <w:pageBreakBefore w:val="0"/>
        <w:numPr>
          <w:ilvl w:val="2"/>
          <w:numId w:val="15"/>
        </w:numPr>
        <w:ind w:left="2160" w:hanging="360"/>
      </w:pPr>
      <w:r w:rsidDel="00000000" w:rsidR="00000000" w:rsidRPr="00000000">
        <w:rPr>
          <w:rtl w:val="0"/>
        </w:rPr>
        <w:t xml:space="preserve">William Pitt later assigned to overhaul the British army, and finally, the French are defeated</w:t>
      </w:r>
    </w:p>
    <w:p w:rsidR="00000000" w:rsidDel="00000000" w:rsidP="00000000" w:rsidRDefault="00000000" w:rsidRPr="00000000" w14:paraId="000000B5">
      <w:pPr>
        <w:pageBreakBefore w:val="0"/>
        <w:numPr>
          <w:ilvl w:val="2"/>
          <w:numId w:val="15"/>
        </w:numPr>
        <w:ind w:left="2160" w:hanging="360"/>
      </w:pPr>
      <w:r w:rsidDel="00000000" w:rsidR="00000000" w:rsidRPr="00000000">
        <w:rPr>
          <w:rtl w:val="0"/>
        </w:rPr>
        <w:t xml:space="preserve">1763 Treaty of Paris</w:t>
      </w:r>
    </w:p>
    <w:p w:rsidR="00000000" w:rsidDel="00000000" w:rsidP="00000000" w:rsidRDefault="00000000" w:rsidRPr="00000000" w14:paraId="000000B6">
      <w:pPr>
        <w:pageBreakBefore w:val="0"/>
        <w:numPr>
          <w:ilvl w:val="3"/>
          <w:numId w:val="15"/>
        </w:numPr>
        <w:ind w:left="2880" w:hanging="360"/>
      </w:pPr>
      <w:r w:rsidDel="00000000" w:rsidR="00000000" w:rsidRPr="00000000">
        <w:rPr>
          <w:rtl w:val="0"/>
        </w:rPr>
        <w:t xml:space="preserve">Britain takes over French land east of the Mississippi River</w:t>
      </w:r>
    </w:p>
    <w:p w:rsidR="00000000" w:rsidDel="00000000" w:rsidP="00000000" w:rsidRDefault="00000000" w:rsidRPr="00000000" w14:paraId="000000B7">
      <w:pPr>
        <w:pageBreakBefore w:val="0"/>
        <w:numPr>
          <w:ilvl w:val="3"/>
          <w:numId w:val="15"/>
        </w:numPr>
        <w:ind w:left="2880" w:hanging="360"/>
      </w:pPr>
      <w:r w:rsidDel="00000000" w:rsidR="00000000" w:rsidRPr="00000000">
        <w:rPr>
          <w:rtl w:val="0"/>
        </w:rPr>
        <w:t xml:space="preserve">Spain takes over French land west of Mississippi</w:t>
      </w:r>
    </w:p>
    <w:p w:rsidR="00000000" w:rsidDel="00000000" w:rsidP="00000000" w:rsidRDefault="00000000" w:rsidRPr="00000000" w14:paraId="000000B8">
      <w:pPr>
        <w:pageBreakBefore w:val="0"/>
        <w:numPr>
          <w:ilvl w:val="2"/>
          <w:numId w:val="15"/>
        </w:numPr>
        <w:ind w:left="2160" w:hanging="360"/>
      </w:pPr>
      <w:r w:rsidDel="00000000" w:rsidR="00000000" w:rsidRPr="00000000">
        <w:rPr>
          <w:rtl w:val="0"/>
        </w:rPr>
        <w:t xml:space="preserve">Proclamation of 1763: prohibited colonists from settling west of the Appalachians, to prevent conflict with the Natives</w:t>
      </w:r>
    </w:p>
    <w:p w:rsidR="00000000" w:rsidDel="00000000" w:rsidP="00000000" w:rsidRDefault="00000000" w:rsidRPr="00000000" w14:paraId="000000B9">
      <w:pPr>
        <w:pageBreakBefore w:val="0"/>
        <w:numPr>
          <w:ilvl w:val="3"/>
          <w:numId w:val="15"/>
        </w:numPr>
        <w:ind w:left="2880" w:hanging="360"/>
      </w:pPr>
      <w:r w:rsidDel="00000000" w:rsidR="00000000" w:rsidRPr="00000000">
        <w:rPr>
          <w:rtl w:val="0"/>
        </w:rPr>
        <w:t xml:space="preserve">Upset the colonists who fought hard against the French to earn that land</w:t>
      </w:r>
    </w:p>
    <w:p w:rsidR="00000000" w:rsidDel="00000000" w:rsidP="00000000" w:rsidRDefault="00000000" w:rsidRPr="00000000" w14:paraId="000000BA">
      <w:pPr>
        <w:pageBreakBefore w:val="0"/>
        <w:numPr>
          <w:ilvl w:val="1"/>
          <w:numId w:val="15"/>
        </w:numPr>
        <w:ind w:left="1440" w:hanging="360"/>
      </w:pPr>
      <w:r w:rsidDel="00000000" w:rsidR="00000000" w:rsidRPr="00000000">
        <w:rPr>
          <w:rtl w:val="0"/>
        </w:rPr>
        <w:t xml:space="preserve">1761: Writs of Assistance: British can inspect anything for smuggled good</w:t>
      </w:r>
    </w:p>
    <w:p w:rsidR="00000000" w:rsidDel="00000000" w:rsidP="00000000" w:rsidRDefault="00000000" w:rsidRPr="00000000" w14:paraId="000000BB">
      <w:pPr>
        <w:pageBreakBefore w:val="0"/>
        <w:numPr>
          <w:ilvl w:val="1"/>
          <w:numId w:val="15"/>
        </w:numPr>
        <w:ind w:left="1440" w:hanging="360"/>
      </w:pPr>
      <w:r w:rsidDel="00000000" w:rsidR="00000000" w:rsidRPr="00000000">
        <w:rPr>
          <w:rtl w:val="0"/>
        </w:rPr>
        <w:t xml:space="preserve">To recuperate from war debt, Acts were enacted</w:t>
      </w:r>
    </w:p>
    <w:p w:rsidR="00000000" w:rsidDel="00000000" w:rsidP="00000000" w:rsidRDefault="00000000" w:rsidRPr="00000000" w14:paraId="000000BC">
      <w:pPr>
        <w:pageBreakBefore w:val="0"/>
        <w:numPr>
          <w:ilvl w:val="1"/>
          <w:numId w:val="15"/>
        </w:numPr>
        <w:ind w:left="1440" w:hanging="360"/>
      </w:pPr>
      <w:r w:rsidDel="00000000" w:rsidR="00000000" w:rsidRPr="00000000">
        <w:rPr>
          <w:rtl w:val="0"/>
        </w:rPr>
        <w:t xml:space="preserve">1764: Sugar Act: tax on sugar, textile, coffee, iron</w:t>
      </w:r>
    </w:p>
    <w:p w:rsidR="00000000" w:rsidDel="00000000" w:rsidP="00000000" w:rsidRDefault="00000000" w:rsidRPr="00000000" w14:paraId="000000BD">
      <w:pPr>
        <w:pageBreakBefore w:val="0"/>
        <w:numPr>
          <w:ilvl w:val="2"/>
          <w:numId w:val="15"/>
        </w:numPr>
        <w:ind w:left="2160" w:hanging="360"/>
      </w:pPr>
      <w:r w:rsidDel="00000000" w:rsidR="00000000" w:rsidRPr="00000000">
        <w:rPr>
          <w:rtl w:val="0"/>
        </w:rPr>
        <w:t xml:space="preserve">Cut trade, raised prices, destroyed industries</w:t>
      </w:r>
    </w:p>
    <w:p w:rsidR="00000000" w:rsidDel="00000000" w:rsidP="00000000" w:rsidRDefault="00000000" w:rsidRPr="00000000" w14:paraId="000000BE">
      <w:pPr>
        <w:pageBreakBefore w:val="0"/>
        <w:numPr>
          <w:ilvl w:val="2"/>
          <w:numId w:val="15"/>
        </w:numPr>
        <w:ind w:left="2160" w:hanging="360"/>
      </w:pPr>
      <w:r w:rsidDel="00000000" w:rsidR="00000000" w:rsidRPr="00000000">
        <w:rPr>
          <w:rtl w:val="0"/>
        </w:rPr>
        <w:t xml:space="preserve">Taxation without representation</w:t>
      </w:r>
    </w:p>
    <w:p w:rsidR="00000000" w:rsidDel="00000000" w:rsidP="00000000" w:rsidRDefault="00000000" w:rsidRPr="00000000" w14:paraId="000000BF">
      <w:pPr>
        <w:pageBreakBefore w:val="0"/>
        <w:numPr>
          <w:ilvl w:val="2"/>
          <w:numId w:val="15"/>
        </w:numPr>
        <w:ind w:left="2160" w:hanging="360"/>
      </w:pPr>
      <w:r w:rsidDel="00000000" w:rsidR="00000000" w:rsidRPr="00000000">
        <w:rPr>
          <w:rtl w:val="0"/>
        </w:rPr>
        <w:t xml:space="preserve">Committee of Correspondence formed against the Sugar Act</w:t>
      </w:r>
    </w:p>
    <w:p w:rsidR="00000000" w:rsidDel="00000000" w:rsidP="00000000" w:rsidRDefault="00000000" w:rsidRPr="00000000" w14:paraId="000000C0">
      <w:pPr>
        <w:pageBreakBefore w:val="0"/>
        <w:numPr>
          <w:ilvl w:val="1"/>
          <w:numId w:val="15"/>
        </w:numPr>
        <w:ind w:left="1440" w:hanging="360"/>
      </w:pPr>
      <w:r w:rsidDel="00000000" w:rsidR="00000000" w:rsidRPr="00000000">
        <w:rPr>
          <w:rtl w:val="0"/>
        </w:rPr>
        <w:t xml:space="preserve">1765: Quartering Act: colonists are required to provide food and housing for British soldiers</w:t>
      </w:r>
    </w:p>
    <w:p w:rsidR="00000000" w:rsidDel="00000000" w:rsidP="00000000" w:rsidRDefault="00000000" w:rsidRPr="00000000" w14:paraId="000000C1">
      <w:pPr>
        <w:pageBreakBefore w:val="0"/>
        <w:numPr>
          <w:ilvl w:val="1"/>
          <w:numId w:val="15"/>
        </w:numPr>
        <w:ind w:left="1440" w:hanging="360"/>
      </w:pPr>
      <w:r w:rsidDel="00000000" w:rsidR="00000000" w:rsidRPr="00000000">
        <w:rPr>
          <w:rtl w:val="0"/>
        </w:rPr>
        <w:t xml:space="preserve">Stamp Act (1766) required colonists to buy stamps to make documents official, newspapers, pamphlets, playing cards</w:t>
      </w:r>
    </w:p>
    <w:p w:rsidR="00000000" w:rsidDel="00000000" w:rsidP="00000000" w:rsidRDefault="00000000" w:rsidRPr="00000000" w14:paraId="000000C2">
      <w:pPr>
        <w:pageBreakBefore w:val="0"/>
        <w:numPr>
          <w:ilvl w:val="2"/>
          <w:numId w:val="15"/>
        </w:numPr>
        <w:ind w:left="2160" w:hanging="360"/>
      </w:pPr>
      <w:r w:rsidDel="00000000" w:rsidR="00000000" w:rsidRPr="00000000">
        <w:rPr>
          <w:rtl w:val="0"/>
        </w:rPr>
        <w:t xml:space="preserve">Sons of Liberty used violence to protest.  They armed civilians, harassed officials</w:t>
      </w:r>
    </w:p>
    <w:p w:rsidR="00000000" w:rsidDel="00000000" w:rsidP="00000000" w:rsidRDefault="00000000" w:rsidRPr="00000000" w14:paraId="000000C3">
      <w:pPr>
        <w:pageBreakBefore w:val="0"/>
        <w:numPr>
          <w:ilvl w:val="2"/>
          <w:numId w:val="15"/>
        </w:numPr>
        <w:ind w:left="2160" w:hanging="360"/>
      </w:pPr>
      <w:r w:rsidDel="00000000" w:rsidR="00000000" w:rsidRPr="00000000">
        <w:rPr>
          <w:rtl w:val="0"/>
        </w:rPr>
        <w:t xml:space="preserve">Stamp Act Congress: informs Britain of protests, enacts Nonimportation Agreement to boycott British goods</w:t>
      </w:r>
    </w:p>
    <w:p w:rsidR="00000000" w:rsidDel="00000000" w:rsidP="00000000" w:rsidRDefault="00000000" w:rsidRPr="00000000" w14:paraId="000000C4">
      <w:pPr>
        <w:pageBreakBefore w:val="0"/>
        <w:numPr>
          <w:ilvl w:val="2"/>
          <w:numId w:val="15"/>
        </w:numPr>
        <w:ind w:left="2160" w:hanging="360"/>
      </w:pPr>
      <w:r w:rsidDel="00000000" w:rsidR="00000000" w:rsidRPr="00000000">
        <w:rPr>
          <w:rtl w:val="0"/>
        </w:rPr>
        <w:t xml:space="preserve">Repealed after protests leads to loss of profit</w:t>
      </w:r>
    </w:p>
    <w:p w:rsidR="00000000" w:rsidDel="00000000" w:rsidP="00000000" w:rsidRDefault="00000000" w:rsidRPr="00000000" w14:paraId="000000C5">
      <w:pPr>
        <w:pageBreakBefore w:val="0"/>
        <w:numPr>
          <w:ilvl w:val="2"/>
          <w:numId w:val="15"/>
        </w:numPr>
        <w:ind w:left="2160" w:hanging="360"/>
      </w:pPr>
      <w:r w:rsidDel="00000000" w:rsidR="00000000" w:rsidRPr="00000000">
        <w:rPr>
          <w:rtl w:val="0"/>
        </w:rPr>
        <w:t xml:space="preserve">Britain passes Declaratory Act that asserts authority over colonies</w:t>
      </w:r>
    </w:p>
    <w:p w:rsidR="00000000" w:rsidDel="00000000" w:rsidP="00000000" w:rsidRDefault="00000000" w:rsidRPr="00000000" w14:paraId="000000C6">
      <w:pPr>
        <w:pageBreakBefore w:val="0"/>
        <w:numPr>
          <w:ilvl w:val="1"/>
          <w:numId w:val="15"/>
        </w:numPr>
        <w:ind w:left="1440" w:hanging="360"/>
      </w:pPr>
      <w:r w:rsidDel="00000000" w:rsidR="00000000" w:rsidRPr="00000000">
        <w:rPr>
          <w:rtl w:val="0"/>
        </w:rPr>
        <w:t xml:space="preserve">Townshend Acts (1767) added taxes on imported materials</w:t>
      </w:r>
    </w:p>
    <w:p w:rsidR="00000000" w:rsidDel="00000000" w:rsidP="00000000" w:rsidRDefault="00000000" w:rsidRPr="00000000" w14:paraId="000000C7">
      <w:pPr>
        <w:pageBreakBefore w:val="0"/>
        <w:numPr>
          <w:ilvl w:val="2"/>
          <w:numId w:val="15"/>
        </w:numPr>
        <w:ind w:left="2160" w:hanging="360"/>
      </w:pPr>
      <w:r w:rsidDel="00000000" w:rsidR="00000000" w:rsidRPr="00000000">
        <w:rPr>
          <w:rtl w:val="0"/>
        </w:rPr>
        <w:t xml:space="preserve">New York refuses to house soldiers assigned to enforce this Act.  As a result, New York’s legislature was suspended</w:t>
      </w:r>
    </w:p>
    <w:p w:rsidR="00000000" w:rsidDel="00000000" w:rsidP="00000000" w:rsidRDefault="00000000" w:rsidRPr="00000000" w14:paraId="000000C8">
      <w:pPr>
        <w:pageBreakBefore w:val="0"/>
        <w:numPr>
          <w:ilvl w:val="2"/>
          <w:numId w:val="15"/>
        </w:numPr>
        <w:ind w:left="2160" w:hanging="360"/>
      </w:pPr>
      <w:r w:rsidDel="00000000" w:rsidR="00000000" w:rsidRPr="00000000">
        <w:rPr>
          <w:rtl w:val="0"/>
        </w:rPr>
        <w:t xml:space="preserve">Massachusetts sends around the Circular Letter that opposes this Act.  As a result, Britain terminates Massachusetts’ legislature and stations troops in Boston.  </w:t>
      </w:r>
    </w:p>
    <w:p w:rsidR="00000000" w:rsidDel="00000000" w:rsidP="00000000" w:rsidRDefault="00000000" w:rsidRPr="00000000" w14:paraId="000000C9">
      <w:pPr>
        <w:pageBreakBefore w:val="0"/>
        <w:numPr>
          <w:ilvl w:val="2"/>
          <w:numId w:val="15"/>
        </w:numPr>
        <w:ind w:left="2160" w:hanging="360"/>
      </w:pPr>
      <w:r w:rsidDel="00000000" w:rsidR="00000000" w:rsidRPr="00000000">
        <w:rPr>
          <w:rtl w:val="0"/>
        </w:rPr>
        <w:t xml:space="preserve">Boycotts led to the repeal of the Act</w:t>
      </w:r>
    </w:p>
    <w:p w:rsidR="00000000" w:rsidDel="00000000" w:rsidP="00000000" w:rsidRDefault="00000000" w:rsidRPr="00000000" w14:paraId="000000CA">
      <w:pPr>
        <w:pageBreakBefore w:val="0"/>
        <w:numPr>
          <w:ilvl w:val="1"/>
          <w:numId w:val="15"/>
        </w:numPr>
        <w:ind w:left="1440" w:hanging="360"/>
      </w:pPr>
      <w:r w:rsidDel="00000000" w:rsidR="00000000" w:rsidRPr="00000000">
        <w:rPr>
          <w:rtl w:val="0"/>
        </w:rPr>
        <w:t xml:space="preserve">Boston Massacre: British soldiers shot and killed defenseless colonists who mocked them</w:t>
      </w:r>
    </w:p>
    <w:p w:rsidR="00000000" w:rsidDel="00000000" w:rsidP="00000000" w:rsidRDefault="00000000" w:rsidRPr="00000000" w14:paraId="000000CB">
      <w:pPr>
        <w:pageBreakBefore w:val="0"/>
        <w:numPr>
          <w:ilvl w:val="2"/>
          <w:numId w:val="15"/>
        </w:numPr>
        <w:ind w:left="2160" w:hanging="360"/>
      </w:pPr>
      <w:r w:rsidDel="00000000" w:rsidR="00000000" w:rsidRPr="00000000">
        <w:rPr>
          <w:rtl w:val="0"/>
        </w:rPr>
        <w:t xml:space="preserve">John Adams defends the British, as mob rule is unacceptable</w:t>
      </w:r>
    </w:p>
    <w:p w:rsidR="00000000" w:rsidDel="00000000" w:rsidP="00000000" w:rsidRDefault="00000000" w:rsidRPr="00000000" w14:paraId="000000CC">
      <w:pPr>
        <w:pageBreakBefore w:val="0"/>
        <w:numPr>
          <w:ilvl w:val="1"/>
          <w:numId w:val="15"/>
        </w:numPr>
        <w:ind w:left="1440" w:hanging="360"/>
      </w:pPr>
      <w:r w:rsidDel="00000000" w:rsidR="00000000" w:rsidRPr="00000000">
        <w:rPr>
          <w:rtl w:val="0"/>
        </w:rPr>
        <w:t xml:space="preserve">1772: Britain will pay the governor's salaries, not the colonists</w:t>
      </w:r>
    </w:p>
    <w:p w:rsidR="00000000" w:rsidDel="00000000" w:rsidP="00000000" w:rsidRDefault="00000000" w:rsidRPr="00000000" w14:paraId="000000CD">
      <w:pPr>
        <w:pageBreakBefore w:val="0"/>
        <w:numPr>
          <w:ilvl w:val="1"/>
          <w:numId w:val="15"/>
        </w:numPr>
        <w:ind w:left="1440" w:hanging="360"/>
      </w:pPr>
      <w:r w:rsidDel="00000000" w:rsidR="00000000" w:rsidRPr="00000000">
        <w:rPr>
          <w:rtl w:val="0"/>
        </w:rPr>
        <w:t xml:space="preserve">Common Sense: a pamphlet against King George III and encourages an independent America</w:t>
      </w:r>
    </w:p>
    <w:p w:rsidR="00000000" w:rsidDel="00000000" w:rsidP="00000000" w:rsidRDefault="00000000" w:rsidRPr="00000000" w14:paraId="000000CE">
      <w:pPr>
        <w:pageBreakBefore w:val="0"/>
        <w:numPr>
          <w:ilvl w:val="1"/>
          <w:numId w:val="15"/>
        </w:numPr>
        <w:ind w:left="1440" w:hanging="360"/>
      </w:pPr>
      <w:r w:rsidDel="00000000" w:rsidR="00000000" w:rsidRPr="00000000">
        <w:rPr>
          <w:rtl w:val="0"/>
        </w:rPr>
        <w:t xml:space="preserve">1772: New Committees of Correspondence set up for intercolony communication</w:t>
      </w:r>
    </w:p>
    <w:p w:rsidR="00000000" w:rsidDel="00000000" w:rsidP="00000000" w:rsidRDefault="00000000" w:rsidRPr="00000000" w14:paraId="000000CF">
      <w:pPr>
        <w:pageBreakBefore w:val="0"/>
        <w:numPr>
          <w:ilvl w:val="1"/>
          <w:numId w:val="15"/>
        </w:numPr>
        <w:ind w:left="1440" w:hanging="360"/>
      </w:pPr>
      <w:r w:rsidDel="00000000" w:rsidR="00000000" w:rsidRPr="00000000">
        <w:rPr>
          <w:rtl w:val="0"/>
        </w:rPr>
        <w:t xml:space="preserve">1773: Tea Act: British East India Company about to be bankrupt, so tax is eliminated to encourage purchase</w:t>
      </w:r>
    </w:p>
    <w:p w:rsidR="00000000" w:rsidDel="00000000" w:rsidP="00000000" w:rsidRDefault="00000000" w:rsidRPr="00000000" w14:paraId="000000D0">
      <w:pPr>
        <w:pageBreakBefore w:val="0"/>
        <w:numPr>
          <w:ilvl w:val="2"/>
          <w:numId w:val="15"/>
        </w:numPr>
        <w:ind w:left="2160" w:hanging="360"/>
      </w:pPr>
      <w:r w:rsidDel="00000000" w:rsidR="00000000" w:rsidRPr="00000000">
        <w:rPr>
          <w:rtl w:val="0"/>
        </w:rPr>
        <w:t xml:space="preserve">Boston Tea Party: disgusted colonists threw their tea shipments overboard</w:t>
      </w:r>
    </w:p>
    <w:p w:rsidR="00000000" w:rsidDel="00000000" w:rsidP="00000000" w:rsidRDefault="00000000" w:rsidRPr="00000000" w14:paraId="000000D1">
      <w:pPr>
        <w:pageBreakBefore w:val="0"/>
        <w:numPr>
          <w:ilvl w:val="1"/>
          <w:numId w:val="15"/>
        </w:numPr>
        <w:ind w:left="1440" w:hanging="360"/>
      </w:pPr>
      <w:r w:rsidDel="00000000" w:rsidR="00000000" w:rsidRPr="00000000">
        <w:rPr>
          <w:rtl w:val="0"/>
        </w:rPr>
        <w:t xml:space="preserve">The colonists refused to pay for damages, so 1774 Intolerable Acts were enacted.</w:t>
      </w:r>
    </w:p>
    <w:p w:rsidR="00000000" w:rsidDel="00000000" w:rsidP="00000000" w:rsidRDefault="00000000" w:rsidRPr="00000000" w14:paraId="000000D2">
      <w:pPr>
        <w:pageBreakBefore w:val="0"/>
        <w:numPr>
          <w:ilvl w:val="2"/>
          <w:numId w:val="15"/>
        </w:numPr>
        <w:ind w:left="2160" w:hanging="360"/>
      </w:pPr>
      <w:r w:rsidDel="00000000" w:rsidR="00000000" w:rsidRPr="00000000">
        <w:rPr>
          <w:rtl w:val="0"/>
        </w:rPr>
        <w:t xml:space="preserve">British soldiers can enter colonists’ private properties, Boston Harbor was shut down and Britain ruled colony with martial law.  Massachusetts Charter suspended, crimes in America are tried in England by King's puppets</w:t>
      </w:r>
    </w:p>
    <w:p w:rsidR="00000000" w:rsidDel="00000000" w:rsidP="00000000" w:rsidRDefault="00000000" w:rsidRPr="00000000" w14:paraId="000000D3">
      <w:pPr>
        <w:pageBreakBefore w:val="0"/>
        <w:numPr>
          <w:ilvl w:val="1"/>
          <w:numId w:val="15"/>
        </w:numPr>
        <w:ind w:left="1440" w:hanging="360"/>
      </w:pPr>
      <w:r w:rsidDel="00000000" w:rsidR="00000000" w:rsidRPr="00000000">
        <w:rPr>
          <w:rtl w:val="0"/>
        </w:rPr>
        <w:t xml:space="preserve">1774: Continental Congress: basically another Committees of Correspondence</w:t>
      </w:r>
    </w:p>
    <w:p w:rsidR="00000000" w:rsidDel="00000000" w:rsidP="00000000" w:rsidRDefault="00000000" w:rsidRPr="00000000" w14:paraId="000000D4">
      <w:pPr>
        <w:pageBreakBefore w:val="0"/>
        <w:numPr>
          <w:ilvl w:val="2"/>
          <w:numId w:val="15"/>
        </w:numPr>
        <w:ind w:left="2160" w:hanging="360"/>
      </w:pPr>
      <w:r w:rsidDel="00000000" w:rsidR="00000000" w:rsidRPr="00000000">
        <w:rPr>
          <w:rtl w:val="0"/>
        </w:rPr>
        <w:t xml:space="preserve">Called for a boycott of British goods</w:t>
      </w:r>
    </w:p>
    <w:p w:rsidR="00000000" w:rsidDel="00000000" w:rsidP="00000000" w:rsidRDefault="00000000" w:rsidRPr="00000000" w14:paraId="000000D5">
      <w:pPr>
        <w:pageBreakBefore w:val="0"/>
        <w:numPr>
          <w:ilvl w:val="1"/>
          <w:numId w:val="15"/>
        </w:numPr>
        <w:ind w:left="1440" w:hanging="360"/>
      </w:pPr>
      <w:r w:rsidDel="00000000" w:rsidR="00000000" w:rsidRPr="00000000">
        <w:rPr>
          <w:rtl w:val="0"/>
        </w:rPr>
        <w:t xml:space="preserve">1774 Quebec Act: Canada’s borders are enlarged to take away land from colonists</w:t>
      </w:r>
    </w:p>
    <w:p w:rsidR="00000000" w:rsidDel="00000000" w:rsidP="00000000" w:rsidRDefault="00000000" w:rsidRPr="00000000" w14:paraId="000000D6">
      <w:pPr>
        <w:pageBreakBefore w:val="0"/>
        <w:numPr>
          <w:ilvl w:val="1"/>
          <w:numId w:val="15"/>
        </w:numPr>
        <w:ind w:left="1440" w:hanging="360"/>
      </w:pPr>
      <w:r w:rsidDel="00000000" w:rsidR="00000000" w:rsidRPr="00000000">
        <w:rPr>
          <w:rtl w:val="0"/>
        </w:rPr>
        <w:t xml:space="preserve">Declaration of Independence: used to reason America’s independence, written based on enlightenment ideas. Written lawyer like for credibility and attract support</w:t>
      </w:r>
    </w:p>
    <w:p w:rsidR="00000000" w:rsidDel="00000000" w:rsidP="00000000" w:rsidRDefault="00000000" w:rsidRPr="00000000" w14:paraId="000000D7">
      <w:pPr>
        <w:pageBreakBefore w:val="0"/>
        <w:numPr>
          <w:ilvl w:val="1"/>
          <w:numId w:val="15"/>
        </w:numPr>
        <w:ind w:left="1440" w:hanging="360"/>
      </w:pPr>
      <w:r w:rsidDel="00000000" w:rsidR="00000000" w:rsidRPr="00000000">
        <w:rPr>
          <w:rtl w:val="0"/>
        </w:rPr>
        <w:t xml:space="preserve">Olive Branch Petition: protest letter urging restoration of former harmony</w:t>
      </w:r>
    </w:p>
    <w:p w:rsidR="00000000" w:rsidDel="00000000" w:rsidP="00000000" w:rsidRDefault="00000000" w:rsidRPr="00000000" w14:paraId="000000D8">
      <w:pPr>
        <w:pageBreakBefore w:val="0"/>
        <w:numPr>
          <w:ilvl w:val="1"/>
          <w:numId w:val="15"/>
        </w:numPr>
        <w:ind w:left="1440" w:hanging="360"/>
      </w:pPr>
      <w:r w:rsidDel="00000000" w:rsidR="00000000" w:rsidRPr="00000000">
        <w:rPr>
          <w:rtl w:val="0"/>
        </w:rPr>
        <w:t xml:space="preserve">1775: Britain rejects the colonists’ protest letter declares that the colonies are in a state of rebellion, so colonists stepped up their defense, leading to fights at Lexington and Concord.  George Washington is put as commander in chief of the colonies.  The colonists aren’t allowed to boycott non-British goods</w:t>
      </w:r>
    </w:p>
    <w:p w:rsidR="00000000" w:rsidDel="00000000" w:rsidP="00000000" w:rsidRDefault="00000000" w:rsidRPr="00000000" w14:paraId="000000D9">
      <w:pPr>
        <w:pageBreakBefore w:val="0"/>
        <w:numPr>
          <w:ilvl w:val="0"/>
          <w:numId w:val="15"/>
        </w:numPr>
        <w:ind w:left="720" w:hanging="360"/>
        <w:rPr>
          <w:highlight w:val="yellow"/>
        </w:rPr>
      </w:pPr>
      <w:r w:rsidDel="00000000" w:rsidR="00000000" w:rsidRPr="00000000">
        <w:rPr>
          <w:highlight w:val="yellow"/>
          <w:rtl w:val="0"/>
        </w:rPr>
        <w:t xml:space="preserve">Battles</w:t>
      </w:r>
    </w:p>
    <w:p w:rsidR="00000000" w:rsidDel="00000000" w:rsidP="00000000" w:rsidRDefault="00000000" w:rsidRPr="00000000" w14:paraId="000000DA">
      <w:pPr>
        <w:pageBreakBefore w:val="0"/>
        <w:numPr>
          <w:ilvl w:val="1"/>
          <w:numId w:val="15"/>
        </w:numPr>
        <w:ind w:left="1440" w:hanging="360"/>
        <w:rPr>
          <w:u w:val="none"/>
        </w:rPr>
      </w:pPr>
      <w:r w:rsidDel="00000000" w:rsidR="00000000" w:rsidRPr="00000000">
        <w:rPr>
          <w:rtl w:val="0"/>
        </w:rPr>
        <w:t xml:space="preserve">Lexington and Concord: “The shot heard ‘round the world”, “Prepare for war, but pray for peace”</w:t>
      </w:r>
    </w:p>
    <w:p w:rsidR="00000000" w:rsidDel="00000000" w:rsidP="00000000" w:rsidRDefault="00000000" w:rsidRPr="00000000" w14:paraId="000000DB">
      <w:pPr>
        <w:pageBreakBefore w:val="0"/>
        <w:numPr>
          <w:ilvl w:val="1"/>
          <w:numId w:val="15"/>
        </w:numPr>
        <w:ind w:left="1440" w:hanging="360"/>
        <w:rPr>
          <w:u w:val="none"/>
        </w:rPr>
      </w:pPr>
      <w:r w:rsidDel="00000000" w:rsidR="00000000" w:rsidRPr="00000000">
        <w:rPr>
          <w:rtl w:val="0"/>
        </w:rPr>
        <w:t xml:space="preserve">Bunker Hill 1775: Pyrrhic victory for British (costly victory), realizing that the Americans are serious about their cause of fighting</w:t>
      </w:r>
    </w:p>
    <w:p w:rsidR="00000000" w:rsidDel="00000000" w:rsidP="00000000" w:rsidRDefault="00000000" w:rsidRPr="00000000" w14:paraId="000000DC">
      <w:pPr>
        <w:pageBreakBefore w:val="0"/>
        <w:numPr>
          <w:ilvl w:val="1"/>
          <w:numId w:val="15"/>
        </w:numPr>
        <w:ind w:left="1440" w:hanging="360"/>
        <w:rPr>
          <w:u w:val="none"/>
        </w:rPr>
      </w:pPr>
      <w:r w:rsidDel="00000000" w:rsidR="00000000" w:rsidRPr="00000000">
        <w:rPr>
          <w:rtl w:val="0"/>
        </w:rPr>
        <w:t xml:space="preserve">NYC/SI, NY 1776: The British assembled the largest force they ever assembled, in Staten Island.  Outnumbered the Americans, and most American soldiers were killed or captured.  For the rest, their enlistment is about to expire and many don’t plan to renew as this loss made the war seem fruitless for them.  Britain took control over NYC.  </w:t>
      </w:r>
    </w:p>
    <w:p w:rsidR="00000000" w:rsidDel="00000000" w:rsidP="00000000" w:rsidRDefault="00000000" w:rsidRPr="00000000" w14:paraId="000000DD">
      <w:pPr>
        <w:pageBreakBefore w:val="0"/>
        <w:numPr>
          <w:ilvl w:val="1"/>
          <w:numId w:val="15"/>
        </w:numPr>
        <w:ind w:left="1440" w:hanging="360"/>
        <w:rPr>
          <w:u w:val="none"/>
        </w:rPr>
      </w:pPr>
      <w:r w:rsidDel="00000000" w:rsidR="00000000" w:rsidRPr="00000000">
        <w:rPr>
          <w:rtl w:val="0"/>
        </w:rPr>
        <w:t xml:space="preserve">Trenton, NJ, Christmas 1776: Hessians (Germans who fought for British) drank too much for Christmas and was hung over.  The Hessians were defeated, and the Americans took their weapons.  Victory restored faith in the Americans</w:t>
      </w:r>
    </w:p>
    <w:p w:rsidR="00000000" w:rsidDel="00000000" w:rsidP="00000000" w:rsidRDefault="00000000" w:rsidRPr="00000000" w14:paraId="000000DE">
      <w:pPr>
        <w:pageBreakBefore w:val="0"/>
        <w:numPr>
          <w:ilvl w:val="1"/>
          <w:numId w:val="15"/>
        </w:numPr>
        <w:ind w:left="1440" w:hanging="360"/>
        <w:rPr>
          <w:u w:val="none"/>
        </w:rPr>
      </w:pPr>
      <w:r w:rsidDel="00000000" w:rsidR="00000000" w:rsidRPr="00000000">
        <w:rPr>
          <w:rtl w:val="0"/>
        </w:rPr>
        <w:t xml:space="preserve">Capital Philadelphia, PA 1777: Congress fled and Americans failed to block out the British.  British took over the capital</w:t>
      </w:r>
    </w:p>
    <w:p w:rsidR="00000000" w:rsidDel="00000000" w:rsidP="00000000" w:rsidRDefault="00000000" w:rsidRPr="00000000" w14:paraId="000000DF">
      <w:pPr>
        <w:pageBreakBefore w:val="0"/>
        <w:numPr>
          <w:ilvl w:val="1"/>
          <w:numId w:val="15"/>
        </w:numPr>
        <w:ind w:left="1440" w:hanging="360"/>
        <w:rPr>
          <w:u w:val="none"/>
        </w:rPr>
      </w:pPr>
      <w:r w:rsidDel="00000000" w:rsidR="00000000" w:rsidRPr="00000000">
        <w:rPr>
          <w:rtl w:val="0"/>
        </w:rPr>
        <w:t xml:space="preserve">Saratoga, NY 1777: British Howe and Burgoyne planned to meet in a battle plan.  However, Burgoyne was bogged down by geography and clashes with Americans, and Howe only intended to conquer Philadelphia and not help Burgoyne.  Resultantly, Americans were able to get the British to surrender in Saratoga.  After winning, the Americans caught France’s attention and France provided assistance to Americans</w:t>
      </w:r>
    </w:p>
    <w:p w:rsidR="00000000" w:rsidDel="00000000" w:rsidP="00000000" w:rsidRDefault="00000000" w:rsidRPr="00000000" w14:paraId="000000E0">
      <w:pPr>
        <w:pageBreakBefore w:val="0"/>
        <w:numPr>
          <w:ilvl w:val="0"/>
          <w:numId w:val="15"/>
        </w:numPr>
        <w:ind w:left="720" w:hanging="360"/>
        <w:rPr>
          <w:highlight w:val="yellow"/>
        </w:rPr>
      </w:pPr>
      <w:r w:rsidDel="00000000" w:rsidR="00000000" w:rsidRPr="00000000">
        <w:rPr>
          <w:highlight w:val="yellow"/>
          <w:rtl w:val="0"/>
        </w:rPr>
        <w:t xml:space="preserve">Armies</w:t>
      </w:r>
    </w:p>
    <w:p w:rsidR="00000000" w:rsidDel="00000000" w:rsidP="00000000" w:rsidRDefault="00000000" w:rsidRPr="00000000" w14:paraId="000000E1">
      <w:pPr>
        <w:pageBreakBefore w:val="0"/>
        <w:numPr>
          <w:ilvl w:val="1"/>
          <w:numId w:val="15"/>
        </w:numPr>
        <w:ind w:left="1440" w:hanging="360"/>
        <w:rPr>
          <w:u w:val="none"/>
        </w:rPr>
      </w:pPr>
      <w:r w:rsidDel="00000000" w:rsidR="00000000" w:rsidRPr="00000000">
        <w:rPr>
          <w:rtl w:val="0"/>
        </w:rPr>
        <w:t xml:space="preserve">British</w:t>
      </w:r>
    </w:p>
    <w:p w:rsidR="00000000" w:rsidDel="00000000" w:rsidP="00000000" w:rsidRDefault="00000000" w:rsidRPr="00000000" w14:paraId="000000E2">
      <w:pPr>
        <w:pageBreakBefore w:val="0"/>
        <w:numPr>
          <w:ilvl w:val="2"/>
          <w:numId w:val="15"/>
        </w:numPr>
        <w:ind w:left="2160" w:hanging="360"/>
        <w:rPr>
          <w:u w:val="none"/>
        </w:rPr>
      </w:pPr>
      <w:r w:rsidDel="00000000" w:rsidR="00000000" w:rsidRPr="00000000">
        <w:rPr>
          <w:rtl w:val="0"/>
        </w:rPr>
        <w:t xml:space="preserve">Strong navy</w:t>
      </w:r>
    </w:p>
    <w:p w:rsidR="00000000" w:rsidDel="00000000" w:rsidP="00000000" w:rsidRDefault="00000000" w:rsidRPr="00000000" w14:paraId="000000E3">
      <w:pPr>
        <w:pageBreakBefore w:val="0"/>
        <w:numPr>
          <w:ilvl w:val="2"/>
          <w:numId w:val="15"/>
        </w:numPr>
        <w:ind w:left="2160" w:hanging="360"/>
        <w:rPr>
          <w:u w:val="none"/>
        </w:rPr>
      </w:pPr>
      <w:r w:rsidDel="00000000" w:rsidR="00000000" w:rsidRPr="00000000">
        <w:rPr>
          <w:rtl w:val="0"/>
        </w:rPr>
        <w:t xml:space="preserve">Lots of resources</w:t>
      </w:r>
    </w:p>
    <w:p w:rsidR="00000000" w:rsidDel="00000000" w:rsidP="00000000" w:rsidRDefault="00000000" w:rsidRPr="00000000" w14:paraId="000000E4">
      <w:pPr>
        <w:pageBreakBefore w:val="0"/>
        <w:numPr>
          <w:ilvl w:val="2"/>
          <w:numId w:val="15"/>
        </w:numPr>
        <w:ind w:left="2160" w:hanging="360"/>
        <w:rPr>
          <w:u w:val="none"/>
        </w:rPr>
      </w:pPr>
      <w:r w:rsidDel="00000000" w:rsidR="00000000" w:rsidRPr="00000000">
        <w:rPr>
          <w:rtl w:val="0"/>
        </w:rPr>
        <w:t xml:space="preserve">Professional soldiers</w:t>
      </w:r>
    </w:p>
    <w:p w:rsidR="00000000" w:rsidDel="00000000" w:rsidP="00000000" w:rsidRDefault="00000000" w:rsidRPr="00000000" w14:paraId="000000E5">
      <w:pPr>
        <w:pageBreakBefore w:val="0"/>
        <w:numPr>
          <w:ilvl w:val="2"/>
          <w:numId w:val="15"/>
        </w:numPr>
        <w:ind w:left="2160" w:hanging="360"/>
        <w:rPr>
          <w:u w:val="none"/>
        </w:rPr>
      </w:pPr>
      <w:r w:rsidDel="00000000" w:rsidR="00000000" w:rsidRPr="00000000">
        <w:rPr>
          <w:rtl w:val="0"/>
        </w:rPr>
        <w:t xml:space="preserve">Major world power</w:t>
      </w:r>
    </w:p>
    <w:p w:rsidR="00000000" w:rsidDel="00000000" w:rsidP="00000000" w:rsidRDefault="00000000" w:rsidRPr="00000000" w14:paraId="000000E6">
      <w:pPr>
        <w:pageBreakBefore w:val="0"/>
        <w:numPr>
          <w:ilvl w:val="2"/>
          <w:numId w:val="15"/>
        </w:numPr>
        <w:ind w:left="2160" w:hanging="360"/>
        <w:rPr>
          <w:u w:val="none"/>
        </w:rPr>
      </w:pPr>
      <w:r w:rsidDel="00000000" w:rsidR="00000000" w:rsidRPr="00000000">
        <w:rPr>
          <w:rtl w:val="0"/>
        </w:rPr>
        <w:t xml:space="preserve">Loyalists are on their side</w:t>
      </w:r>
    </w:p>
    <w:p w:rsidR="00000000" w:rsidDel="00000000" w:rsidP="00000000" w:rsidRDefault="00000000" w:rsidRPr="00000000" w14:paraId="000000E7">
      <w:pPr>
        <w:pageBreakBefore w:val="0"/>
        <w:numPr>
          <w:ilvl w:val="2"/>
          <w:numId w:val="15"/>
        </w:numPr>
        <w:ind w:left="2160" w:hanging="360"/>
        <w:rPr>
          <w:u w:val="none"/>
        </w:rPr>
      </w:pPr>
      <w:r w:rsidDel="00000000" w:rsidR="00000000" w:rsidRPr="00000000">
        <w:rPr>
          <w:rtl w:val="0"/>
        </w:rPr>
        <w:t xml:space="preserve">Attracted slaves to side with them by offering freedom</w:t>
      </w:r>
    </w:p>
    <w:p w:rsidR="00000000" w:rsidDel="00000000" w:rsidP="00000000" w:rsidRDefault="00000000" w:rsidRPr="00000000" w14:paraId="000000E8">
      <w:pPr>
        <w:pageBreakBefore w:val="0"/>
        <w:numPr>
          <w:ilvl w:val="1"/>
          <w:numId w:val="15"/>
        </w:numPr>
        <w:ind w:left="1440" w:hanging="360"/>
        <w:rPr>
          <w:u w:val="none"/>
        </w:rPr>
      </w:pPr>
      <w:r w:rsidDel="00000000" w:rsidR="00000000" w:rsidRPr="00000000">
        <w:rPr>
          <w:rtl w:val="0"/>
        </w:rPr>
        <w:t xml:space="preserve">Americans</w:t>
      </w:r>
    </w:p>
    <w:p w:rsidR="00000000" w:rsidDel="00000000" w:rsidP="00000000" w:rsidRDefault="00000000" w:rsidRPr="00000000" w14:paraId="000000E9">
      <w:pPr>
        <w:pageBreakBefore w:val="0"/>
        <w:numPr>
          <w:ilvl w:val="2"/>
          <w:numId w:val="15"/>
        </w:numPr>
        <w:ind w:left="2160" w:hanging="360"/>
        <w:rPr>
          <w:u w:val="none"/>
        </w:rPr>
      </w:pPr>
      <w:r w:rsidDel="00000000" w:rsidR="00000000" w:rsidRPr="00000000">
        <w:rPr>
          <w:rtl w:val="0"/>
        </w:rPr>
        <w:t xml:space="preserve">Low confidence</w:t>
      </w:r>
    </w:p>
    <w:p w:rsidR="00000000" w:rsidDel="00000000" w:rsidP="00000000" w:rsidRDefault="00000000" w:rsidRPr="00000000" w14:paraId="000000EA">
      <w:pPr>
        <w:pageBreakBefore w:val="0"/>
        <w:numPr>
          <w:ilvl w:val="2"/>
          <w:numId w:val="15"/>
        </w:numPr>
        <w:ind w:left="2160" w:hanging="360"/>
        <w:rPr>
          <w:u w:val="none"/>
        </w:rPr>
      </w:pPr>
      <w:r w:rsidDel="00000000" w:rsidR="00000000" w:rsidRPr="00000000">
        <w:rPr>
          <w:rtl w:val="0"/>
        </w:rPr>
        <w:t xml:space="preserve">Shortage of resources</w:t>
      </w:r>
    </w:p>
    <w:p w:rsidR="00000000" w:rsidDel="00000000" w:rsidP="00000000" w:rsidRDefault="00000000" w:rsidRPr="00000000" w14:paraId="000000EB">
      <w:pPr>
        <w:pageBreakBefore w:val="0"/>
        <w:numPr>
          <w:ilvl w:val="2"/>
          <w:numId w:val="15"/>
        </w:numPr>
        <w:ind w:left="2160" w:hanging="360"/>
        <w:rPr>
          <w:u w:val="none"/>
        </w:rPr>
      </w:pPr>
      <w:r w:rsidDel="00000000" w:rsidR="00000000" w:rsidRPr="00000000">
        <w:rPr>
          <w:rtl w:val="0"/>
        </w:rPr>
        <w:t xml:space="preserve">Not all Americans on board (loyalists aren’t)</w:t>
      </w:r>
    </w:p>
    <w:p w:rsidR="00000000" w:rsidDel="00000000" w:rsidP="00000000" w:rsidRDefault="00000000" w:rsidRPr="00000000" w14:paraId="000000EC">
      <w:pPr>
        <w:pageBreakBefore w:val="0"/>
        <w:numPr>
          <w:ilvl w:val="2"/>
          <w:numId w:val="15"/>
        </w:numPr>
        <w:ind w:left="2160" w:hanging="360"/>
        <w:rPr>
          <w:u w:val="none"/>
        </w:rPr>
      </w:pPr>
      <w:r w:rsidDel="00000000" w:rsidR="00000000" w:rsidRPr="00000000">
        <w:rPr>
          <w:rtl w:val="0"/>
        </w:rPr>
        <w:t xml:space="preserve">New government weak at generating revenue</w:t>
      </w:r>
    </w:p>
    <w:p w:rsidR="00000000" w:rsidDel="00000000" w:rsidP="00000000" w:rsidRDefault="00000000" w:rsidRPr="00000000" w14:paraId="000000ED">
      <w:pPr>
        <w:pageBreakBefore w:val="0"/>
        <w:numPr>
          <w:ilvl w:val="2"/>
          <w:numId w:val="15"/>
        </w:numPr>
        <w:ind w:left="2160" w:hanging="360"/>
        <w:rPr>
          <w:u w:val="none"/>
        </w:rPr>
      </w:pPr>
      <w:r w:rsidDel="00000000" w:rsidR="00000000" w:rsidRPr="00000000">
        <w:rPr>
          <w:rtl w:val="0"/>
        </w:rPr>
        <w:t xml:space="preserve">Inflation</w:t>
      </w:r>
    </w:p>
    <w:p w:rsidR="00000000" w:rsidDel="00000000" w:rsidP="00000000" w:rsidRDefault="00000000" w:rsidRPr="00000000" w14:paraId="000000EE">
      <w:pPr>
        <w:pageBreakBefore w:val="0"/>
        <w:numPr>
          <w:ilvl w:val="2"/>
          <w:numId w:val="15"/>
        </w:numPr>
        <w:ind w:left="2160" w:hanging="360"/>
        <w:rPr>
          <w:u w:val="none"/>
        </w:rPr>
      </w:pPr>
      <w:r w:rsidDel="00000000" w:rsidR="00000000" w:rsidRPr="00000000">
        <w:rPr>
          <w:rtl w:val="0"/>
        </w:rPr>
        <w:t xml:space="preserve">Strong cause</w:t>
      </w:r>
    </w:p>
    <w:p w:rsidR="00000000" w:rsidDel="00000000" w:rsidP="00000000" w:rsidRDefault="00000000" w:rsidRPr="00000000" w14:paraId="000000EF">
      <w:pPr>
        <w:pageBreakBefore w:val="0"/>
        <w:numPr>
          <w:ilvl w:val="2"/>
          <w:numId w:val="15"/>
        </w:numPr>
        <w:ind w:left="2160" w:hanging="360"/>
        <w:rPr>
          <w:u w:val="none"/>
        </w:rPr>
      </w:pPr>
      <w:r w:rsidDel="00000000" w:rsidR="00000000" w:rsidRPr="00000000">
        <w:rPr>
          <w:rtl w:val="0"/>
        </w:rPr>
        <w:t xml:space="preserve">Weak navy</w:t>
      </w:r>
    </w:p>
    <w:p w:rsidR="00000000" w:rsidDel="00000000" w:rsidP="00000000" w:rsidRDefault="00000000" w:rsidRPr="00000000" w14:paraId="000000F0">
      <w:pPr>
        <w:pageBreakBefore w:val="0"/>
        <w:numPr>
          <w:ilvl w:val="2"/>
          <w:numId w:val="15"/>
        </w:numPr>
        <w:ind w:left="2160" w:hanging="360"/>
        <w:rPr>
          <w:u w:val="none"/>
        </w:rPr>
      </w:pPr>
      <w:r w:rsidDel="00000000" w:rsidR="00000000" w:rsidRPr="00000000">
        <w:rPr>
          <w:rtl w:val="0"/>
        </w:rPr>
        <w:t xml:space="preserve">Red tag (untrained) army</w:t>
      </w:r>
    </w:p>
    <w:p w:rsidR="00000000" w:rsidDel="00000000" w:rsidP="00000000" w:rsidRDefault="00000000" w:rsidRPr="00000000" w14:paraId="000000F1">
      <w:pPr>
        <w:pageBreakBefore w:val="0"/>
        <w:numPr>
          <w:ilvl w:val="2"/>
          <w:numId w:val="15"/>
        </w:numPr>
        <w:ind w:left="2160" w:hanging="360"/>
        <w:rPr>
          <w:u w:val="none"/>
        </w:rPr>
      </w:pPr>
      <w:r w:rsidDel="00000000" w:rsidR="00000000" w:rsidRPr="00000000">
        <w:rPr>
          <w:rtl w:val="0"/>
        </w:rPr>
        <w:t xml:space="preserve">Homefield advantage</w:t>
      </w:r>
    </w:p>
    <w:p w:rsidR="00000000" w:rsidDel="00000000" w:rsidP="00000000" w:rsidRDefault="00000000" w:rsidRPr="00000000" w14:paraId="000000F2">
      <w:pPr>
        <w:pageBreakBefore w:val="0"/>
        <w:numPr>
          <w:ilvl w:val="2"/>
          <w:numId w:val="15"/>
        </w:numPr>
        <w:ind w:left="2160" w:hanging="360"/>
        <w:rPr>
          <w:u w:val="none"/>
        </w:rPr>
      </w:pPr>
      <w:r w:rsidDel="00000000" w:rsidR="00000000" w:rsidRPr="00000000">
        <w:rPr>
          <w:rtl w:val="0"/>
        </w:rPr>
        <w:t xml:space="preserve">France supplied soldiers and weapons</w:t>
      </w:r>
    </w:p>
    <w:p w:rsidR="00000000" w:rsidDel="00000000" w:rsidP="00000000" w:rsidRDefault="00000000" w:rsidRPr="00000000" w14:paraId="000000F3">
      <w:pPr>
        <w:pageBreakBefore w:val="0"/>
        <w:numPr>
          <w:ilvl w:val="2"/>
          <w:numId w:val="15"/>
        </w:numPr>
        <w:ind w:left="2160" w:hanging="360"/>
        <w:rPr>
          <w:u w:val="none"/>
        </w:rPr>
      </w:pPr>
      <w:r w:rsidDel="00000000" w:rsidR="00000000" w:rsidRPr="00000000">
        <w:rPr>
          <w:rtl w:val="0"/>
        </w:rPr>
        <w:t xml:space="preserve">Prussian Freidrich von Steuben trained American soldiers</w:t>
      </w:r>
    </w:p>
    <w:p w:rsidR="00000000" w:rsidDel="00000000" w:rsidP="00000000" w:rsidRDefault="00000000" w:rsidRPr="00000000" w14:paraId="000000F4">
      <w:pPr>
        <w:pageBreakBefore w:val="0"/>
        <w:numPr>
          <w:ilvl w:val="2"/>
          <w:numId w:val="15"/>
        </w:numPr>
        <w:ind w:left="2160" w:hanging="360"/>
        <w:rPr>
          <w:u w:val="none"/>
        </w:rPr>
      </w:pPr>
      <w:r w:rsidDel="00000000" w:rsidR="00000000" w:rsidRPr="00000000">
        <w:rPr>
          <w:rtl w:val="0"/>
        </w:rPr>
        <w:t xml:space="preserve">George Washington the beloved general</w:t>
      </w:r>
    </w:p>
    <w:p w:rsidR="00000000" w:rsidDel="00000000" w:rsidP="00000000" w:rsidRDefault="00000000" w:rsidRPr="00000000" w14:paraId="000000F5">
      <w:pPr>
        <w:pageBreakBefore w:val="0"/>
        <w:numPr>
          <w:ilvl w:val="0"/>
          <w:numId w:val="15"/>
        </w:numPr>
        <w:ind w:left="720" w:hanging="360"/>
        <w:rPr>
          <w:highlight w:val="yellow"/>
        </w:rPr>
      </w:pPr>
      <w:r w:rsidDel="00000000" w:rsidR="00000000" w:rsidRPr="00000000">
        <w:rPr>
          <w:highlight w:val="yellow"/>
          <w:rtl w:val="0"/>
        </w:rPr>
        <w:t xml:space="preserve">Victory</w:t>
      </w:r>
    </w:p>
    <w:p w:rsidR="00000000" w:rsidDel="00000000" w:rsidP="00000000" w:rsidRDefault="00000000" w:rsidRPr="00000000" w14:paraId="000000F6">
      <w:pPr>
        <w:pageBreakBefore w:val="0"/>
        <w:numPr>
          <w:ilvl w:val="1"/>
          <w:numId w:val="15"/>
        </w:numPr>
        <w:ind w:left="1440" w:hanging="360"/>
      </w:pPr>
      <w:r w:rsidDel="00000000" w:rsidR="00000000" w:rsidRPr="00000000">
        <w:rPr>
          <w:rtl w:val="0"/>
        </w:rPr>
        <w:t xml:space="preserve">The British started from the south and planned to conquer going northbound</w:t>
      </w:r>
    </w:p>
    <w:p w:rsidR="00000000" w:rsidDel="00000000" w:rsidP="00000000" w:rsidRDefault="00000000" w:rsidRPr="00000000" w14:paraId="000000F7">
      <w:pPr>
        <w:pageBreakBefore w:val="0"/>
        <w:numPr>
          <w:ilvl w:val="1"/>
          <w:numId w:val="15"/>
        </w:numPr>
        <w:ind w:left="1440" w:hanging="360"/>
      </w:pPr>
      <w:r w:rsidDel="00000000" w:rsidR="00000000" w:rsidRPr="00000000">
        <w:rPr>
          <w:rtl w:val="0"/>
        </w:rPr>
        <w:t xml:space="preserve">Americans harassed British at North Carolina, causing the British to retreat to Yorktown</w:t>
      </w:r>
    </w:p>
    <w:p w:rsidR="00000000" w:rsidDel="00000000" w:rsidP="00000000" w:rsidRDefault="00000000" w:rsidRPr="00000000" w14:paraId="000000F8">
      <w:pPr>
        <w:pageBreakBefore w:val="0"/>
        <w:numPr>
          <w:ilvl w:val="1"/>
          <w:numId w:val="15"/>
        </w:numPr>
        <w:ind w:left="1440" w:hanging="360"/>
      </w:pPr>
      <w:r w:rsidDel="00000000" w:rsidR="00000000" w:rsidRPr="00000000">
        <w:rPr>
          <w:rtl w:val="0"/>
        </w:rPr>
        <w:t xml:space="preserve">French soldiers arrive just in time and worked with Americans in Yorktown and got the British to declare defeat</w:t>
      </w:r>
    </w:p>
    <w:p w:rsidR="00000000" w:rsidDel="00000000" w:rsidP="00000000" w:rsidRDefault="00000000" w:rsidRPr="00000000" w14:paraId="000000F9">
      <w:pPr>
        <w:pageBreakBefore w:val="0"/>
        <w:numPr>
          <w:ilvl w:val="0"/>
          <w:numId w:val="15"/>
        </w:numPr>
        <w:ind w:left="720" w:hanging="360"/>
        <w:rPr>
          <w:highlight w:val="yellow"/>
        </w:rPr>
      </w:pPr>
      <w:r w:rsidDel="00000000" w:rsidR="00000000" w:rsidRPr="00000000">
        <w:rPr>
          <w:highlight w:val="yellow"/>
          <w:rtl w:val="0"/>
        </w:rPr>
        <w:t xml:space="preserve">Starting a new country</w:t>
      </w:r>
    </w:p>
    <w:p w:rsidR="00000000" w:rsidDel="00000000" w:rsidP="00000000" w:rsidRDefault="00000000" w:rsidRPr="00000000" w14:paraId="000000FA">
      <w:pPr>
        <w:pageBreakBefore w:val="0"/>
        <w:numPr>
          <w:ilvl w:val="1"/>
          <w:numId w:val="15"/>
        </w:numPr>
        <w:ind w:left="1440" w:hanging="360"/>
        <w:rPr>
          <w:u w:val="none"/>
        </w:rPr>
      </w:pPr>
      <w:r w:rsidDel="00000000" w:rsidR="00000000" w:rsidRPr="00000000">
        <w:rPr>
          <w:rtl w:val="0"/>
        </w:rPr>
        <w:t xml:space="preserve">Britain, America, France and Spain enters peace talks in Paris in 1782</w:t>
      </w:r>
    </w:p>
    <w:p w:rsidR="00000000" w:rsidDel="00000000" w:rsidP="00000000" w:rsidRDefault="00000000" w:rsidRPr="00000000" w14:paraId="000000FB">
      <w:pPr>
        <w:pageBreakBefore w:val="0"/>
        <w:numPr>
          <w:ilvl w:val="1"/>
          <w:numId w:val="15"/>
        </w:numPr>
        <w:ind w:left="1440" w:hanging="360"/>
        <w:rPr>
          <w:u w:val="none"/>
        </w:rPr>
      </w:pPr>
      <w:r w:rsidDel="00000000" w:rsidR="00000000" w:rsidRPr="00000000">
        <w:rPr>
          <w:rtl w:val="0"/>
        </w:rPr>
        <w:t xml:space="preserve">Everyone was focused on their own interests, but eventually agreed that the United States of America is an independent nation and they agreed on its borders (1783 Treaty of Paris)</w:t>
      </w:r>
    </w:p>
    <w:p w:rsidR="00000000" w:rsidDel="00000000" w:rsidP="00000000" w:rsidRDefault="00000000" w:rsidRPr="00000000" w14:paraId="000000FC">
      <w:pPr>
        <w:pageBreakBefore w:val="0"/>
        <w:numPr>
          <w:ilvl w:val="2"/>
          <w:numId w:val="15"/>
        </w:numPr>
        <w:ind w:left="2160" w:hanging="360"/>
        <w:rPr>
          <w:u w:val="none"/>
        </w:rPr>
      </w:pPr>
      <w:r w:rsidDel="00000000" w:rsidR="00000000" w:rsidRPr="00000000">
        <w:rPr>
          <w:rtl w:val="0"/>
        </w:rPr>
        <w:t xml:space="preserve">Treaty had oversights, such as when do British leave</w:t>
      </w:r>
    </w:p>
    <w:p w:rsidR="00000000" w:rsidDel="00000000" w:rsidP="00000000" w:rsidRDefault="00000000" w:rsidRPr="00000000" w14:paraId="000000FD">
      <w:pPr>
        <w:pageBreakBefore w:val="0"/>
        <w:numPr>
          <w:ilvl w:val="0"/>
          <w:numId w:val="15"/>
        </w:numPr>
        <w:ind w:left="720" w:hanging="360"/>
        <w:rPr>
          <w:u w:val="none"/>
        </w:rPr>
      </w:pPr>
      <w:r w:rsidDel="00000000" w:rsidR="00000000" w:rsidRPr="00000000">
        <w:rPr>
          <w:rtl w:val="0"/>
        </w:rPr>
        <w:t xml:space="preserve">This revolution inspired other revolutions around the world</w:t>
      </w:r>
    </w:p>
    <w:p w:rsidR="00000000" w:rsidDel="00000000" w:rsidP="00000000" w:rsidRDefault="00000000" w:rsidRPr="00000000" w14:paraId="000000FE">
      <w:pPr>
        <w:pageBreakBefore w:val="0"/>
        <w:numPr>
          <w:ilvl w:val="0"/>
          <w:numId w:val="15"/>
        </w:numPr>
        <w:ind w:left="720" w:hanging="360"/>
        <w:rPr>
          <w:u w:val="none"/>
        </w:rPr>
      </w:pPr>
      <w:r w:rsidDel="00000000" w:rsidR="00000000" w:rsidRPr="00000000">
        <w:rPr>
          <w:rtl w:val="0"/>
        </w:rPr>
        <w:t xml:space="preserve">Egalitarian attitude (everyone’s equal)</w:t>
      </w:r>
    </w:p>
    <w:p w:rsidR="00000000" w:rsidDel="00000000" w:rsidP="00000000" w:rsidRDefault="00000000" w:rsidRPr="00000000" w14:paraId="000000FF">
      <w:pPr>
        <w:pageBreakBefore w:val="0"/>
        <w:numPr>
          <w:ilvl w:val="0"/>
          <w:numId w:val="15"/>
        </w:numPr>
        <w:ind w:left="720" w:hanging="360"/>
        <w:rPr>
          <w:u w:val="none"/>
        </w:rPr>
      </w:pPr>
      <w:r w:rsidDel="00000000" w:rsidR="00000000" w:rsidRPr="00000000">
        <w:rPr>
          <w:rtl w:val="0"/>
        </w:rPr>
        <w:t xml:space="preserve">Slaves are getting more pathways to freedom</w:t>
      </w:r>
    </w:p>
    <w:p w:rsidR="00000000" w:rsidDel="00000000" w:rsidP="00000000" w:rsidRDefault="00000000" w:rsidRPr="00000000" w14:paraId="00000100">
      <w:pPr>
        <w:pageBreakBefore w:val="0"/>
        <w:numPr>
          <w:ilvl w:val="0"/>
          <w:numId w:val="15"/>
        </w:numPr>
        <w:ind w:left="720" w:hanging="360"/>
        <w:rPr>
          <w:u w:val="none"/>
        </w:rPr>
      </w:pPr>
      <w:r w:rsidDel="00000000" w:rsidR="00000000" w:rsidRPr="00000000">
        <w:rPr>
          <w:rtl w:val="0"/>
        </w:rPr>
        <w:t xml:space="preserve">economy</w:t>
      </w:r>
    </w:p>
    <w:p w:rsidR="00000000" w:rsidDel="00000000" w:rsidP="00000000" w:rsidRDefault="00000000" w:rsidRPr="00000000" w14:paraId="00000101">
      <w:pPr>
        <w:pageBreakBefore w:val="0"/>
        <w:numPr>
          <w:ilvl w:val="1"/>
          <w:numId w:val="15"/>
        </w:numPr>
        <w:ind w:left="1440" w:hanging="360"/>
        <w:rPr>
          <w:u w:val="none"/>
        </w:rPr>
      </w:pPr>
      <w:r w:rsidDel="00000000" w:rsidR="00000000" w:rsidRPr="00000000">
        <w:rPr>
          <w:rtl w:val="0"/>
        </w:rPr>
        <w:t xml:space="preserve">War boosted economy by increasing demands for supplies</w:t>
      </w:r>
    </w:p>
    <w:p w:rsidR="00000000" w:rsidDel="00000000" w:rsidP="00000000" w:rsidRDefault="00000000" w:rsidRPr="00000000" w14:paraId="00000102">
      <w:pPr>
        <w:pageBreakBefore w:val="0"/>
        <w:numPr>
          <w:ilvl w:val="1"/>
          <w:numId w:val="15"/>
        </w:numPr>
        <w:ind w:left="1440" w:hanging="360"/>
        <w:rPr>
          <w:u w:val="none"/>
        </w:rPr>
      </w:pPr>
      <w:r w:rsidDel="00000000" w:rsidR="00000000" w:rsidRPr="00000000">
        <w:rPr>
          <w:rtl w:val="0"/>
        </w:rPr>
        <w:t xml:space="preserve">Farmers were in debt, benefiting from inflation</w:t>
      </w:r>
    </w:p>
    <w:p w:rsidR="00000000" w:rsidDel="00000000" w:rsidP="00000000" w:rsidRDefault="00000000" w:rsidRPr="00000000" w14:paraId="00000103">
      <w:pPr>
        <w:pageBreakBefore w:val="0"/>
        <w:numPr>
          <w:ilvl w:val="1"/>
          <w:numId w:val="15"/>
        </w:numPr>
        <w:ind w:left="1440" w:hanging="360"/>
        <w:rPr>
          <w:u w:val="none"/>
        </w:rPr>
      </w:pPr>
      <w:r w:rsidDel="00000000" w:rsidR="00000000" w:rsidRPr="00000000">
        <w:rPr>
          <w:rtl w:val="0"/>
        </w:rPr>
        <w:t xml:space="preserve">Creditors were hurt by inflation</w:t>
      </w:r>
    </w:p>
    <w:p w:rsidR="00000000" w:rsidDel="00000000" w:rsidP="00000000" w:rsidRDefault="00000000" w:rsidRPr="00000000" w14:paraId="00000104">
      <w:pPr>
        <w:pageBreakBefore w:val="0"/>
        <w:numPr>
          <w:ilvl w:val="1"/>
          <w:numId w:val="15"/>
        </w:numPr>
        <w:ind w:left="1440" w:hanging="360"/>
        <w:rPr>
          <w:u w:val="none"/>
        </w:rPr>
      </w:pPr>
      <w:r w:rsidDel="00000000" w:rsidR="00000000" w:rsidRPr="00000000">
        <w:rPr>
          <w:rtl w:val="0"/>
        </w:rPr>
        <w:t xml:space="preserve">Southern planters hurt by war because of declined exports</w:t>
      </w:r>
    </w:p>
    <w:p w:rsidR="00000000" w:rsidDel="00000000" w:rsidP="00000000" w:rsidRDefault="00000000" w:rsidRPr="00000000" w14:paraId="00000105">
      <w:pPr>
        <w:pageBreakBefore w:val="0"/>
        <w:numPr>
          <w:ilvl w:val="1"/>
          <w:numId w:val="15"/>
        </w:numPr>
        <w:ind w:left="1440" w:hanging="360"/>
        <w:rPr>
          <w:u w:val="none"/>
        </w:rPr>
      </w:pPr>
      <w:r w:rsidDel="00000000" w:rsidR="00000000" w:rsidRPr="00000000">
        <w:rPr>
          <w:rtl w:val="0"/>
        </w:rPr>
        <w:t xml:space="preserve">Some slaves, which contribute to the economy, were freed for helping Britain</w:t>
      </w:r>
    </w:p>
    <w:p w:rsidR="00000000" w:rsidDel="00000000" w:rsidP="00000000" w:rsidRDefault="00000000" w:rsidRPr="00000000" w14:paraId="00000106">
      <w:pPr>
        <w:pageBreakBefore w:val="0"/>
        <w:numPr>
          <w:ilvl w:val="0"/>
          <w:numId w:val="15"/>
        </w:numPr>
        <w:ind w:left="720" w:hanging="360"/>
        <w:rPr>
          <w:u w:val="none"/>
        </w:rPr>
      </w:pPr>
      <w:r w:rsidDel="00000000" w:rsidR="00000000" w:rsidRPr="00000000">
        <w:rPr>
          <w:rtl w:val="0"/>
        </w:rPr>
        <w:t xml:space="preserve">Politics</w:t>
      </w:r>
    </w:p>
    <w:p w:rsidR="00000000" w:rsidDel="00000000" w:rsidP="00000000" w:rsidRDefault="00000000" w:rsidRPr="00000000" w14:paraId="00000107">
      <w:pPr>
        <w:pageBreakBefore w:val="0"/>
        <w:numPr>
          <w:ilvl w:val="1"/>
          <w:numId w:val="15"/>
        </w:numPr>
        <w:ind w:left="1440" w:hanging="360"/>
        <w:rPr>
          <w:u w:val="none"/>
        </w:rPr>
      </w:pPr>
      <w:r w:rsidDel="00000000" w:rsidR="00000000" w:rsidRPr="00000000">
        <w:rPr>
          <w:rtl w:val="0"/>
        </w:rPr>
        <w:t xml:space="preserve">Weak central government</w:t>
      </w:r>
    </w:p>
    <w:p w:rsidR="00000000" w:rsidDel="00000000" w:rsidP="00000000" w:rsidRDefault="00000000" w:rsidRPr="00000000" w14:paraId="00000108">
      <w:pPr>
        <w:pageBreakBefore w:val="0"/>
        <w:numPr>
          <w:ilvl w:val="1"/>
          <w:numId w:val="15"/>
        </w:numPr>
        <w:ind w:left="1440" w:hanging="360"/>
        <w:rPr>
          <w:u w:val="none"/>
        </w:rPr>
      </w:pPr>
      <w:r w:rsidDel="00000000" w:rsidR="00000000" w:rsidRPr="00000000">
        <w:rPr>
          <w:rtl w:val="0"/>
        </w:rPr>
        <w:t xml:space="preserve">Lack of unity</w:t>
      </w:r>
    </w:p>
    <w:p w:rsidR="00000000" w:rsidDel="00000000" w:rsidP="00000000" w:rsidRDefault="00000000" w:rsidRPr="00000000" w14:paraId="00000109">
      <w:pPr>
        <w:pageBreakBefore w:val="0"/>
        <w:numPr>
          <w:ilvl w:val="1"/>
          <w:numId w:val="15"/>
        </w:numPr>
        <w:ind w:left="1440" w:hanging="360"/>
        <w:rPr>
          <w:u w:val="none"/>
        </w:rPr>
      </w:pPr>
      <w:r w:rsidDel="00000000" w:rsidR="00000000" w:rsidRPr="00000000">
        <w:rPr>
          <w:rtl w:val="0"/>
        </w:rPr>
        <w:t xml:space="preserve">British forts weren’t evacuated</w:t>
      </w:r>
    </w:p>
    <w:p w:rsidR="00000000" w:rsidDel="00000000" w:rsidP="00000000" w:rsidRDefault="00000000" w:rsidRPr="00000000" w14:paraId="0000010A">
      <w:pPr>
        <w:pageBreakBefore w:val="0"/>
        <w:numPr>
          <w:ilvl w:val="1"/>
          <w:numId w:val="15"/>
        </w:numPr>
        <w:ind w:left="1440" w:hanging="360"/>
      </w:pPr>
      <w:r w:rsidDel="00000000" w:rsidR="00000000" w:rsidRPr="00000000">
        <w:rPr>
          <w:rtl w:val="0"/>
        </w:rPr>
        <w:t xml:space="preserve">Increased tensions over land with the Natives</w:t>
      </w:r>
      <w:r w:rsidDel="00000000" w:rsidR="00000000" w:rsidRPr="00000000">
        <w:rPr>
          <w:rtl w:val="0"/>
        </w:rPr>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Style w:val="Title"/>
        <w:pageBreakBefore w:val="0"/>
        <w:rPr/>
      </w:pPr>
      <w:bookmarkStart w:colFirst="0" w:colLast="0" w:name="_72sfjnfo3418" w:id="2"/>
      <w:bookmarkEnd w:id="2"/>
      <w:r w:rsidDel="00000000" w:rsidR="00000000" w:rsidRPr="00000000">
        <w:rPr>
          <w:rtl w:val="0"/>
        </w:rPr>
        <w:t xml:space="preserve">Creation of a new government</w:t>
      </w:r>
    </w:p>
    <w:p w:rsidR="00000000" w:rsidDel="00000000" w:rsidP="00000000" w:rsidRDefault="00000000" w:rsidRPr="00000000" w14:paraId="0000010D">
      <w:pPr>
        <w:pageBreakBefore w:val="0"/>
        <w:numPr>
          <w:ilvl w:val="0"/>
          <w:numId w:val="13"/>
        </w:numPr>
        <w:ind w:left="720" w:hanging="360"/>
        <w:rPr>
          <w:highlight w:val="yellow"/>
        </w:rPr>
      </w:pPr>
      <w:r w:rsidDel="00000000" w:rsidR="00000000" w:rsidRPr="00000000">
        <w:rPr>
          <w:highlight w:val="yellow"/>
          <w:rtl w:val="0"/>
        </w:rPr>
        <w:t xml:space="preserve">Questions</w:t>
      </w:r>
    </w:p>
    <w:p w:rsidR="00000000" w:rsidDel="00000000" w:rsidP="00000000" w:rsidRDefault="00000000" w:rsidRPr="00000000" w14:paraId="0000010E">
      <w:pPr>
        <w:pageBreakBefore w:val="0"/>
        <w:numPr>
          <w:ilvl w:val="1"/>
          <w:numId w:val="13"/>
        </w:numPr>
        <w:ind w:left="1440" w:hanging="360"/>
        <w:rPr>
          <w:u w:val="none"/>
        </w:rPr>
      </w:pPr>
      <w:r w:rsidDel="00000000" w:rsidR="00000000" w:rsidRPr="00000000">
        <w:rPr>
          <w:rtl w:val="0"/>
        </w:rPr>
        <w:t xml:space="preserve">Who</w:t>
      </w:r>
      <w:r w:rsidDel="00000000" w:rsidR="00000000" w:rsidRPr="00000000">
        <w:rPr>
          <w:rtl w:val="0"/>
        </w:rPr>
        <w:t xml:space="preserve"> participates in the government?</w:t>
      </w:r>
    </w:p>
    <w:p w:rsidR="00000000" w:rsidDel="00000000" w:rsidP="00000000" w:rsidRDefault="00000000" w:rsidRPr="00000000" w14:paraId="0000010F">
      <w:pPr>
        <w:pageBreakBefore w:val="0"/>
        <w:numPr>
          <w:ilvl w:val="1"/>
          <w:numId w:val="13"/>
        </w:numPr>
        <w:ind w:left="1440" w:hanging="360"/>
        <w:rPr>
          <w:u w:val="none"/>
        </w:rPr>
      </w:pPr>
      <w:r w:rsidDel="00000000" w:rsidR="00000000" w:rsidRPr="00000000">
        <w:rPr>
          <w:rtl w:val="0"/>
        </w:rPr>
        <w:t xml:space="preserve">How does the government answer to the public?</w:t>
      </w:r>
    </w:p>
    <w:p w:rsidR="00000000" w:rsidDel="00000000" w:rsidP="00000000" w:rsidRDefault="00000000" w:rsidRPr="00000000" w14:paraId="00000110">
      <w:pPr>
        <w:pageBreakBefore w:val="0"/>
        <w:numPr>
          <w:ilvl w:val="1"/>
          <w:numId w:val="13"/>
        </w:numPr>
        <w:ind w:left="1440" w:hanging="360"/>
        <w:rPr>
          <w:u w:val="none"/>
        </w:rPr>
      </w:pPr>
      <w:r w:rsidDel="00000000" w:rsidR="00000000" w:rsidRPr="00000000">
        <w:rPr>
          <w:rtl w:val="0"/>
        </w:rPr>
        <w:t xml:space="preserve">how would the government let everyone have a voice?</w:t>
      </w:r>
    </w:p>
    <w:p w:rsidR="00000000" w:rsidDel="00000000" w:rsidP="00000000" w:rsidRDefault="00000000" w:rsidRPr="00000000" w14:paraId="00000111">
      <w:pPr>
        <w:pageBreakBefore w:val="0"/>
        <w:numPr>
          <w:ilvl w:val="0"/>
          <w:numId w:val="13"/>
        </w:numPr>
        <w:ind w:left="720" w:hanging="360"/>
        <w:rPr>
          <w:u w:val="none"/>
        </w:rPr>
      </w:pPr>
      <w:r w:rsidDel="00000000" w:rsidR="00000000" w:rsidRPr="00000000">
        <w:rPr>
          <w:rtl w:val="0"/>
        </w:rPr>
        <w:t xml:space="preserve">Idea of a government based on enlightenment thought is unprecedented, so nothing to base new government off of</w:t>
      </w:r>
    </w:p>
    <w:p w:rsidR="00000000" w:rsidDel="00000000" w:rsidP="00000000" w:rsidRDefault="00000000" w:rsidRPr="00000000" w14:paraId="00000112">
      <w:pPr>
        <w:pageBreakBefore w:val="0"/>
        <w:numPr>
          <w:ilvl w:val="0"/>
          <w:numId w:val="13"/>
        </w:numPr>
        <w:ind w:left="720" w:hanging="360"/>
        <w:rPr>
          <w:u w:val="none"/>
        </w:rPr>
      </w:pPr>
      <w:r w:rsidDel="00000000" w:rsidR="00000000" w:rsidRPr="00000000">
        <w:rPr>
          <w:rtl w:val="0"/>
        </w:rPr>
        <w:t xml:space="preserve">Republic: citizens rule through elected Representatives</w:t>
      </w:r>
    </w:p>
    <w:p w:rsidR="00000000" w:rsidDel="00000000" w:rsidP="00000000" w:rsidRDefault="00000000" w:rsidRPr="00000000" w14:paraId="00000113">
      <w:pPr>
        <w:pageBreakBefore w:val="0"/>
        <w:numPr>
          <w:ilvl w:val="1"/>
          <w:numId w:val="13"/>
        </w:numPr>
        <w:ind w:left="1440" w:hanging="360"/>
        <w:rPr>
          <w:u w:val="none"/>
        </w:rPr>
      </w:pPr>
      <w:r w:rsidDel="00000000" w:rsidR="00000000" w:rsidRPr="00000000">
        <w:rPr>
          <w:rtl w:val="0"/>
        </w:rPr>
        <w:t xml:space="preserve">Republicanism: idea that government rules based on the consent of the people</w:t>
      </w:r>
    </w:p>
    <w:p w:rsidR="00000000" w:rsidDel="00000000" w:rsidP="00000000" w:rsidRDefault="00000000" w:rsidRPr="00000000" w14:paraId="00000114">
      <w:pPr>
        <w:pageBreakBefore w:val="0"/>
        <w:numPr>
          <w:ilvl w:val="0"/>
          <w:numId w:val="13"/>
        </w:numPr>
        <w:ind w:left="720" w:hanging="360"/>
        <w:rPr>
          <w:u w:val="none"/>
        </w:rPr>
      </w:pPr>
      <w:r w:rsidDel="00000000" w:rsidR="00000000" w:rsidRPr="00000000">
        <w:rPr>
          <w:highlight w:val="yellow"/>
          <w:rtl w:val="0"/>
        </w:rPr>
        <w:t xml:space="preserve">Articles of Confederation</w:t>
      </w:r>
      <w:r w:rsidDel="00000000" w:rsidR="00000000" w:rsidRPr="00000000">
        <w:rPr>
          <w:rtl w:val="0"/>
        </w:rPr>
        <w:t xml:space="preserve"> is a weak form of government</w:t>
      </w:r>
    </w:p>
    <w:p w:rsidR="00000000" w:rsidDel="00000000" w:rsidP="00000000" w:rsidRDefault="00000000" w:rsidRPr="00000000" w14:paraId="00000115">
      <w:pPr>
        <w:pageBreakBefore w:val="0"/>
        <w:numPr>
          <w:ilvl w:val="1"/>
          <w:numId w:val="13"/>
        </w:numPr>
        <w:ind w:left="1440" w:hanging="360"/>
        <w:rPr>
          <w:u w:val="none"/>
        </w:rPr>
      </w:pPr>
      <w:r w:rsidDel="00000000" w:rsidR="00000000" w:rsidRPr="00000000">
        <w:rPr>
          <w:rtl w:val="0"/>
        </w:rPr>
        <w:t xml:space="preserve">Confederation: government based on these articles</w:t>
      </w:r>
    </w:p>
    <w:p w:rsidR="00000000" w:rsidDel="00000000" w:rsidP="00000000" w:rsidRDefault="00000000" w:rsidRPr="00000000" w14:paraId="00000116">
      <w:pPr>
        <w:pageBreakBefore w:val="0"/>
        <w:numPr>
          <w:ilvl w:val="1"/>
          <w:numId w:val="13"/>
        </w:numPr>
        <w:ind w:left="1440" w:hanging="360"/>
        <w:rPr>
          <w:u w:val="none"/>
        </w:rPr>
      </w:pPr>
      <w:r w:rsidDel="00000000" w:rsidR="00000000" w:rsidRPr="00000000">
        <w:rPr>
          <w:rtl w:val="0"/>
        </w:rPr>
        <w:t xml:space="preserve">A rope of sand</w:t>
      </w:r>
    </w:p>
    <w:p w:rsidR="00000000" w:rsidDel="00000000" w:rsidP="00000000" w:rsidRDefault="00000000" w:rsidRPr="00000000" w14:paraId="00000117">
      <w:pPr>
        <w:pageBreakBefore w:val="0"/>
        <w:numPr>
          <w:ilvl w:val="1"/>
          <w:numId w:val="13"/>
        </w:numPr>
        <w:ind w:left="1440" w:hanging="360"/>
        <w:rPr>
          <w:u w:val="none"/>
        </w:rPr>
      </w:pPr>
      <w:r w:rsidDel="00000000" w:rsidR="00000000" w:rsidRPr="00000000">
        <w:rPr>
          <w:rtl w:val="0"/>
        </w:rPr>
        <w:t xml:space="preserve">the DisUnited States of America</w:t>
      </w:r>
    </w:p>
    <w:p w:rsidR="00000000" w:rsidDel="00000000" w:rsidP="00000000" w:rsidRDefault="00000000" w:rsidRPr="00000000" w14:paraId="00000118">
      <w:pPr>
        <w:pageBreakBefore w:val="0"/>
        <w:numPr>
          <w:ilvl w:val="1"/>
          <w:numId w:val="13"/>
        </w:numPr>
        <w:ind w:left="1440" w:hanging="360"/>
        <w:rPr>
          <w:u w:val="none"/>
        </w:rPr>
      </w:pPr>
      <w:r w:rsidDel="00000000" w:rsidR="00000000" w:rsidRPr="00000000">
        <w:rPr>
          <w:rtl w:val="0"/>
        </w:rPr>
        <w:t xml:space="preserve">Our pretend nation is but a  name, and our confederation a cobweb</w:t>
      </w:r>
    </w:p>
    <w:p w:rsidR="00000000" w:rsidDel="00000000" w:rsidP="00000000" w:rsidRDefault="00000000" w:rsidRPr="00000000" w14:paraId="00000119">
      <w:pPr>
        <w:pageBreakBefore w:val="0"/>
        <w:numPr>
          <w:ilvl w:val="1"/>
          <w:numId w:val="13"/>
        </w:numPr>
        <w:ind w:left="1440" w:hanging="360"/>
        <w:rPr>
          <w:u w:val="none"/>
        </w:rPr>
      </w:pPr>
      <w:r w:rsidDel="00000000" w:rsidR="00000000" w:rsidRPr="00000000">
        <w:rPr>
          <w:rtl w:val="0"/>
        </w:rPr>
        <w:t xml:space="preserve">A half starved limping government that appears to be always moving upon crutches and tottering at every step</w:t>
      </w:r>
    </w:p>
    <w:p w:rsidR="00000000" w:rsidDel="00000000" w:rsidP="00000000" w:rsidRDefault="00000000" w:rsidRPr="00000000" w14:paraId="0000011A">
      <w:pPr>
        <w:pageBreakBefore w:val="0"/>
        <w:numPr>
          <w:ilvl w:val="1"/>
          <w:numId w:val="13"/>
        </w:numPr>
        <w:ind w:left="1440" w:hanging="360"/>
        <w:rPr>
          <w:u w:val="none"/>
        </w:rPr>
      </w:pPr>
      <w:r w:rsidDel="00000000" w:rsidR="00000000" w:rsidRPr="00000000">
        <w:rPr>
          <w:rtl w:val="0"/>
        </w:rPr>
        <w:t xml:space="preserve">A monster with 13 fists and no head</w:t>
      </w:r>
    </w:p>
    <w:p w:rsidR="00000000" w:rsidDel="00000000" w:rsidP="00000000" w:rsidRDefault="00000000" w:rsidRPr="00000000" w14:paraId="0000011B">
      <w:pPr>
        <w:pageBreakBefore w:val="0"/>
        <w:numPr>
          <w:ilvl w:val="1"/>
          <w:numId w:val="13"/>
        </w:numPr>
        <w:ind w:left="1440" w:hanging="360"/>
        <w:rPr>
          <w:u w:val="none"/>
        </w:rPr>
      </w:pPr>
      <w:r w:rsidDel="00000000" w:rsidR="00000000" w:rsidRPr="00000000">
        <w:rPr>
          <w:rtl w:val="0"/>
        </w:rPr>
        <w:t xml:space="preserve">State representation in government is disproportionate: large and small states only have one vote</w:t>
      </w:r>
    </w:p>
    <w:p w:rsidR="00000000" w:rsidDel="00000000" w:rsidP="00000000" w:rsidRDefault="00000000" w:rsidRPr="00000000" w14:paraId="0000011C">
      <w:pPr>
        <w:pageBreakBefore w:val="0"/>
        <w:numPr>
          <w:ilvl w:val="1"/>
          <w:numId w:val="13"/>
        </w:numPr>
        <w:ind w:left="1440" w:hanging="360"/>
        <w:rPr>
          <w:u w:val="none"/>
        </w:rPr>
      </w:pPr>
      <w:r w:rsidDel="00000000" w:rsidR="00000000" w:rsidRPr="00000000">
        <w:rPr>
          <w:rFonts w:ascii="Caudex" w:cs="Caudex" w:eastAsia="Caudex" w:hAnsi="Caudex"/>
          <w:rtl w:val="0"/>
        </w:rPr>
        <w:t xml:space="preserve">Passing laws and changes takes too long; requires ⅔ states to approve, making it stallable</w:t>
      </w:r>
    </w:p>
    <w:p w:rsidR="00000000" w:rsidDel="00000000" w:rsidP="00000000" w:rsidRDefault="00000000" w:rsidRPr="00000000" w14:paraId="0000011D">
      <w:pPr>
        <w:pageBreakBefore w:val="0"/>
        <w:numPr>
          <w:ilvl w:val="1"/>
          <w:numId w:val="13"/>
        </w:numPr>
        <w:ind w:left="1440" w:hanging="360"/>
        <w:rPr>
          <w:u w:val="none"/>
        </w:rPr>
      </w:pPr>
      <w:r w:rsidDel="00000000" w:rsidR="00000000" w:rsidRPr="00000000">
        <w:rPr>
          <w:rtl w:val="0"/>
        </w:rPr>
        <w:t xml:space="preserve">No federal power to tax</w:t>
      </w:r>
    </w:p>
    <w:p w:rsidR="00000000" w:rsidDel="00000000" w:rsidP="00000000" w:rsidRDefault="00000000" w:rsidRPr="00000000" w14:paraId="0000011E">
      <w:pPr>
        <w:pageBreakBefore w:val="0"/>
        <w:numPr>
          <w:ilvl w:val="1"/>
          <w:numId w:val="13"/>
        </w:numPr>
        <w:ind w:left="1440" w:hanging="360"/>
        <w:rPr>
          <w:u w:val="none"/>
        </w:rPr>
      </w:pPr>
      <w:r w:rsidDel="00000000" w:rsidR="00000000" w:rsidRPr="00000000">
        <w:rPr>
          <w:rtl w:val="0"/>
        </w:rPr>
        <w:t xml:space="preserve">No executive branch</w:t>
      </w:r>
    </w:p>
    <w:p w:rsidR="00000000" w:rsidDel="00000000" w:rsidP="00000000" w:rsidRDefault="00000000" w:rsidRPr="00000000" w14:paraId="0000011F">
      <w:pPr>
        <w:pageBreakBefore w:val="0"/>
        <w:numPr>
          <w:ilvl w:val="1"/>
          <w:numId w:val="13"/>
        </w:numPr>
        <w:ind w:left="1440" w:hanging="360"/>
        <w:rPr>
          <w:u w:val="none"/>
        </w:rPr>
      </w:pPr>
      <w:r w:rsidDel="00000000" w:rsidR="00000000" w:rsidRPr="00000000">
        <w:rPr>
          <w:rtl w:val="0"/>
        </w:rPr>
        <w:t xml:space="preserve">No national court system</w:t>
      </w:r>
    </w:p>
    <w:p w:rsidR="00000000" w:rsidDel="00000000" w:rsidP="00000000" w:rsidRDefault="00000000" w:rsidRPr="00000000" w14:paraId="00000120">
      <w:pPr>
        <w:pageBreakBefore w:val="0"/>
        <w:numPr>
          <w:ilvl w:val="1"/>
          <w:numId w:val="13"/>
        </w:numPr>
        <w:ind w:left="1440" w:hanging="360"/>
        <w:rPr>
          <w:u w:val="none"/>
        </w:rPr>
      </w:pPr>
      <w:r w:rsidDel="00000000" w:rsidR="00000000" w:rsidRPr="00000000">
        <w:rPr>
          <w:rtl w:val="0"/>
        </w:rPr>
        <w:t xml:space="preserve">Lack of national unity</w:t>
      </w:r>
    </w:p>
    <w:p w:rsidR="00000000" w:rsidDel="00000000" w:rsidP="00000000" w:rsidRDefault="00000000" w:rsidRPr="00000000" w14:paraId="00000121">
      <w:pPr>
        <w:pageBreakBefore w:val="0"/>
        <w:numPr>
          <w:ilvl w:val="0"/>
          <w:numId w:val="13"/>
        </w:numPr>
        <w:ind w:left="720" w:hanging="360"/>
        <w:rPr>
          <w:highlight w:val="yellow"/>
        </w:rPr>
      </w:pPr>
      <w:r w:rsidDel="00000000" w:rsidR="00000000" w:rsidRPr="00000000">
        <w:rPr>
          <w:highlight w:val="yellow"/>
          <w:rtl w:val="0"/>
        </w:rPr>
        <w:t xml:space="preserve">Land Ordinance 1785</w:t>
      </w:r>
      <w:r w:rsidDel="00000000" w:rsidR="00000000" w:rsidRPr="00000000">
        <w:rPr>
          <w:rtl w:val="0"/>
        </w:rPr>
        <w:t xml:space="preserve">: federal government surveys, divides and sells at an affordable price public land West of Appalachians, North of Ohio</w:t>
      </w:r>
    </w:p>
    <w:p w:rsidR="00000000" w:rsidDel="00000000" w:rsidP="00000000" w:rsidRDefault="00000000" w:rsidRPr="00000000" w14:paraId="00000122">
      <w:pPr>
        <w:pageBreakBefore w:val="0"/>
        <w:numPr>
          <w:ilvl w:val="0"/>
          <w:numId w:val="13"/>
        </w:numPr>
        <w:ind w:left="720" w:hanging="360"/>
        <w:rPr>
          <w:highlight w:val="yellow"/>
        </w:rPr>
      </w:pPr>
      <w:r w:rsidDel="00000000" w:rsidR="00000000" w:rsidRPr="00000000">
        <w:rPr>
          <w:highlight w:val="yellow"/>
          <w:rtl w:val="0"/>
        </w:rPr>
        <w:t xml:space="preserve">Northwest Ordinance</w:t>
      </w:r>
      <w:r w:rsidDel="00000000" w:rsidR="00000000" w:rsidRPr="00000000">
        <w:rPr>
          <w:rtl w:val="0"/>
        </w:rPr>
        <w:t xml:space="preserve">: rules for governing western land</w:t>
      </w:r>
    </w:p>
    <w:p w:rsidR="00000000" w:rsidDel="00000000" w:rsidP="00000000" w:rsidRDefault="00000000" w:rsidRPr="00000000" w14:paraId="00000123">
      <w:pPr>
        <w:pageBreakBefore w:val="0"/>
        <w:numPr>
          <w:ilvl w:val="1"/>
          <w:numId w:val="13"/>
        </w:numPr>
        <w:ind w:left="1440" w:hanging="360"/>
      </w:pPr>
      <w:r w:rsidDel="00000000" w:rsidR="00000000" w:rsidRPr="00000000">
        <w:rPr>
          <w:rtl w:val="0"/>
        </w:rPr>
        <w:t xml:space="preserve">religious freedom</w:t>
      </w:r>
    </w:p>
    <w:p w:rsidR="00000000" w:rsidDel="00000000" w:rsidP="00000000" w:rsidRDefault="00000000" w:rsidRPr="00000000" w14:paraId="00000124">
      <w:pPr>
        <w:pageBreakBefore w:val="0"/>
        <w:numPr>
          <w:ilvl w:val="1"/>
          <w:numId w:val="13"/>
        </w:numPr>
        <w:ind w:left="1440" w:hanging="360"/>
      </w:pPr>
      <w:r w:rsidDel="00000000" w:rsidR="00000000" w:rsidRPr="00000000">
        <w:rPr>
          <w:rtl w:val="0"/>
        </w:rPr>
        <w:t xml:space="preserve">fair due process</w:t>
      </w:r>
    </w:p>
    <w:p w:rsidR="00000000" w:rsidDel="00000000" w:rsidP="00000000" w:rsidRDefault="00000000" w:rsidRPr="00000000" w14:paraId="00000125">
      <w:pPr>
        <w:pageBreakBefore w:val="0"/>
        <w:numPr>
          <w:ilvl w:val="1"/>
          <w:numId w:val="13"/>
        </w:numPr>
        <w:ind w:left="1440" w:hanging="360"/>
      </w:pPr>
      <w:r w:rsidDel="00000000" w:rsidR="00000000" w:rsidRPr="00000000">
        <w:rPr>
          <w:rtl w:val="0"/>
        </w:rPr>
        <w:t xml:space="preserve">slavery is illegal, but slaves escaping slavery is also illegal</w:t>
      </w:r>
    </w:p>
    <w:p w:rsidR="00000000" w:rsidDel="00000000" w:rsidP="00000000" w:rsidRDefault="00000000" w:rsidRPr="00000000" w14:paraId="00000126">
      <w:pPr>
        <w:pageBreakBefore w:val="0"/>
        <w:numPr>
          <w:ilvl w:val="1"/>
          <w:numId w:val="13"/>
        </w:numPr>
        <w:ind w:left="1440" w:hanging="360"/>
      </w:pPr>
      <w:r w:rsidDel="00000000" w:rsidR="00000000" w:rsidRPr="00000000">
        <w:rPr>
          <w:rtl w:val="0"/>
        </w:rPr>
        <w:t xml:space="preserve">encourage education</w:t>
      </w:r>
    </w:p>
    <w:p w:rsidR="00000000" w:rsidDel="00000000" w:rsidP="00000000" w:rsidRDefault="00000000" w:rsidRPr="00000000" w14:paraId="00000127">
      <w:pPr>
        <w:pageBreakBefore w:val="0"/>
        <w:numPr>
          <w:ilvl w:val="1"/>
          <w:numId w:val="13"/>
        </w:numPr>
        <w:ind w:left="1440" w:hanging="360"/>
      </w:pPr>
      <w:r w:rsidDel="00000000" w:rsidR="00000000" w:rsidRPr="00000000">
        <w:rPr>
          <w:rtl w:val="0"/>
        </w:rPr>
        <w:t xml:space="preserve">respect the natural rights of Native Americans</w:t>
      </w:r>
    </w:p>
    <w:p w:rsidR="00000000" w:rsidDel="00000000" w:rsidP="00000000" w:rsidRDefault="00000000" w:rsidRPr="00000000" w14:paraId="00000128">
      <w:pPr>
        <w:pageBreakBefore w:val="0"/>
        <w:numPr>
          <w:ilvl w:val="1"/>
          <w:numId w:val="13"/>
        </w:numPr>
        <w:ind w:left="1440" w:hanging="360"/>
        <w:rPr>
          <w:u w:val="none"/>
        </w:rPr>
      </w:pPr>
      <w:r w:rsidDel="00000000" w:rsidR="00000000" w:rsidRPr="00000000">
        <w:rPr>
          <w:rtl w:val="0"/>
        </w:rPr>
        <w:t xml:space="preserve">Congress appoints governors</w:t>
      </w:r>
    </w:p>
    <w:p w:rsidR="00000000" w:rsidDel="00000000" w:rsidP="00000000" w:rsidRDefault="00000000" w:rsidRPr="00000000" w14:paraId="00000129">
      <w:pPr>
        <w:pageBreakBefore w:val="0"/>
        <w:numPr>
          <w:ilvl w:val="1"/>
          <w:numId w:val="13"/>
        </w:numPr>
        <w:ind w:left="1440" w:hanging="360"/>
        <w:rPr>
          <w:u w:val="none"/>
        </w:rPr>
      </w:pPr>
      <w:r w:rsidDel="00000000" w:rsidR="00000000" w:rsidRPr="00000000">
        <w:rPr>
          <w:rtl w:val="0"/>
        </w:rPr>
        <w:t xml:space="preserve">An area can self govern when it has at least 5000 free inhabitants</w:t>
      </w:r>
    </w:p>
    <w:p w:rsidR="00000000" w:rsidDel="00000000" w:rsidP="00000000" w:rsidRDefault="00000000" w:rsidRPr="00000000" w14:paraId="0000012A">
      <w:pPr>
        <w:pageBreakBefore w:val="0"/>
        <w:numPr>
          <w:ilvl w:val="1"/>
          <w:numId w:val="13"/>
        </w:numPr>
        <w:ind w:left="1440" w:hanging="360"/>
      </w:pPr>
      <w:r w:rsidDel="00000000" w:rsidR="00000000" w:rsidRPr="00000000">
        <w:rPr>
          <w:rtl w:val="0"/>
        </w:rPr>
        <w:t xml:space="preserve">A state can be official when it has at least 60000 free inhabitants</w:t>
      </w:r>
    </w:p>
    <w:p w:rsidR="00000000" w:rsidDel="00000000" w:rsidP="00000000" w:rsidRDefault="00000000" w:rsidRPr="00000000" w14:paraId="0000012B">
      <w:pPr>
        <w:pageBreakBefore w:val="0"/>
        <w:numPr>
          <w:ilvl w:val="0"/>
          <w:numId w:val="13"/>
        </w:numPr>
        <w:ind w:left="720" w:hanging="360"/>
        <w:rPr>
          <w:highlight w:val="yellow"/>
        </w:rPr>
      </w:pPr>
      <w:r w:rsidDel="00000000" w:rsidR="00000000" w:rsidRPr="00000000">
        <w:rPr>
          <w:highlight w:val="yellow"/>
          <w:rtl w:val="0"/>
        </w:rPr>
        <w:t xml:space="preserve">Constitution</w:t>
      </w:r>
    </w:p>
    <w:p w:rsidR="00000000" w:rsidDel="00000000" w:rsidP="00000000" w:rsidRDefault="00000000" w:rsidRPr="00000000" w14:paraId="0000012C">
      <w:pPr>
        <w:pageBreakBefore w:val="0"/>
        <w:numPr>
          <w:ilvl w:val="1"/>
          <w:numId w:val="13"/>
        </w:numPr>
        <w:ind w:left="1440" w:hanging="360"/>
        <w:rPr>
          <w:u w:val="none"/>
        </w:rPr>
      </w:pPr>
      <w:r w:rsidDel="00000000" w:rsidR="00000000" w:rsidRPr="00000000">
        <w:rPr>
          <w:rtl w:val="0"/>
        </w:rPr>
        <w:t xml:space="preserve">Shay’s Rebellion by the farmers in debt served as a wake up call that the current government is weak</w:t>
      </w:r>
    </w:p>
    <w:p w:rsidR="00000000" w:rsidDel="00000000" w:rsidP="00000000" w:rsidRDefault="00000000" w:rsidRPr="00000000" w14:paraId="0000012D">
      <w:pPr>
        <w:pageBreakBefore w:val="0"/>
        <w:numPr>
          <w:ilvl w:val="1"/>
          <w:numId w:val="13"/>
        </w:numPr>
        <w:ind w:left="1440" w:hanging="360"/>
        <w:rPr>
          <w:u w:val="none"/>
        </w:rPr>
      </w:pPr>
      <w:r w:rsidDel="00000000" w:rsidR="00000000" w:rsidRPr="00000000">
        <w:rPr>
          <w:rtl w:val="0"/>
        </w:rPr>
        <w:t xml:space="preserve">D</w:t>
      </w:r>
      <w:r w:rsidDel="00000000" w:rsidR="00000000" w:rsidRPr="00000000">
        <w:rPr>
          <w:rtl w:val="0"/>
        </w:rPr>
        <w:t xml:space="preserve">eveloped because the Articles of Confederation were ineffective</w:t>
      </w:r>
    </w:p>
    <w:p w:rsidR="00000000" w:rsidDel="00000000" w:rsidP="00000000" w:rsidRDefault="00000000" w:rsidRPr="00000000" w14:paraId="0000012E">
      <w:pPr>
        <w:pageBreakBefore w:val="0"/>
        <w:numPr>
          <w:ilvl w:val="1"/>
          <w:numId w:val="13"/>
        </w:numPr>
        <w:ind w:left="1440" w:hanging="360"/>
        <w:rPr>
          <w:u w:val="none"/>
        </w:rPr>
      </w:pPr>
      <w:r w:rsidDel="00000000" w:rsidR="00000000" w:rsidRPr="00000000">
        <w:rPr>
          <w:rtl w:val="0"/>
        </w:rPr>
        <w:t xml:space="preserve">All 13 states except for Rhode Island came to Philadelphia in 1787</w:t>
      </w:r>
    </w:p>
    <w:p w:rsidR="00000000" w:rsidDel="00000000" w:rsidP="00000000" w:rsidRDefault="00000000" w:rsidRPr="00000000" w14:paraId="0000012F">
      <w:pPr>
        <w:pageBreakBefore w:val="0"/>
        <w:numPr>
          <w:ilvl w:val="1"/>
          <w:numId w:val="13"/>
        </w:numPr>
        <w:ind w:left="1440" w:hanging="360"/>
        <w:rPr>
          <w:highlight w:val="yellow"/>
        </w:rPr>
      </w:pPr>
      <w:r w:rsidDel="00000000" w:rsidR="00000000" w:rsidRPr="00000000">
        <w:rPr>
          <w:highlight w:val="yellow"/>
          <w:rtl w:val="0"/>
        </w:rPr>
        <w:t xml:space="preserve">Disputes</w:t>
      </w:r>
    </w:p>
    <w:p w:rsidR="00000000" w:rsidDel="00000000" w:rsidP="00000000" w:rsidRDefault="00000000" w:rsidRPr="00000000" w14:paraId="00000130">
      <w:pPr>
        <w:pageBreakBefore w:val="0"/>
        <w:numPr>
          <w:ilvl w:val="2"/>
          <w:numId w:val="13"/>
        </w:numPr>
        <w:ind w:left="2160" w:hanging="360"/>
        <w:rPr>
          <w:u w:val="none"/>
        </w:rPr>
      </w:pPr>
      <w:r w:rsidDel="00000000" w:rsidR="00000000" w:rsidRPr="00000000">
        <w:rPr>
          <w:rtl w:val="0"/>
        </w:rPr>
        <w:t xml:space="preserve">Representation: they believed that large states shouldn’t have the same amount (1 vote) of representation as small states</w:t>
      </w:r>
    </w:p>
    <w:p w:rsidR="00000000" w:rsidDel="00000000" w:rsidP="00000000" w:rsidRDefault="00000000" w:rsidRPr="00000000" w14:paraId="00000131">
      <w:pPr>
        <w:pageBreakBefore w:val="0"/>
        <w:numPr>
          <w:ilvl w:val="3"/>
          <w:numId w:val="13"/>
        </w:numPr>
        <w:ind w:left="2880" w:hanging="360"/>
        <w:rPr>
          <w:u w:val="none"/>
        </w:rPr>
      </w:pPr>
      <w:r w:rsidDel="00000000" w:rsidR="00000000" w:rsidRPr="00000000">
        <w:rPr>
          <w:rtl w:val="0"/>
        </w:rPr>
        <w:t xml:space="preserve">Resolution: Roger Sherman’s Great Compromise: Congress is to have 2 Senate members per state, and House of Representatives members proportionally to population size</w:t>
      </w:r>
    </w:p>
    <w:p w:rsidR="00000000" w:rsidDel="00000000" w:rsidP="00000000" w:rsidRDefault="00000000" w:rsidRPr="00000000" w14:paraId="00000132">
      <w:pPr>
        <w:pageBreakBefore w:val="0"/>
        <w:numPr>
          <w:ilvl w:val="2"/>
          <w:numId w:val="13"/>
        </w:numPr>
        <w:ind w:left="2160" w:hanging="360"/>
        <w:rPr>
          <w:u w:val="none"/>
        </w:rPr>
      </w:pPr>
      <w:r w:rsidDel="00000000" w:rsidR="00000000" w:rsidRPr="00000000">
        <w:rPr>
          <w:rtl w:val="0"/>
        </w:rPr>
        <w:t xml:space="preserve">Trade: northern states opposed slave trade, unlike the south</w:t>
      </w:r>
    </w:p>
    <w:p w:rsidR="00000000" w:rsidDel="00000000" w:rsidP="00000000" w:rsidRDefault="00000000" w:rsidRPr="00000000" w14:paraId="00000133">
      <w:pPr>
        <w:pageBreakBefore w:val="0"/>
        <w:numPr>
          <w:ilvl w:val="3"/>
          <w:numId w:val="13"/>
        </w:numPr>
        <w:ind w:left="2880" w:hanging="360"/>
        <w:rPr>
          <w:u w:val="none"/>
        </w:rPr>
      </w:pPr>
      <w:r w:rsidDel="00000000" w:rsidR="00000000" w:rsidRPr="00000000">
        <w:rPr>
          <w:rtl w:val="0"/>
        </w:rPr>
        <w:t xml:space="preserve">Resolution: tax slave trade and northern states hopes slavery dies out</w:t>
      </w:r>
    </w:p>
    <w:p w:rsidR="00000000" w:rsidDel="00000000" w:rsidP="00000000" w:rsidRDefault="00000000" w:rsidRPr="00000000" w14:paraId="00000134">
      <w:pPr>
        <w:pageBreakBefore w:val="0"/>
        <w:numPr>
          <w:ilvl w:val="2"/>
          <w:numId w:val="13"/>
        </w:numPr>
        <w:ind w:left="2160" w:hanging="360"/>
        <w:rPr>
          <w:u w:val="none"/>
        </w:rPr>
      </w:pPr>
      <w:r w:rsidDel="00000000" w:rsidR="00000000" w:rsidRPr="00000000">
        <w:rPr>
          <w:rtl w:val="0"/>
        </w:rPr>
        <w:t xml:space="preserve">Slaves: northern states don’t believe that slaves should be considered as part of the population, unlike the south</w:t>
      </w:r>
    </w:p>
    <w:p w:rsidR="00000000" w:rsidDel="00000000" w:rsidP="00000000" w:rsidRDefault="00000000" w:rsidRPr="00000000" w14:paraId="00000135">
      <w:pPr>
        <w:pageBreakBefore w:val="0"/>
        <w:numPr>
          <w:ilvl w:val="3"/>
          <w:numId w:val="13"/>
        </w:numPr>
        <w:ind w:left="2880" w:hanging="360"/>
        <w:rPr>
          <w:u w:val="none"/>
        </w:rPr>
      </w:pPr>
      <w:r w:rsidDel="00000000" w:rsidR="00000000" w:rsidRPr="00000000">
        <w:rPr>
          <w:rFonts w:ascii="Caudex" w:cs="Caudex" w:eastAsia="Caudex" w:hAnsi="Caudex"/>
          <w:rtl w:val="0"/>
        </w:rPr>
        <w:t xml:space="preserve">Resolution: ⅗ compromise: each slave counts as only ⅗ of a person</w:t>
      </w:r>
    </w:p>
    <w:p w:rsidR="00000000" w:rsidDel="00000000" w:rsidP="00000000" w:rsidRDefault="00000000" w:rsidRPr="00000000" w14:paraId="00000136">
      <w:pPr>
        <w:pageBreakBefore w:val="0"/>
        <w:numPr>
          <w:ilvl w:val="2"/>
          <w:numId w:val="13"/>
        </w:numPr>
        <w:ind w:left="2160" w:hanging="360"/>
        <w:rPr>
          <w:u w:val="none"/>
        </w:rPr>
      </w:pPr>
      <w:r w:rsidDel="00000000" w:rsidR="00000000" w:rsidRPr="00000000">
        <w:rPr>
          <w:rtl w:val="0"/>
        </w:rPr>
        <w:t xml:space="preserve">Without compromises, some states won’t accept the Constitution</w:t>
      </w:r>
    </w:p>
    <w:p w:rsidR="00000000" w:rsidDel="00000000" w:rsidP="00000000" w:rsidRDefault="00000000" w:rsidRPr="00000000" w14:paraId="00000137">
      <w:pPr>
        <w:pageBreakBefore w:val="0"/>
        <w:numPr>
          <w:ilvl w:val="1"/>
          <w:numId w:val="13"/>
        </w:numPr>
        <w:ind w:left="1440" w:hanging="360"/>
        <w:rPr>
          <w:highlight w:val="yellow"/>
        </w:rPr>
      </w:pPr>
      <w:r w:rsidDel="00000000" w:rsidR="00000000" w:rsidRPr="00000000">
        <w:rPr>
          <w:highlight w:val="yellow"/>
          <w:rtl w:val="0"/>
        </w:rPr>
        <w:t xml:space="preserve">Federalism</w:t>
      </w:r>
    </w:p>
    <w:p w:rsidR="00000000" w:rsidDel="00000000" w:rsidP="00000000" w:rsidRDefault="00000000" w:rsidRPr="00000000" w14:paraId="00000138">
      <w:pPr>
        <w:pageBreakBefore w:val="0"/>
        <w:numPr>
          <w:ilvl w:val="2"/>
          <w:numId w:val="13"/>
        </w:numPr>
        <w:ind w:left="2160" w:hanging="360"/>
        <w:rPr>
          <w:u w:val="none"/>
        </w:rPr>
      </w:pPr>
      <w:r w:rsidDel="00000000" w:rsidR="00000000" w:rsidRPr="00000000">
        <w:rPr>
          <w:rtl w:val="0"/>
        </w:rPr>
        <w:t xml:space="preserve">Nation (delegated power)</w:t>
      </w:r>
    </w:p>
    <w:p w:rsidR="00000000" w:rsidDel="00000000" w:rsidP="00000000" w:rsidRDefault="00000000" w:rsidRPr="00000000" w14:paraId="00000139">
      <w:pPr>
        <w:pageBreakBefore w:val="0"/>
        <w:numPr>
          <w:ilvl w:val="3"/>
          <w:numId w:val="13"/>
        </w:numPr>
        <w:ind w:left="2880" w:hanging="360"/>
        <w:rPr>
          <w:u w:val="none"/>
        </w:rPr>
      </w:pPr>
      <w:r w:rsidDel="00000000" w:rsidR="00000000" w:rsidRPr="00000000">
        <w:rPr>
          <w:rtl w:val="0"/>
        </w:rPr>
        <w:t xml:space="preserve">Sign treaties/foreign affairs</w:t>
      </w:r>
    </w:p>
    <w:p w:rsidR="00000000" w:rsidDel="00000000" w:rsidP="00000000" w:rsidRDefault="00000000" w:rsidRPr="00000000" w14:paraId="0000013A">
      <w:pPr>
        <w:pageBreakBefore w:val="0"/>
        <w:numPr>
          <w:ilvl w:val="3"/>
          <w:numId w:val="13"/>
        </w:numPr>
        <w:ind w:left="2880" w:hanging="360"/>
        <w:rPr>
          <w:u w:val="none"/>
        </w:rPr>
      </w:pPr>
      <w:r w:rsidDel="00000000" w:rsidR="00000000" w:rsidRPr="00000000">
        <w:rPr>
          <w:rtl w:val="0"/>
        </w:rPr>
        <w:t xml:space="preserve">Run a postal system</w:t>
      </w:r>
    </w:p>
    <w:p w:rsidR="00000000" w:rsidDel="00000000" w:rsidP="00000000" w:rsidRDefault="00000000" w:rsidRPr="00000000" w14:paraId="0000013B">
      <w:pPr>
        <w:pageBreakBefore w:val="0"/>
        <w:numPr>
          <w:ilvl w:val="3"/>
          <w:numId w:val="13"/>
        </w:numPr>
        <w:ind w:left="2880" w:hanging="360"/>
        <w:rPr>
          <w:u w:val="none"/>
        </w:rPr>
      </w:pPr>
      <w:r w:rsidDel="00000000" w:rsidR="00000000" w:rsidRPr="00000000">
        <w:rPr>
          <w:rtl w:val="0"/>
        </w:rPr>
        <w:t xml:space="preserve">tax/tax trade</w:t>
      </w:r>
    </w:p>
    <w:p w:rsidR="00000000" w:rsidDel="00000000" w:rsidP="00000000" w:rsidRDefault="00000000" w:rsidRPr="00000000" w14:paraId="0000013C">
      <w:pPr>
        <w:pageBreakBefore w:val="0"/>
        <w:numPr>
          <w:ilvl w:val="3"/>
          <w:numId w:val="13"/>
        </w:numPr>
        <w:ind w:left="2880" w:hanging="360"/>
        <w:rPr>
          <w:u w:val="none"/>
        </w:rPr>
      </w:pPr>
      <w:r w:rsidDel="00000000" w:rsidR="00000000" w:rsidRPr="00000000">
        <w:rPr>
          <w:rtl w:val="0"/>
        </w:rPr>
        <w:t xml:space="preserve">Declare war</w:t>
      </w:r>
    </w:p>
    <w:p w:rsidR="00000000" w:rsidDel="00000000" w:rsidP="00000000" w:rsidRDefault="00000000" w:rsidRPr="00000000" w14:paraId="0000013D">
      <w:pPr>
        <w:pageBreakBefore w:val="0"/>
        <w:numPr>
          <w:ilvl w:val="3"/>
          <w:numId w:val="13"/>
        </w:numPr>
        <w:ind w:left="2880" w:hanging="360"/>
        <w:rPr>
          <w:u w:val="none"/>
        </w:rPr>
      </w:pPr>
      <w:r w:rsidDel="00000000" w:rsidR="00000000" w:rsidRPr="00000000">
        <w:rPr>
          <w:rtl w:val="0"/>
        </w:rPr>
        <w:t xml:space="preserve">Form a military</w:t>
      </w:r>
    </w:p>
    <w:p w:rsidR="00000000" w:rsidDel="00000000" w:rsidP="00000000" w:rsidRDefault="00000000" w:rsidRPr="00000000" w14:paraId="0000013E">
      <w:pPr>
        <w:pageBreakBefore w:val="0"/>
        <w:numPr>
          <w:ilvl w:val="3"/>
          <w:numId w:val="13"/>
        </w:numPr>
        <w:ind w:left="2880" w:hanging="360"/>
        <w:rPr>
          <w:u w:val="none"/>
        </w:rPr>
      </w:pPr>
      <w:r w:rsidDel="00000000" w:rsidR="00000000" w:rsidRPr="00000000">
        <w:rPr>
          <w:rtl w:val="0"/>
        </w:rPr>
        <w:t xml:space="preserve">Mint money</w:t>
      </w:r>
    </w:p>
    <w:p w:rsidR="00000000" w:rsidDel="00000000" w:rsidP="00000000" w:rsidRDefault="00000000" w:rsidRPr="00000000" w14:paraId="0000013F">
      <w:pPr>
        <w:pageBreakBefore w:val="0"/>
        <w:numPr>
          <w:ilvl w:val="3"/>
          <w:numId w:val="13"/>
        </w:numPr>
        <w:ind w:left="2880" w:hanging="360"/>
        <w:rPr>
          <w:u w:val="none"/>
        </w:rPr>
      </w:pPr>
      <w:r w:rsidDel="00000000" w:rsidR="00000000" w:rsidRPr="00000000">
        <w:rPr>
          <w:rtl w:val="0"/>
        </w:rPr>
        <w:t xml:space="preserve">Enforce copyright</w:t>
      </w:r>
    </w:p>
    <w:p w:rsidR="00000000" w:rsidDel="00000000" w:rsidP="00000000" w:rsidRDefault="00000000" w:rsidRPr="00000000" w14:paraId="00000140">
      <w:pPr>
        <w:pageBreakBefore w:val="0"/>
        <w:numPr>
          <w:ilvl w:val="3"/>
          <w:numId w:val="13"/>
        </w:numPr>
        <w:ind w:left="2880" w:hanging="360"/>
        <w:rPr>
          <w:u w:val="none"/>
        </w:rPr>
      </w:pPr>
      <w:r w:rsidDel="00000000" w:rsidR="00000000" w:rsidRPr="00000000">
        <w:rPr>
          <w:rtl w:val="0"/>
        </w:rPr>
        <w:t xml:space="preserve">Create any necessary laws</w:t>
      </w:r>
    </w:p>
    <w:p w:rsidR="00000000" w:rsidDel="00000000" w:rsidP="00000000" w:rsidRDefault="00000000" w:rsidRPr="00000000" w14:paraId="00000141">
      <w:pPr>
        <w:pageBreakBefore w:val="0"/>
        <w:numPr>
          <w:ilvl w:val="2"/>
          <w:numId w:val="13"/>
        </w:numPr>
        <w:ind w:left="2160" w:hanging="360"/>
        <w:rPr>
          <w:u w:val="none"/>
        </w:rPr>
      </w:pPr>
      <w:r w:rsidDel="00000000" w:rsidR="00000000" w:rsidRPr="00000000">
        <w:rPr>
          <w:rtl w:val="0"/>
        </w:rPr>
        <w:t xml:space="preserve">State power </w:t>
      </w:r>
    </w:p>
    <w:p w:rsidR="00000000" w:rsidDel="00000000" w:rsidP="00000000" w:rsidRDefault="00000000" w:rsidRPr="00000000" w14:paraId="00000142">
      <w:pPr>
        <w:pageBreakBefore w:val="0"/>
        <w:numPr>
          <w:ilvl w:val="3"/>
          <w:numId w:val="13"/>
        </w:numPr>
        <w:ind w:left="2880" w:hanging="360"/>
        <w:rPr>
          <w:u w:val="none"/>
        </w:rPr>
      </w:pPr>
      <w:r w:rsidDel="00000000" w:rsidR="00000000" w:rsidRPr="00000000">
        <w:rPr>
          <w:rtl w:val="0"/>
        </w:rPr>
        <w:t xml:space="preserve">Run a local government</w:t>
      </w:r>
    </w:p>
    <w:p w:rsidR="00000000" w:rsidDel="00000000" w:rsidP="00000000" w:rsidRDefault="00000000" w:rsidRPr="00000000" w14:paraId="00000143">
      <w:pPr>
        <w:pageBreakBefore w:val="0"/>
        <w:numPr>
          <w:ilvl w:val="3"/>
          <w:numId w:val="13"/>
        </w:numPr>
        <w:ind w:left="2880" w:hanging="360"/>
        <w:rPr>
          <w:u w:val="none"/>
        </w:rPr>
      </w:pPr>
      <w:r w:rsidDel="00000000" w:rsidR="00000000" w:rsidRPr="00000000">
        <w:rPr>
          <w:rtl w:val="0"/>
        </w:rPr>
        <w:t xml:space="preserve">Run an education system</w:t>
      </w:r>
    </w:p>
    <w:p w:rsidR="00000000" w:rsidDel="00000000" w:rsidP="00000000" w:rsidRDefault="00000000" w:rsidRPr="00000000" w14:paraId="00000144">
      <w:pPr>
        <w:pageBreakBefore w:val="0"/>
        <w:numPr>
          <w:ilvl w:val="3"/>
          <w:numId w:val="13"/>
        </w:numPr>
        <w:ind w:left="2880" w:hanging="360"/>
        <w:rPr>
          <w:u w:val="none"/>
        </w:rPr>
      </w:pPr>
      <w:r w:rsidDel="00000000" w:rsidR="00000000" w:rsidRPr="00000000">
        <w:rPr>
          <w:rtl w:val="0"/>
        </w:rPr>
        <w:t xml:space="preserve">Hold elections</w:t>
      </w:r>
    </w:p>
    <w:p w:rsidR="00000000" w:rsidDel="00000000" w:rsidP="00000000" w:rsidRDefault="00000000" w:rsidRPr="00000000" w14:paraId="00000145">
      <w:pPr>
        <w:pageBreakBefore w:val="0"/>
        <w:numPr>
          <w:ilvl w:val="3"/>
          <w:numId w:val="13"/>
        </w:numPr>
        <w:ind w:left="2880" w:hanging="360"/>
        <w:rPr>
          <w:u w:val="none"/>
        </w:rPr>
      </w:pPr>
      <w:r w:rsidDel="00000000" w:rsidR="00000000" w:rsidRPr="00000000">
        <w:rPr>
          <w:rtl w:val="0"/>
        </w:rPr>
        <w:t xml:space="preserve">Issue licenses</w:t>
      </w:r>
    </w:p>
    <w:p w:rsidR="00000000" w:rsidDel="00000000" w:rsidP="00000000" w:rsidRDefault="00000000" w:rsidRPr="00000000" w14:paraId="00000146">
      <w:pPr>
        <w:pageBreakBefore w:val="0"/>
        <w:numPr>
          <w:ilvl w:val="2"/>
          <w:numId w:val="13"/>
        </w:numPr>
        <w:ind w:left="2160" w:hanging="360"/>
        <w:rPr>
          <w:u w:val="none"/>
        </w:rPr>
      </w:pPr>
      <w:r w:rsidDel="00000000" w:rsidR="00000000" w:rsidRPr="00000000">
        <w:rPr>
          <w:rtl w:val="0"/>
        </w:rPr>
        <w:t xml:space="preserve">Both</w:t>
      </w:r>
    </w:p>
    <w:p w:rsidR="00000000" w:rsidDel="00000000" w:rsidP="00000000" w:rsidRDefault="00000000" w:rsidRPr="00000000" w14:paraId="00000147">
      <w:pPr>
        <w:pageBreakBefore w:val="0"/>
        <w:numPr>
          <w:ilvl w:val="3"/>
          <w:numId w:val="13"/>
        </w:numPr>
        <w:ind w:left="2880" w:hanging="360"/>
        <w:rPr>
          <w:u w:val="none"/>
        </w:rPr>
      </w:pPr>
      <w:r w:rsidDel="00000000" w:rsidR="00000000" w:rsidRPr="00000000">
        <w:rPr>
          <w:rtl w:val="0"/>
        </w:rPr>
        <w:t xml:space="preserve">Tax people</w:t>
      </w:r>
    </w:p>
    <w:p w:rsidR="00000000" w:rsidDel="00000000" w:rsidP="00000000" w:rsidRDefault="00000000" w:rsidRPr="00000000" w14:paraId="00000148">
      <w:pPr>
        <w:pageBreakBefore w:val="0"/>
        <w:numPr>
          <w:ilvl w:val="3"/>
          <w:numId w:val="13"/>
        </w:numPr>
        <w:ind w:left="2880" w:hanging="360"/>
        <w:rPr>
          <w:u w:val="none"/>
        </w:rPr>
      </w:pPr>
      <w:r w:rsidDel="00000000" w:rsidR="00000000" w:rsidRPr="00000000">
        <w:rPr>
          <w:rtl w:val="0"/>
        </w:rPr>
        <w:t xml:space="preserve">Enforce laws</w:t>
      </w:r>
    </w:p>
    <w:p w:rsidR="00000000" w:rsidDel="00000000" w:rsidP="00000000" w:rsidRDefault="00000000" w:rsidRPr="00000000" w14:paraId="00000149">
      <w:pPr>
        <w:pageBreakBefore w:val="0"/>
        <w:numPr>
          <w:ilvl w:val="3"/>
          <w:numId w:val="13"/>
        </w:numPr>
        <w:ind w:left="2880" w:hanging="360"/>
        <w:rPr>
          <w:u w:val="none"/>
        </w:rPr>
      </w:pPr>
      <w:r w:rsidDel="00000000" w:rsidR="00000000" w:rsidRPr="00000000">
        <w:rPr>
          <w:rtl w:val="0"/>
        </w:rPr>
        <w:t xml:space="preserve">Judiciaries</w:t>
      </w:r>
    </w:p>
    <w:p w:rsidR="00000000" w:rsidDel="00000000" w:rsidP="00000000" w:rsidRDefault="00000000" w:rsidRPr="00000000" w14:paraId="0000014A">
      <w:pPr>
        <w:pageBreakBefore w:val="0"/>
        <w:numPr>
          <w:ilvl w:val="1"/>
          <w:numId w:val="13"/>
        </w:numPr>
        <w:ind w:left="1440" w:hanging="360"/>
        <w:rPr>
          <w:u w:val="none"/>
        </w:rPr>
      </w:pPr>
      <w:r w:rsidDel="00000000" w:rsidR="00000000" w:rsidRPr="00000000">
        <w:rPr>
          <w:rtl w:val="0"/>
        </w:rPr>
        <w:t xml:space="preserve">Checks and Balances</w:t>
      </w:r>
    </w:p>
    <w:p w:rsidR="00000000" w:rsidDel="00000000" w:rsidP="00000000" w:rsidRDefault="00000000" w:rsidRPr="00000000" w14:paraId="0000014B">
      <w:pPr>
        <w:pageBreakBefore w:val="0"/>
        <w:numPr>
          <w:ilvl w:val="2"/>
          <w:numId w:val="13"/>
        </w:numPr>
        <w:ind w:left="2160" w:hanging="360"/>
        <w:rPr>
          <w:u w:val="none"/>
        </w:rPr>
      </w:pPr>
      <w:r w:rsidDel="00000000" w:rsidR="00000000" w:rsidRPr="00000000">
        <w:rPr>
          <w:rtl w:val="0"/>
        </w:rPr>
        <w:t xml:space="preserve">Tasks split between branches, which can check each other’s power </w:t>
      </w:r>
    </w:p>
    <w:p w:rsidR="00000000" w:rsidDel="00000000" w:rsidP="00000000" w:rsidRDefault="00000000" w:rsidRPr="00000000" w14:paraId="0000014C">
      <w:pPr>
        <w:pageBreakBefore w:val="0"/>
        <w:numPr>
          <w:ilvl w:val="2"/>
          <w:numId w:val="13"/>
        </w:numPr>
        <w:ind w:left="2160" w:hanging="360"/>
        <w:rPr>
          <w:u w:val="none"/>
        </w:rPr>
      </w:pPr>
      <w:r w:rsidDel="00000000" w:rsidR="00000000" w:rsidRPr="00000000">
        <w:rPr>
          <w:rtl w:val="0"/>
        </w:rPr>
        <w:t xml:space="preserve">Legislative branch: makes laws</w:t>
      </w:r>
    </w:p>
    <w:p w:rsidR="00000000" w:rsidDel="00000000" w:rsidP="00000000" w:rsidRDefault="00000000" w:rsidRPr="00000000" w14:paraId="0000014D">
      <w:pPr>
        <w:pageBreakBefore w:val="0"/>
        <w:numPr>
          <w:ilvl w:val="3"/>
          <w:numId w:val="13"/>
        </w:numPr>
        <w:ind w:left="2880" w:hanging="360"/>
        <w:rPr>
          <w:u w:val="none"/>
        </w:rPr>
      </w:pPr>
      <w:r w:rsidDel="00000000" w:rsidR="00000000" w:rsidRPr="00000000">
        <w:rPr>
          <w:rtl w:val="0"/>
        </w:rPr>
        <w:t xml:space="preserve">Headed by Congress, made up of Senate and House of Representatives</w:t>
      </w:r>
    </w:p>
    <w:p w:rsidR="00000000" w:rsidDel="00000000" w:rsidP="00000000" w:rsidRDefault="00000000" w:rsidRPr="00000000" w14:paraId="0000014E">
      <w:pPr>
        <w:pageBreakBefore w:val="0"/>
        <w:numPr>
          <w:ilvl w:val="2"/>
          <w:numId w:val="13"/>
        </w:numPr>
        <w:ind w:left="2160" w:hanging="360"/>
        <w:rPr>
          <w:u w:val="none"/>
        </w:rPr>
      </w:pPr>
      <w:r w:rsidDel="00000000" w:rsidR="00000000" w:rsidRPr="00000000">
        <w:rPr>
          <w:rtl w:val="0"/>
        </w:rPr>
        <w:t xml:space="preserve">Executive branch: carries out the law</w:t>
      </w:r>
    </w:p>
    <w:p w:rsidR="00000000" w:rsidDel="00000000" w:rsidP="00000000" w:rsidRDefault="00000000" w:rsidRPr="00000000" w14:paraId="0000014F">
      <w:pPr>
        <w:pageBreakBefore w:val="0"/>
        <w:numPr>
          <w:ilvl w:val="3"/>
          <w:numId w:val="13"/>
        </w:numPr>
        <w:ind w:left="2880" w:hanging="360"/>
        <w:rPr>
          <w:u w:val="none"/>
        </w:rPr>
      </w:pPr>
      <w:r w:rsidDel="00000000" w:rsidR="00000000" w:rsidRPr="00000000">
        <w:rPr>
          <w:rtl w:val="0"/>
        </w:rPr>
        <w:t xml:space="preserve">President heads this branch (chief executive)</w:t>
      </w:r>
    </w:p>
    <w:p w:rsidR="00000000" w:rsidDel="00000000" w:rsidP="00000000" w:rsidRDefault="00000000" w:rsidRPr="00000000" w14:paraId="00000150">
      <w:pPr>
        <w:pageBreakBefore w:val="0"/>
        <w:numPr>
          <w:ilvl w:val="4"/>
          <w:numId w:val="13"/>
        </w:numPr>
        <w:ind w:left="3600" w:hanging="360"/>
        <w:rPr>
          <w:u w:val="none"/>
        </w:rPr>
      </w:pPr>
      <w:r w:rsidDel="00000000" w:rsidR="00000000" w:rsidRPr="00000000">
        <w:rPr>
          <w:rtl w:val="0"/>
        </w:rPr>
        <w:t xml:space="preserve">Commander in Chief (command military)</w:t>
      </w:r>
    </w:p>
    <w:p w:rsidR="00000000" w:rsidDel="00000000" w:rsidP="00000000" w:rsidRDefault="00000000" w:rsidRPr="00000000" w14:paraId="00000151">
      <w:pPr>
        <w:pageBreakBefore w:val="0"/>
        <w:numPr>
          <w:ilvl w:val="4"/>
          <w:numId w:val="13"/>
        </w:numPr>
        <w:ind w:left="3600" w:hanging="360"/>
        <w:rPr>
          <w:u w:val="none"/>
        </w:rPr>
      </w:pPr>
      <w:r w:rsidDel="00000000" w:rsidR="00000000" w:rsidRPr="00000000">
        <w:rPr>
          <w:rtl w:val="0"/>
        </w:rPr>
        <w:t xml:space="preserve">Signs or vetoes Congress</w:t>
      </w:r>
    </w:p>
    <w:p w:rsidR="00000000" w:rsidDel="00000000" w:rsidP="00000000" w:rsidRDefault="00000000" w:rsidRPr="00000000" w14:paraId="00000152">
      <w:pPr>
        <w:pageBreakBefore w:val="0"/>
        <w:numPr>
          <w:ilvl w:val="4"/>
          <w:numId w:val="13"/>
        </w:numPr>
        <w:ind w:left="3600" w:hanging="360"/>
        <w:rPr>
          <w:u w:val="none"/>
        </w:rPr>
      </w:pPr>
      <w:r w:rsidDel="00000000" w:rsidR="00000000" w:rsidRPr="00000000">
        <w:rPr>
          <w:rtl w:val="0"/>
        </w:rPr>
        <w:t xml:space="preserve">Diplomatic leader (treaties, etc)</w:t>
      </w:r>
    </w:p>
    <w:p w:rsidR="00000000" w:rsidDel="00000000" w:rsidP="00000000" w:rsidRDefault="00000000" w:rsidRPr="00000000" w14:paraId="00000153">
      <w:pPr>
        <w:pageBreakBefore w:val="0"/>
        <w:numPr>
          <w:ilvl w:val="4"/>
          <w:numId w:val="13"/>
        </w:numPr>
        <w:ind w:left="3600" w:hanging="360"/>
        <w:rPr>
          <w:u w:val="none"/>
        </w:rPr>
      </w:pPr>
      <w:r w:rsidDel="00000000" w:rsidR="00000000" w:rsidRPr="00000000">
        <w:rPr>
          <w:rtl w:val="0"/>
        </w:rPr>
        <w:t xml:space="preserve">Chief of state (speaks for US)</w:t>
      </w:r>
    </w:p>
    <w:p w:rsidR="00000000" w:rsidDel="00000000" w:rsidP="00000000" w:rsidRDefault="00000000" w:rsidRPr="00000000" w14:paraId="00000154">
      <w:pPr>
        <w:pageBreakBefore w:val="0"/>
        <w:numPr>
          <w:ilvl w:val="4"/>
          <w:numId w:val="13"/>
        </w:numPr>
        <w:ind w:left="3600" w:hanging="360"/>
        <w:rPr>
          <w:u w:val="none"/>
        </w:rPr>
      </w:pPr>
      <w:r w:rsidDel="00000000" w:rsidR="00000000" w:rsidRPr="00000000">
        <w:rPr>
          <w:rtl w:val="0"/>
        </w:rPr>
        <w:t xml:space="preserve">Can pardon someone from punishment</w:t>
      </w:r>
    </w:p>
    <w:p w:rsidR="00000000" w:rsidDel="00000000" w:rsidP="00000000" w:rsidRDefault="00000000" w:rsidRPr="00000000" w14:paraId="00000155">
      <w:pPr>
        <w:pageBreakBefore w:val="0"/>
        <w:numPr>
          <w:ilvl w:val="4"/>
          <w:numId w:val="13"/>
        </w:numPr>
        <w:ind w:left="3600" w:hanging="360"/>
        <w:rPr>
          <w:u w:val="none"/>
        </w:rPr>
      </w:pPr>
      <w:r w:rsidDel="00000000" w:rsidR="00000000" w:rsidRPr="00000000">
        <w:rPr>
          <w:rtl w:val="0"/>
        </w:rPr>
        <w:t xml:space="preserve">Can’t run for more than 2 terms</w:t>
      </w:r>
    </w:p>
    <w:p w:rsidR="00000000" w:rsidDel="00000000" w:rsidP="00000000" w:rsidRDefault="00000000" w:rsidRPr="00000000" w14:paraId="00000156">
      <w:pPr>
        <w:pageBreakBefore w:val="0"/>
        <w:numPr>
          <w:ilvl w:val="4"/>
          <w:numId w:val="13"/>
        </w:numPr>
        <w:ind w:left="3600" w:hanging="360"/>
        <w:rPr>
          <w:u w:val="none"/>
        </w:rPr>
      </w:pPr>
      <w:r w:rsidDel="00000000" w:rsidR="00000000" w:rsidRPr="00000000">
        <w:rPr>
          <w:rtl w:val="0"/>
        </w:rPr>
        <w:t xml:space="preserve">Line of succession: vice president &gt; Speaker of the House</w:t>
      </w:r>
    </w:p>
    <w:p w:rsidR="00000000" w:rsidDel="00000000" w:rsidP="00000000" w:rsidRDefault="00000000" w:rsidRPr="00000000" w14:paraId="00000157">
      <w:pPr>
        <w:pageBreakBefore w:val="0"/>
        <w:numPr>
          <w:ilvl w:val="4"/>
          <w:numId w:val="13"/>
        </w:numPr>
        <w:ind w:left="3600" w:hanging="360"/>
        <w:rPr>
          <w:u w:val="none"/>
        </w:rPr>
      </w:pPr>
      <w:r w:rsidDel="00000000" w:rsidR="00000000" w:rsidRPr="00000000">
        <w:rPr>
          <w:rtl w:val="0"/>
        </w:rPr>
        <w:t xml:space="preserve">Can be impeached for crimes and misdemeanors.  Goes through House of Representatives, then the Supreme Court</w:t>
      </w:r>
    </w:p>
    <w:p w:rsidR="00000000" w:rsidDel="00000000" w:rsidP="00000000" w:rsidRDefault="00000000" w:rsidRPr="00000000" w14:paraId="00000158">
      <w:pPr>
        <w:pageBreakBefore w:val="0"/>
        <w:numPr>
          <w:ilvl w:val="2"/>
          <w:numId w:val="13"/>
        </w:numPr>
        <w:ind w:left="2160" w:hanging="360"/>
        <w:rPr>
          <w:u w:val="none"/>
        </w:rPr>
      </w:pPr>
      <w:r w:rsidDel="00000000" w:rsidR="00000000" w:rsidRPr="00000000">
        <w:rPr>
          <w:rtl w:val="0"/>
        </w:rPr>
        <w:t xml:space="preserve">Judicial branch: interprets the law</w:t>
      </w:r>
    </w:p>
    <w:p w:rsidR="00000000" w:rsidDel="00000000" w:rsidP="00000000" w:rsidRDefault="00000000" w:rsidRPr="00000000" w14:paraId="00000159">
      <w:pPr>
        <w:pageBreakBefore w:val="0"/>
        <w:numPr>
          <w:ilvl w:val="3"/>
          <w:numId w:val="13"/>
        </w:numPr>
        <w:ind w:left="2880" w:hanging="360"/>
        <w:rPr>
          <w:u w:val="none"/>
        </w:rPr>
      </w:pPr>
      <w:r w:rsidDel="00000000" w:rsidR="00000000" w:rsidRPr="00000000">
        <w:rPr>
          <w:rtl w:val="0"/>
        </w:rPr>
        <w:t xml:space="preserve">Headed by the Supreme Court</w:t>
      </w:r>
    </w:p>
    <w:p w:rsidR="00000000" w:rsidDel="00000000" w:rsidP="00000000" w:rsidRDefault="00000000" w:rsidRPr="00000000" w14:paraId="0000015A">
      <w:pPr>
        <w:pageBreakBefore w:val="0"/>
        <w:numPr>
          <w:ilvl w:val="4"/>
          <w:numId w:val="13"/>
        </w:numPr>
        <w:ind w:left="3600" w:hanging="360"/>
        <w:rPr>
          <w:u w:val="none"/>
        </w:rPr>
      </w:pPr>
      <w:r w:rsidDel="00000000" w:rsidR="00000000" w:rsidRPr="00000000">
        <w:rPr>
          <w:rtl w:val="0"/>
        </w:rPr>
        <w:t xml:space="preserve">Justices are appointed for life, so that they can focus on following strictly the Constitution, and not have to worry about pleasing the public for a reelection</w:t>
      </w:r>
    </w:p>
    <w:p w:rsidR="00000000" w:rsidDel="00000000" w:rsidP="00000000" w:rsidRDefault="00000000" w:rsidRPr="00000000" w14:paraId="0000015B">
      <w:pPr>
        <w:pageBreakBefore w:val="0"/>
        <w:numPr>
          <w:ilvl w:val="1"/>
          <w:numId w:val="13"/>
        </w:numPr>
        <w:ind w:left="1440" w:hanging="360"/>
        <w:rPr>
          <w:u w:val="none"/>
        </w:rPr>
      </w:pPr>
      <w:r w:rsidDel="00000000" w:rsidR="00000000" w:rsidRPr="00000000">
        <w:rPr>
          <w:rtl w:val="0"/>
        </w:rPr>
        <w:t xml:space="preserve">Electoral college: a group of electors, proportionally representing their state, submitting votes on behalf of the population.  Prevents popular vote issues of limited communication between voters and candidates, minorities being oppressed by majority, division of votes by region.  Tie breakers go to the House of Representatives.  Forces candidates to consider the minority</w:t>
      </w:r>
    </w:p>
    <w:p w:rsidR="00000000" w:rsidDel="00000000" w:rsidP="00000000" w:rsidRDefault="00000000" w:rsidRPr="00000000" w14:paraId="0000015C">
      <w:pPr>
        <w:pageBreakBefore w:val="0"/>
        <w:numPr>
          <w:ilvl w:val="1"/>
          <w:numId w:val="13"/>
        </w:numPr>
        <w:ind w:left="1440" w:hanging="360"/>
        <w:rPr>
          <w:highlight w:val="yellow"/>
        </w:rPr>
      </w:pPr>
      <w:r w:rsidDel="00000000" w:rsidR="00000000" w:rsidRPr="00000000">
        <w:rPr>
          <w:highlight w:val="yellow"/>
          <w:rtl w:val="0"/>
        </w:rPr>
        <w:t xml:space="preserve">Groups</w:t>
      </w:r>
    </w:p>
    <w:p w:rsidR="00000000" w:rsidDel="00000000" w:rsidP="00000000" w:rsidRDefault="00000000" w:rsidRPr="00000000" w14:paraId="0000015D">
      <w:pPr>
        <w:pageBreakBefore w:val="0"/>
        <w:numPr>
          <w:ilvl w:val="2"/>
          <w:numId w:val="13"/>
        </w:numPr>
        <w:ind w:left="2160" w:hanging="360"/>
        <w:rPr>
          <w:u w:val="none"/>
        </w:rPr>
      </w:pPr>
      <w:r w:rsidDel="00000000" w:rsidR="00000000" w:rsidRPr="00000000">
        <w:rPr>
          <w:rtl w:val="0"/>
        </w:rPr>
        <w:t xml:space="preserve">Federalists</w:t>
      </w:r>
    </w:p>
    <w:p w:rsidR="00000000" w:rsidDel="00000000" w:rsidP="00000000" w:rsidRDefault="00000000" w:rsidRPr="00000000" w14:paraId="0000015E">
      <w:pPr>
        <w:pageBreakBefore w:val="0"/>
        <w:numPr>
          <w:ilvl w:val="3"/>
          <w:numId w:val="13"/>
        </w:numPr>
        <w:ind w:left="2880" w:hanging="360"/>
        <w:rPr>
          <w:u w:val="none"/>
        </w:rPr>
      </w:pPr>
      <w:r w:rsidDel="00000000" w:rsidR="00000000" w:rsidRPr="00000000">
        <w:rPr>
          <w:rtl w:val="0"/>
        </w:rPr>
        <w:t xml:space="preserve">Pro-Constitution</w:t>
      </w:r>
    </w:p>
    <w:p w:rsidR="00000000" w:rsidDel="00000000" w:rsidP="00000000" w:rsidRDefault="00000000" w:rsidRPr="00000000" w14:paraId="0000015F">
      <w:pPr>
        <w:pageBreakBefore w:val="0"/>
        <w:numPr>
          <w:ilvl w:val="3"/>
          <w:numId w:val="13"/>
        </w:numPr>
        <w:ind w:left="2880" w:hanging="360"/>
        <w:rPr>
          <w:u w:val="none"/>
        </w:rPr>
      </w:pPr>
      <w:r w:rsidDel="00000000" w:rsidR="00000000" w:rsidRPr="00000000">
        <w:rPr>
          <w:rtl w:val="0"/>
        </w:rPr>
        <w:t xml:space="preserve">Led by Alexander Hamilton, James Madison, John Jay</w:t>
      </w:r>
    </w:p>
    <w:p w:rsidR="00000000" w:rsidDel="00000000" w:rsidP="00000000" w:rsidRDefault="00000000" w:rsidRPr="00000000" w14:paraId="00000160">
      <w:pPr>
        <w:pageBreakBefore w:val="0"/>
        <w:numPr>
          <w:ilvl w:val="3"/>
          <w:numId w:val="13"/>
        </w:numPr>
        <w:ind w:left="2880" w:hanging="360"/>
        <w:rPr>
          <w:u w:val="none"/>
        </w:rPr>
      </w:pPr>
      <w:r w:rsidDel="00000000" w:rsidR="00000000" w:rsidRPr="00000000">
        <w:rPr>
          <w:rtl w:val="0"/>
        </w:rPr>
        <w:t xml:space="preserve">Claims separation of power, checks and balances will protect people from power abuse from a central government</w:t>
      </w:r>
    </w:p>
    <w:p w:rsidR="00000000" w:rsidDel="00000000" w:rsidP="00000000" w:rsidRDefault="00000000" w:rsidRPr="00000000" w14:paraId="00000161">
      <w:pPr>
        <w:pageBreakBefore w:val="0"/>
        <w:numPr>
          <w:ilvl w:val="3"/>
          <w:numId w:val="13"/>
        </w:numPr>
        <w:ind w:left="2880" w:hanging="360"/>
        <w:rPr>
          <w:u w:val="none"/>
        </w:rPr>
      </w:pPr>
      <w:r w:rsidDel="00000000" w:rsidR="00000000" w:rsidRPr="00000000">
        <w:rPr>
          <w:rtl w:val="0"/>
        </w:rPr>
        <w:t xml:space="preserve">Strong central government necessary to develop the new nation</w:t>
      </w:r>
    </w:p>
    <w:p w:rsidR="00000000" w:rsidDel="00000000" w:rsidP="00000000" w:rsidRDefault="00000000" w:rsidRPr="00000000" w14:paraId="00000162">
      <w:pPr>
        <w:pageBreakBefore w:val="0"/>
        <w:numPr>
          <w:ilvl w:val="3"/>
          <w:numId w:val="13"/>
        </w:numPr>
        <w:ind w:left="2880" w:hanging="360"/>
        <w:rPr>
          <w:u w:val="none"/>
        </w:rPr>
      </w:pPr>
      <w:r w:rsidDel="00000000" w:rsidR="00000000" w:rsidRPr="00000000">
        <w:rPr>
          <w:rtl w:val="0"/>
        </w:rPr>
        <w:t xml:space="preserve">Supported by urban centers, merchants, states with weaker economies</w:t>
      </w:r>
    </w:p>
    <w:p w:rsidR="00000000" w:rsidDel="00000000" w:rsidP="00000000" w:rsidRDefault="00000000" w:rsidRPr="00000000" w14:paraId="00000163">
      <w:pPr>
        <w:pageBreakBefore w:val="0"/>
        <w:numPr>
          <w:ilvl w:val="3"/>
          <w:numId w:val="13"/>
        </w:numPr>
        <w:ind w:left="2880" w:hanging="360"/>
        <w:rPr>
          <w:u w:val="none"/>
        </w:rPr>
      </w:pPr>
      <w:r w:rsidDel="00000000" w:rsidR="00000000" w:rsidRPr="00000000">
        <w:rPr>
          <w:rtl w:val="0"/>
        </w:rPr>
        <w:t xml:space="preserve">Modified capitalism</w:t>
      </w:r>
    </w:p>
    <w:p w:rsidR="00000000" w:rsidDel="00000000" w:rsidP="00000000" w:rsidRDefault="00000000" w:rsidRPr="00000000" w14:paraId="00000164">
      <w:pPr>
        <w:pageBreakBefore w:val="0"/>
        <w:numPr>
          <w:ilvl w:val="3"/>
          <w:numId w:val="13"/>
        </w:numPr>
        <w:ind w:left="2880" w:hanging="360"/>
        <w:rPr>
          <w:u w:val="none"/>
        </w:rPr>
      </w:pPr>
      <w:r w:rsidDel="00000000" w:rsidR="00000000" w:rsidRPr="00000000">
        <w:rPr>
          <w:rtl w:val="0"/>
        </w:rPr>
        <w:t xml:space="preserve">Believed humans are selfish</w:t>
      </w:r>
    </w:p>
    <w:p w:rsidR="00000000" w:rsidDel="00000000" w:rsidP="00000000" w:rsidRDefault="00000000" w:rsidRPr="00000000" w14:paraId="00000165">
      <w:pPr>
        <w:pageBreakBefore w:val="0"/>
        <w:numPr>
          <w:ilvl w:val="3"/>
          <w:numId w:val="13"/>
        </w:numPr>
        <w:ind w:left="2880" w:hanging="360"/>
        <w:rPr>
          <w:u w:val="none"/>
        </w:rPr>
      </w:pPr>
      <w:r w:rsidDel="00000000" w:rsidR="00000000" w:rsidRPr="00000000">
        <w:rPr>
          <w:rtl w:val="0"/>
        </w:rPr>
        <w:t xml:space="preserve">Values birth, wealth and status</w:t>
      </w:r>
    </w:p>
    <w:p w:rsidR="00000000" w:rsidDel="00000000" w:rsidP="00000000" w:rsidRDefault="00000000" w:rsidRPr="00000000" w14:paraId="00000166">
      <w:pPr>
        <w:pageBreakBefore w:val="0"/>
        <w:numPr>
          <w:ilvl w:val="3"/>
          <w:numId w:val="13"/>
        </w:numPr>
        <w:ind w:left="2880" w:hanging="360"/>
        <w:rPr>
          <w:u w:val="none"/>
        </w:rPr>
      </w:pPr>
      <w:r w:rsidDel="00000000" w:rsidR="00000000" w:rsidRPr="00000000">
        <w:rPr>
          <w:rtl w:val="0"/>
        </w:rPr>
        <w:t xml:space="preserve">Responsive to creditors</w:t>
      </w:r>
    </w:p>
    <w:p w:rsidR="00000000" w:rsidDel="00000000" w:rsidP="00000000" w:rsidRDefault="00000000" w:rsidRPr="00000000" w14:paraId="00000167">
      <w:pPr>
        <w:pageBreakBefore w:val="0"/>
        <w:numPr>
          <w:ilvl w:val="3"/>
          <w:numId w:val="13"/>
        </w:numPr>
        <w:ind w:left="2880" w:hanging="360"/>
        <w:rPr>
          <w:u w:val="none"/>
        </w:rPr>
      </w:pPr>
      <w:r w:rsidDel="00000000" w:rsidR="00000000" w:rsidRPr="00000000">
        <w:rPr>
          <w:rtl w:val="0"/>
        </w:rPr>
        <w:t xml:space="preserve">The Federalist: 85 newspapers by Federalists targeting antifederalists, convincing that checks and balances + branches will protect the people</w:t>
      </w:r>
    </w:p>
    <w:p w:rsidR="00000000" w:rsidDel="00000000" w:rsidP="00000000" w:rsidRDefault="00000000" w:rsidRPr="00000000" w14:paraId="00000168">
      <w:pPr>
        <w:pageBreakBefore w:val="0"/>
        <w:numPr>
          <w:ilvl w:val="3"/>
          <w:numId w:val="13"/>
        </w:numPr>
        <w:ind w:left="2880" w:hanging="360"/>
        <w:rPr>
          <w:u w:val="none"/>
        </w:rPr>
      </w:pPr>
      <w:r w:rsidDel="00000000" w:rsidR="00000000" w:rsidRPr="00000000">
        <w:rPr>
          <w:rtl w:val="0"/>
        </w:rPr>
        <w:t xml:space="preserve">Loose construction: actions are constitutional as long as the Constitution doesn’t explicitly state it can’t be done (elastic clause)</w:t>
      </w:r>
    </w:p>
    <w:p w:rsidR="00000000" w:rsidDel="00000000" w:rsidP="00000000" w:rsidRDefault="00000000" w:rsidRPr="00000000" w14:paraId="00000169">
      <w:pPr>
        <w:pageBreakBefore w:val="0"/>
        <w:numPr>
          <w:ilvl w:val="3"/>
          <w:numId w:val="13"/>
        </w:numPr>
        <w:ind w:left="2880" w:hanging="360"/>
        <w:rPr>
          <w:u w:val="none"/>
        </w:rPr>
      </w:pPr>
      <w:r w:rsidDel="00000000" w:rsidR="00000000" w:rsidRPr="00000000">
        <w:rPr>
          <w:rtl w:val="0"/>
        </w:rPr>
        <w:t xml:space="preserve">Favor the wealthy, commerce, industry.  Get wealthy to contribute to America and they’ll feel a strong obligation to make sure America succeeds</w:t>
      </w:r>
    </w:p>
    <w:p w:rsidR="00000000" w:rsidDel="00000000" w:rsidP="00000000" w:rsidRDefault="00000000" w:rsidRPr="00000000" w14:paraId="0000016A">
      <w:pPr>
        <w:pageBreakBefore w:val="0"/>
        <w:numPr>
          <w:ilvl w:val="3"/>
          <w:numId w:val="13"/>
        </w:numPr>
        <w:ind w:left="2880" w:hanging="360"/>
        <w:rPr>
          <w:u w:val="none"/>
        </w:rPr>
      </w:pPr>
      <w:r w:rsidDel="00000000" w:rsidR="00000000" w:rsidRPr="00000000">
        <w:rPr>
          <w:rtl w:val="0"/>
        </w:rPr>
        <w:t xml:space="preserve">Alexander Hamilton</w:t>
      </w:r>
    </w:p>
    <w:p w:rsidR="00000000" w:rsidDel="00000000" w:rsidP="00000000" w:rsidRDefault="00000000" w:rsidRPr="00000000" w14:paraId="0000016B">
      <w:pPr>
        <w:pageBreakBefore w:val="0"/>
        <w:numPr>
          <w:ilvl w:val="4"/>
          <w:numId w:val="13"/>
        </w:numPr>
        <w:ind w:left="3600" w:hanging="360"/>
        <w:rPr>
          <w:u w:val="none"/>
        </w:rPr>
      </w:pPr>
      <w:r w:rsidDel="00000000" w:rsidR="00000000" w:rsidRPr="00000000">
        <w:rPr>
          <w:rtl w:val="0"/>
        </w:rPr>
        <w:t xml:space="preserve">Wizard of economics</w:t>
      </w:r>
    </w:p>
    <w:p w:rsidR="00000000" w:rsidDel="00000000" w:rsidP="00000000" w:rsidRDefault="00000000" w:rsidRPr="00000000" w14:paraId="0000016C">
      <w:pPr>
        <w:pageBreakBefore w:val="0"/>
        <w:numPr>
          <w:ilvl w:val="4"/>
          <w:numId w:val="13"/>
        </w:numPr>
        <w:ind w:left="3600" w:hanging="360"/>
        <w:rPr>
          <w:u w:val="none"/>
        </w:rPr>
      </w:pPr>
      <w:r w:rsidDel="00000000" w:rsidR="00000000" w:rsidRPr="00000000">
        <w:rPr>
          <w:rtl w:val="0"/>
        </w:rPr>
        <w:t xml:space="preserve">America was in great debt after the Revolutionary War</w:t>
      </w:r>
    </w:p>
    <w:p w:rsidR="00000000" w:rsidDel="00000000" w:rsidP="00000000" w:rsidRDefault="00000000" w:rsidRPr="00000000" w14:paraId="0000016D">
      <w:pPr>
        <w:pageBreakBefore w:val="0"/>
        <w:numPr>
          <w:ilvl w:val="4"/>
          <w:numId w:val="13"/>
        </w:numPr>
        <w:ind w:left="3600" w:hanging="360"/>
        <w:rPr>
          <w:u w:val="none"/>
        </w:rPr>
      </w:pPr>
      <w:r w:rsidDel="00000000" w:rsidR="00000000" w:rsidRPr="00000000">
        <w:rPr>
          <w:rtl w:val="0"/>
        </w:rPr>
        <w:t xml:space="preserve">Accused by Jefferson of setting up an aristocratic government.  Hamilton was simply favoring the wealthy, because if the wealthy contributes some of their wealth, they would feel obligated to help America succeed</w:t>
      </w:r>
    </w:p>
    <w:p w:rsidR="00000000" w:rsidDel="00000000" w:rsidP="00000000" w:rsidRDefault="00000000" w:rsidRPr="00000000" w14:paraId="0000016E">
      <w:pPr>
        <w:pageBreakBefore w:val="0"/>
        <w:numPr>
          <w:ilvl w:val="4"/>
          <w:numId w:val="13"/>
        </w:numPr>
        <w:ind w:left="3600" w:hanging="360"/>
        <w:rPr>
          <w:u w:val="none"/>
        </w:rPr>
      </w:pPr>
      <w:r w:rsidDel="00000000" w:rsidR="00000000" w:rsidRPr="00000000">
        <w:rPr>
          <w:rtl w:val="0"/>
        </w:rPr>
        <w:t xml:space="preserve">Proposed paying back war bonds.  This is important to develop a good credit score for America.  However, the American people argue that the current holders of the bonds aren’t the original purchasers who purchased patriotically.  The new holders are accused of farming profit at the expense of the original purchasers.  Proposal was seen as immoral, but carried through </w:t>
      </w:r>
    </w:p>
    <w:p w:rsidR="00000000" w:rsidDel="00000000" w:rsidP="00000000" w:rsidRDefault="00000000" w:rsidRPr="00000000" w14:paraId="0000016F">
      <w:pPr>
        <w:pageBreakBefore w:val="0"/>
        <w:numPr>
          <w:ilvl w:val="4"/>
          <w:numId w:val="13"/>
        </w:numPr>
        <w:ind w:left="3600" w:hanging="360"/>
        <w:rPr>
          <w:u w:val="none"/>
        </w:rPr>
      </w:pPr>
      <w:r w:rsidDel="00000000" w:rsidR="00000000" w:rsidRPr="00000000">
        <w:rPr>
          <w:rtl w:val="0"/>
        </w:rPr>
        <w:t xml:space="preserve">Proposed that the federal government should assume state debts.  The federal government would issue federal bonds, which the money would be used to pay off state bonds.  States that have already paid back or almost paid back all their bonds are against this proposal, as it would raise the price of their land, just for another state.  Proposal carried out when capital moved away from cities and down to Philadelphia.  Federal bonds were very successful, as America paid them all back, and even other countries bought them, giving America a very good credit score</w:t>
      </w:r>
    </w:p>
    <w:p w:rsidR="00000000" w:rsidDel="00000000" w:rsidP="00000000" w:rsidRDefault="00000000" w:rsidRPr="00000000" w14:paraId="00000170">
      <w:pPr>
        <w:pageBreakBefore w:val="0"/>
        <w:numPr>
          <w:ilvl w:val="4"/>
          <w:numId w:val="13"/>
        </w:numPr>
        <w:ind w:left="3600" w:hanging="360"/>
        <w:rPr>
          <w:u w:val="none"/>
        </w:rPr>
      </w:pPr>
      <w:r w:rsidDel="00000000" w:rsidR="00000000" w:rsidRPr="00000000">
        <w:rPr>
          <w:rtl w:val="0"/>
        </w:rPr>
        <w:t xml:space="preserve">Proposed building a national bank (Bank of the US).  It enabled regulating the economy, and set precedence for implied powers.  Strict constructionists opposed this proposal, claiming the Constitution didn’t explicitly state to build a bank.  Federal government was said to be too powerful</w:t>
      </w:r>
    </w:p>
    <w:p w:rsidR="00000000" w:rsidDel="00000000" w:rsidP="00000000" w:rsidRDefault="00000000" w:rsidRPr="00000000" w14:paraId="00000171">
      <w:pPr>
        <w:pageBreakBefore w:val="0"/>
        <w:numPr>
          <w:ilvl w:val="2"/>
          <w:numId w:val="13"/>
        </w:numPr>
        <w:ind w:left="2160" w:hanging="360"/>
        <w:rPr>
          <w:u w:val="none"/>
        </w:rPr>
      </w:pPr>
      <w:r w:rsidDel="00000000" w:rsidR="00000000" w:rsidRPr="00000000">
        <w:rPr>
          <w:rtl w:val="0"/>
        </w:rPr>
        <w:t xml:space="preserve">Anti-federalists/Democratic-Republicans</w:t>
      </w:r>
    </w:p>
    <w:p w:rsidR="00000000" w:rsidDel="00000000" w:rsidP="00000000" w:rsidRDefault="00000000" w:rsidRPr="00000000" w14:paraId="00000172">
      <w:pPr>
        <w:pageBreakBefore w:val="0"/>
        <w:numPr>
          <w:ilvl w:val="3"/>
          <w:numId w:val="13"/>
        </w:numPr>
        <w:ind w:left="2880" w:hanging="360"/>
        <w:rPr>
          <w:u w:val="none"/>
        </w:rPr>
      </w:pPr>
      <w:r w:rsidDel="00000000" w:rsidR="00000000" w:rsidRPr="00000000">
        <w:rPr>
          <w:rtl w:val="0"/>
        </w:rPr>
        <w:t xml:space="preserve">anti-Constitution</w:t>
      </w:r>
    </w:p>
    <w:p w:rsidR="00000000" w:rsidDel="00000000" w:rsidP="00000000" w:rsidRDefault="00000000" w:rsidRPr="00000000" w14:paraId="00000173">
      <w:pPr>
        <w:pageBreakBefore w:val="0"/>
        <w:numPr>
          <w:ilvl w:val="3"/>
          <w:numId w:val="13"/>
        </w:numPr>
        <w:ind w:left="2880" w:hanging="360"/>
        <w:rPr>
          <w:u w:val="none"/>
        </w:rPr>
      </w:pPr>
      <w:r w:rsidDel="00000000" w:rsidR="00000000" w:rsidRPr="00000000">
        <w:rPr>
          <w:rtl w:val="0"/>
        </w:rPr>
        <w:t xml:space="preserve">Led by Thomas Jefferson, Patrick Henry, Sam Adams</w:t>
      </w:r>
    </w:p>
    <w:p w:rsidR="00000000" w:rsidDel="00000000" w:rsidP="00000000" w:rsidRDefault="00000000" w:rsidRPr="00000000" w14:paraId="00000174">
      <w:pPr>
        <w:pageBreakBefore w:val="0"/>
        <w:numPr>
          <w:ilvl w:val="3"/>
          <w:numId w:val="13"/>
        </w:numPr>
        <w:ind w:left="2880" w:hanging="360"/>
        <w:rPr>
          <w:u w:val="none"/>
        </w:rPr>
      </w:pPr>
      <w:r w:rsidDel="00000000" w:rsidR="00000000" w:rsidRPr="00000000">
        <w:rPr>
          <w:rtl w:val="0"/>
        </w:rPr>
        <w:t xml:space="preserve">Supported by rural areas</w:t>
      </w:r>
    </w:p>
    <w:p w:rsidR="00000000" w:rsidDel="00000000" w:rsidP="00000000" w:rsidRDefault="00000000" w:rsidRPr="00000000" w14:paraId="00000175">
      <w:pPr>
        <w:pageBreakBefore w:val="0"/>
        <w:numPr>
          <w:ilvl w:val="3"/>
          <w:numId w:val="13"/>
        </w:numPr>
        <w:ind w:left="2880" w:hanging="360"/>
        <w:rPr>
          <w:u w:val="none"/>
        </w:rPr>
      </w:pPr>
      <w:r w:rsidDel="00000000" w:rsidR="00000000" w:rsidRPr="00000000">
        <w:rPr>
          <w:rtl w:val="0"/>
        </w:rPr>
        <w:t xml:space="preserve">Innate goodness</w:t>
      </w:r>
    </w:p>
    <w:p w:rsidR="00000000" w:rsidDel="00000000" w:rsidP="00000000" w:rsidRDefault="00000000" w:rsidRPr="00000000" w14:paraId="00000176">
      <w:pPr>
        <w:pageBreakBefore w:val="0"/>
        <w:numPr>
          <w:ilvl w:val="3"/>
          <w:numId w:val="13"/>
        </w:numPr>
        <w:ind w:left="2880" w:hanging="360"/>
        <w:rPr>
          <w:u w:val="none"/>
        </w:rPr>
      </w:pPr>
      <w:r w:rsidDel="00000000" w:rsidR="00000000" w:rsidRPr="00000000">
        <w:rPr>
          <w:rtl w:val="0"/>
        </w:rPr>
        <w:t xml:space="preserve">Values talent and virtue</w:t>
      </w:r>
    </w:p>
    <w:p w:rsidR="00000000" w:rsidDel="00000000" w:rsidP="00000000" w:rsidRDefault="00000000" w:rsidRPr="00000000" w14:paraId="00000177">
      <w:pPr>
        <w:pageBreakBefore w:val="0"/>
        <w:numPr>
          <w:ilvl w:val="3"/>
          <w:numId w:val="13"/>
        </w:numPr>
        <w:ind w:left="2880" w:hanging="360"/>
        <w:rPr>
          <w:u w:val="none"/>
        </w:rPr>
      </w:pPr>
      <w:r w:rsidDel="00000000" w:rsidR="00000000" w:rsidRPr="00000000">
        <w:rPr>
          <w:rtl w:val="0"/>
        </w:rPr>
        <w:t xml:space="preserve">Fears power abuse from a central government, taxation, armies (fear Britain repeating)</w:t>
      </w:r>
    </w:p>
    <w:p w:rsidR="00000000" w:rsidDel="00000000" w:rsidP="00000000" w:rsidRDefault="00000000" w:rsidRPr="00000000" w14:paraId="00000178">
      <w:pPr>
        <w:pageBreakBefore w:val="0"/>
        <w:numPr>
          <w:ilvl w:val="3"/>
          <w:numId w:val="13"/>
        </w:numPr>
        <w:ind w:left="2880" w:hanging="360"/>
        <w:rPr>
          <w:u w:val="none"/>
        </w:rPr>
      </w:pPr>
      <w:r w:rsidDel="00000000" w:rsidR="00000000" w:rsidRPr="00000000">
        <w:rPr>
          <w:rtl w:val="0"/>
        </w:rPr>
        <w:t xml:space="preserve">Wants more power for the states due to self identity from colonial times</w:t>
      </w:r>
    </w:p>
    <w:p w:rsidR="00000000" w:rsidDel="00000000" w:rsidP="00000000" w:rsidRDefault="00000000" w:rsidRPr="00000000" w14:paraId="00000179">
      <w:pPr>
        <w:pageBreakBefore w:val="0"/>
        <w:numPr>
          <w:ilvl w:val="3"/>
          <w:numId w:val="13"/>
        </w:numPr>
        <w:ind w:left="2880" w:hanging="360"/>
        <w:rPr>
          <w:u w:val="none"/>
        </w:rPr>
      </w:pPr>
      <w:r w:rsidDel="00000000" w:rsidR="00000000" w:rsidRPr="00000000">
        <w:rPr>
          <w:rtl w:val="0"/>
        </w:rPr>
        <w:t xml:space="preserve">Farming</w:t>
      </w:r>
    </w:p>
    <w:p w:rsidR="00000000" w:rsidDel="00000000" w:rsidP="00000000" w:rsidRDefault="00000000" w:rsidRPr="00000000" w14:paraId="0000017A">
      <w:pPr>
        <w:pageBreakBefore w:val="0"/>
        <w:numPr>
          <w:ilvl w:val="3"/>
          <w:numId w:val="13"/>
        </w:numPr>
        <w:ind w:left="2880" w:hanging="360"/>
        <w:rPr>
          <w:u w:val="none"/>
        </w:rPr>
      </w:pPr>
      <w:r w:rsidDel="00000000" w:rsidR="00000000" w:rsidRPr="00000000">
        <w:rPr>
          <w:rtl w:val="0"/>
        </w:rPr>
        <w:t xml:space="preserve">Laissez-faire</w:t>
      </w:r>
    </w:p>
    <w:p w:rsidR="00000000" w:rsidDel="00000000" w:rsidP="00000000" w:rsidRDefault="00000000" w:rsidRPr="00000000" w14:paraId="0000017B">
      <w:pPr>
        <w:pageBreakBefore w:val="0"/>
        <w:numPr>
          <w:ilvl w:val="3"/>
          <w:numId w:val="13"/>
        </w:numPr>
        <w:ind w:left="2880" w:hanging="360"/>
        <w:rPr>
          <w:u w:val="none"/>
        </w:rPr>
      </w:pPr>
      <w:r w:rsidDel="00000000" w:rsidR="00000000" w:rsidRPr="00000000">
        <w:rPr>
          <w:rtl w:val="0"/>
        </w:rPr>
        <w:t xml:space="preserve">Responsive to debtors</w:t>
      </w:r>
    </w:p>
    <w:p w:rsidR="00000000" w:rsidDel="00000000" w:rsidP="00000000" w:rsidRDefault="00000000" w:rsidRPr="00000000" w14:paraId="0000017C">
      <w:pPr>
        <w:pageBreakBefore w:val="0"/>
        <w:numPr>
          <w:ilvl w:val="3"/>
          <w:numId w:val="13"/>
        </w:numPr>
        <w:ind w:left="2880" w:hanging="360"/>
        <w:rPr>
          <w:u w:val="none"/>
        </w:rPr>
      </w:pPr>
      <w:r w:rsidDel="00000000" w:rsidR="00000000" w:rsidRPr="00000000">
        <w:rPr>
          <w:rtl w:val="0"/>
        </w:rPr>
        <w:t xml:space="preserve">Finds Constitution favoring the 2%</w:t>
      </w:r>
    </w:p>
    <w:p w:rsidR="00000000" w:rsidDel="00000000" w:rsidP="00000000" w:rsidRDefault="00000000" w:rsidRPr="00000000" w14:paraId="0000017D">
      <w:pPr>
        <w:pageBreakBefore w:val="0"/>
        <w:numPr>
          <w:ilvl w:val="3"/>
          <w:numId w:val="13"/>
        </w:numPr>
        <w:ind w:left="2880" w:hanging="360"/>
        <w:rPr>
          <w:u w:val="none"/>
        </w:rPr>
      </w:pPr>
      <w:r w:rsidDel="00000000" w:rsidR="00000000" w:rsidRPr="00000000">
        <w:rPr>
          <w:rtl w:val="0"/>
        </w:rPr>
        <w:t xml:space="preserve">Demands a Bill of Rights in order for the Constitution to be ratified.  Protects human rights and state power</w:t>
      </w:r>
    </w:p>
    <w:p w:rsidR="00000000" w:rsidDel="00000000" w:rsidP="00000000" w:rsidRDefault="00000000" w:rsidRPr="00000000" w14:paraId="0000017E">
      <w:pPr>
        <w:pageBreakBefore w:val="0"/>
        <w:numPr>
          <w:ilvl w:val="3"/>
          <w:numId w:val="13"/>
        </w:numPr>
        <w:ind w:left="2880" w:hanging="360"/>
        <w:rPr>
          <w:u w:val="none"/>
        </w:rPr>
      </w:pPr>
      <w:r w:rsidDel="00000000" w:rsidR="00000000" w:rsidRPr="00000000">
        <w:rPr>
          <w:rtl w:val="0"/>
        </w:rPr>
        <w:t xml:space="preserve">Strict construction: actions are unconstitutional, unless explicitly stated constitutional by the Constitution</w:t>
      </w:r>
    </w:p>
    <w:p w:rsidR="00000000" w:rsidDel="00000000" w:rsidP="00000000" w:rsidRDefault="00000000" w:rsidRPr="00000000" w14:paraId="0000017F">
      <w:pPr>
        <w:pageBreakBefore w:val="0"/>
        <w:numPr>
          <w:ilvl w:val="1"/>
          <w:numId w:val="13"/>
        </w:numPr>
        <w:ind w:left="1440" w:hanging="360"/>
        <w:rPr>
          <w:u w:val="none"/>
        </w:rPr>
      </w:pPr>
      <w:r w:rsidDel="00000000" w:rsidR="00000000" w:rsidRPr="00000000">
        <w:rPr>
          <w:rtl w:val="0"/>
        </w:rPr>
        <w:t xml:space="preserve">Unwritten Constitution</w:t>
      </w:r>
    </w:p>
    <w:p w:rsidR="00000000" w:rsidDel="00000000" w:rsidP="00000000" w:rsidRDefault="00000000" w:rsidRPr="00000000" w14:paraId="00000180">
      <w:pPr>
        <w:pageBreakBefore w:val="0"/>
        <w:numPr>
          <w:ilvl w:val="2"/>
          <w:numId w:val="13"/>
        </w:numPr>
        <w:ind w:left="2160" w:hanging="360"/>
        <w:rPr>
          <w:u w:val="none"/>
        </w:rPr>
      </w:pPr>
      <w:r w:rsidDel="00000000" w:rsidR="00000000" w:rsidRPr="00000000">
        <w:rPr>
          <w:rtl w:val="0"/>
        </w:rPr>
        <w:t xml:space="preserve">Traditions followed by most presidents, not part of the Constitution until later on</w:t>
      </w:r>
    </w:p>
    <w:p w:rsidR="00000000" w:rsidDel="00000000" w:rsidP="00000000" w:rsidRDefault="00000000" w:rsidRPr="00000000" w14:paraId="00000181">
      <w:pPr>
        <w:pageBreakBefore w:val="0"/>
        <w:numPr>
          <w:ilvl w:val="2"/>
          <w:numId w:val="13"/>
        </w:numPr>
        <w:ind w:left="2160" w:hanging="360"/>
        <w:rPr>
          <w:u w:val="none"/>
        </w:rPr>
      </w:pPr>
      <w:r w:rsidDel="00000000" w:rsidR="00000000" w:rsidRPr="00000000">
        <w:rPr>
          <w:rtl w:val="0"/>
        </w:rPr>
        <w:t xml:space="preserve">2 terms limit</w:t>
      </w:r>
    </w:p>
    <w:p w:rsidR="00000000" w:rsidDel="00000000" w:rsidP="00000000" w:rsidRDefault="00000000" w:rsidRPr="00000000" w14:paraId="00000182">
      <w:pPr>
        <w:pageBreakBefore w:val="0"/>
        <w:numPr>
          <w:ilvl w:val="3"/>
          <w:numId w:val="13"/>
        </w:numPr>
        <w:ind w:left="2880" w:hanging="360"/>
        <w:rPr>
          <w:u w:val="none"/>
        </w:rPr>
      </w:pPr>
      <w:r w:rsidDel="00000000" w:rsidR="00000000" w:rsidRPr="00000000">
        <w:rPr>
          <w:rtl w:val="0"/>
        </w:rPr>
        <w:t xml:space="preserve">Washington retired after 2 terms to prevent him from looking like a king</w:t>
      </w:r>
    </w:p>
    <w:p w:rsidR="00000000" w:rsidDel="00000000" w:rsidP="00000000" w:rsidRDefault="00000000" w:rsidRPr="00000000" w14:paraId="00000183">
      <w:pPr>
        <w:pageBreakBefore w:val="0"/>
        <w:numPr>
          <w:ilvl w:val="2"/>
          <w:numId w:val="13"/>
        </w:numPr>
        <w:ind w:left="2160" w:hanging="360"/>
        <w:rPr>
          <w:u w:val="none"/>
        </w:rPr>
      </w:pPr>
      <w:r w:rsidDel="00000000" w:rsidR="00000000" w:rsidRPr="00000000">
        <w:rPr>
          <w:rtl w:val="0"/>
        </w:rPr>
        <w:t xml:space="preserve">Have a cabinet</w:t>
      </w:r>
    </w:p>
    <w:p w:rsidR="00000000" w:rsidDel="00000000" w:rsidP="00000000" w:rsidRDefault="00000000" w:rsidRPr="00000000" w14:paraId="00000184">
      <w:pPr>
        <w:pageBreakBefore w:val="0"/>
        <w:numPr>
          <w:ilvl w:val="3"/>
          <w:numId w:val="13"/>
        </w:numPr>
        <w:ind w:left="2880" w:hanging="360"/>
        <w:rPr>
          <w:u w:val="none"/>
        </w:rPr>
      </w:pPr>
      <w:r w:rsidDel="00000000" w:rsidR="00000000" w:rsidRPr="00000000">
        <w:rPr>
          <w:rtl w:val="0"/>
        </w:rPr>
        <w:t xml:space="preserve">Washington had people of opposing views, so he makes balanced decisions</w:t>
      </w:r>
    </w:p>
    <w:p w:rsidR="00000000" w:rsidDel="00000000" w:rsidP="00000000" w:rsidRDefault="00000000" w:rsidRPr="00000000" w14:paraId="00000185">
      <w:pPr>
        <w:pageBreakBefore w:val="0"/>
        <w:numPr>
          <w:ilvl w:val="2"/>
          <w:numId w:val="13"/>
        </w:numPr>
        <w:ind w:left="2160" w:hanging="360"/>
        <w:rPr>
          <w:u w:val="none"/>
        </w:rPr>
      </w:pPr>
      <w:r w:rsidDel="00000000" w:rsidR="00000000" w:rsidRPr="00000000">
        <w:rPr>
          <w:rtl w:val="0"/>
        </w:rPr>
        <w:t xml:space="preserve">Political parties</w:t>
      </w:r>
    </w:p>
    <w:p w:rsidR="00000000" w:rsidDel="00000000" w:rsidP="00000000" w:rsidRDefault="00000000" w:rsidRPr="00000000" w14:paraId="00000186">
      <w:pPr>
        <w:pageBreakBefore w:val="0"/>
        <w:numPr>
          <w:ilvl w:val="3"/>
          <w:numId w:val="13"/>
        </w:numPr>
        <w:ind w:left="2880" w:hanging="360"/>
        <w:rPr>
          <w:u w:val="none"/>
        </w:rPr>
      </w:pPr>
      <w:r w:rsidDel="00000000" w:rsidR="00000000" w:rsidRPr="00000000">
        <w:rPr>
          <w:rtl w:val="0"/>
        </w:rPr>
        <w:t xml:space="preserve">Opposed by Washington, as parties tend to fight each other instead of benefiting the public</w:t>
      </w:r>
    </w:p>
    <w:p w:rsidR="00000000" w:rsidDel="00000000" w:rsidP="00000000" w:rsidRDefault="00000000" w:rsidRPr="00000000" w14:paraId="00000187">
      <w:pPr>
        <w:pageBreakBefore w:val="0"/>
        <w:numPr>
          <w:ilvl w:val="2"/>
          <w:numId w:val="13"/>
        </w:numPr>
        <w:ind w:left="2160" w:hanging="360"/>
        <w:rPr>
          <w:u w:val="none"/>
        </w:rPr>
      </w:pPr>
      <w:r w:rsidDel="00000000" w:rsidR="00000000" w:rsidRPr="00000000">
        <w:rPr>
          <w:rtl w:val="0"/>
        </w:rPr>
        <w:t xml:space="preserve">Judicial review</w:t>
      </w:r>
    </w:p>
    <w:p w:rsidR="00000000" w:rsidDel="00000000" w:rsidP="00000000" w:rsidRDefault="00000000" w:rsidRPr="00000000" w14:paraId="00000188">
      <w:pPr>
        <w:pageBreakBefore w:val="0"/>
        <w:numPr>
          <w:ilvl w:val="3"/>
          <w:numId w:val="13"/>
        </w:numPr>
        <w:ind w:left="2880" w:hanging="360"/>
        <w:rPr>
          <w:u w:val="none"/>
        </w:rPr>
      </w:pPr>
      <w:r w:rsidDel="00000000" w:rsidR="00000000" w:rsidRPr="00000000">
        <w:rPr>
          <w:rtl w:val="0"/>
        </w:rPr>
        <w:t xml:space="preserve">Marbury v. Madison</w:t>
      </w:r>
    </w:p>
    <w:p w:rsidR="00000000" w:rsidDel="00000000" w:rsidP="00000000" w:rsidRDefault="00000000" w:rsidRPr="00000000" w14:paraId="00000189">
      <w:pPr>
        <w:pageBreakBefore w:val="0"/>
        <w:numPr>
          <w:ilvl w:val="2"/>
          <w:numId w:val="13"/>
        </w:numPr>
        <w:ind w:left="2160" w:hanging="360"/>
        <w:rPr>
          <w:u w:val="none"/>
        </w:rPr>
      </w:pPr>
      <w:r w:rsidDel="00000000" w:rsidR="00000000" w:rsidRPr="00000000">
        <w:rPr>
          <w:rtl w:val="0"/>
        </w:rPr>
        <w:t xml:space="preserve">Having a national bank</w:t>
      </w:r>
    </w:p>
    <w:p w:rsidR="00000000" w:rsidDel="00000000" w:rsidP="00000000" w:rsidRDefault="00000000" w:rsidRPr="00000000" w14:paraId="0000018A">
      <w:pPr>
        <w:pageBreakBefore w:val="0"/>
        <w:numPr>
          <w:ilvl w:val="3"/>
          <w:numId w:val="13"/>
        </w:numPr>
        <w:ind w:left="2880" w:hanging="360"/>
        <w:rPr>
          <w:u w:val="none"/>
        </w:rPr>
      </w:pPr>
      <w:r w:rsidDel="00000000" w:rsidR="00000000" w:rsidRPr="00000000">
        <w:rPr>
          <w:rtl w:val="0"/>
        </w:rPr>
        <w:t xml:space="preserve">Alexander Hamilton</w:t>
      </w:r>
    </w:p>
    <w:p w:rsidR="00000000" w:rsidDel="00000000" w:rsidP="00000000" w:rsidRDefault="00000000" w:rsidRPr="00000000" w14:paraId="0000018B">
      <w:pPr>
        <w:pageBreakBefore w:val="0"/>
        <w:numPr>
          <w:ilvl w:val="2"/>
          <w:numId w:val="13"/>
        </w:numPr>
        <w:ind w:left="2160" w:hanging="360"/>
        <w:rPr>
          <w:u w:val="none"/>
        </w:rPr>
      </w:pPr>
      <w:r w:rsidDel="00000000" w:rsidR="00000000" w:rsidRPr="00000000">
        <w:rPr>
          <w:rtl w:val="0"/>
        </w:rPr>
        <w:t xml:space="preserve">Federal revenue sharing</w:t>
      </w:r>
    </w:p>
    <w:p w:rsidR="00000000" w:rsidDel="00000000" w:rsidP="00000000" w:rsidRDefault="00000000" w:rsidRPr="00000000" w14:paraId="0000018C">
      <w:pPr>
        <w:pageBreakBefore w:val="0"/>
        <w:numPr>
          <w:ilvl w:val="3"/>
          <w:numId w:val="13"/>
        </w:numPr>
        <w:ind w:left="2880" w:hanging="360"/>
        <w:rPr>
          <w:u w:val="none"/>
        </w:rPr>
      </w:pPr>
      <w:r w:rsidDel="00000000" w:rsidR="00000000" w:rsidRPr="00000000">
        <w:rPr>
          <w:rtl w:val="0"/>
        </w:rPr>
        <w:t xml:space="preserve">Return a portion of federal tax to states for projects</w:t>
      </w:r>
    </w:p>
    <w:p w:rsidR="00000000" w:rsidDel="00000000" w:rsidP="00000000" w:rsidRDefault="00000000" w:rsidRPr="00000000" w14:paraId="0000018D">
      <w:pPr>
        <w:pageBreakBefore w:val="0"/>
        <w:numPr>
          <w:ilvl w:val="2"/>
          <w:numId w:val="13"/>
        </w:numPr>
        <w:ind w:left="2160" w:hanging="360"/>
        <w:rPr>
          <w:u w:val="none"/>
        </w:rPr>
      </w:pPr>
      <w:r w:rsidDel="00000000" w:rsidR="00000000" w:rsidRPr="00000000">
        <w:rPr>
          <w:rtl w:val="0"/>
        </w:rPr>
        <w:t xml:space="preserve">Executive privilege</w:t>
      </w:r>
    </w:p>
    <w:p w:rsidR="00000000" w:rsidDel="00000000" w:rsidP="00000000" w:rsidRDefault="00000000" w:rsidRPr="00000000" w14:paraId="0000018E">
      <w:pPr>
        <w:pageBreakBefore w:val="0"/>
        <w:numPr>
          <w:ilvl w:val="3"/>
          <w:numId w:val="13"/>
        </w:numPr>
        <w:ind w:left="2880" w:hanging="360"/>
        <w:rPr>
          <w:u w:val="none"/>
        </w:rPr>
      </w:pPr>
      <w:r w:rsidDel="00000000" w:rsidR="00000000" w:rsidRPr="00000000">
        <w:rPr>
          <w:rtl w:val="0"/>
        </w:rPr>
        <w:t xml:space="preserve">President can hide some actions from Congress</w:t>
      </w:r>
    </w:p>
    <w:p w:rsidR="00000000" w:rsidDel="00000000" w:rsidP="00000000" w:rsidRDefault="00000000" w:rsidRPr="00000000" w14:paraId="0000018F">
      <w:pPr>
        <w:pageBreakBefore w:val="0"/>
        <w:numPr>
          <w:ilvl w:val="2"/>
          <w:numId w:val="13"/>
        </w:numPr>
        <w:ind w:left="2160" w:hanging="360"/>
        <w:rPr>
          <w:u w:val="none"/>
        </w:rPr>
      </w:pPr>
      <w:r w:rsidDel="00000000" w:rsidR="00000000" w:rsidRPr="00000000">
        <w:rPr>
          <w:rtl w:val="0"/>
        </w:rPr>
        <w:t xml:space="preserve">Lobbyists</w:t>
      </w:r>
    </w:p>
    <w:p w:rsidR="00000000" w:rsidDel="00000000" w:rsidP="00000000" w:rsidRDefault="00000000" w:rsidRPr="00000000" w14:paraId="00000190">
      <w:pPr>
        <w:pageBreakBefore w:val="0"/>
        <w:numPr>
          <w:ilvl w:val="3"/>
          <w:numId w:val="13"/>
        </w:numPr>
        <w:ind w:left="2880" w:hanging="360"/>
        <w:rPr>
          <w:u w:val="none"/>
        </w:rPr>
      </w:pPr>
      <w:r w:rsidDel="00000000" w:rsidR="00000000" w:rsidRPr="00000000">
        <w:rPr>
          <w:rtl w:val="0"/>
        </w:rPr>
        <w:t xml:space="preserve">Special interest groups pressuring Congress</w:t>
      </w:r>
    </w:p>
    <w:p w:rsidR="00000000" w:rsidDel="00000000" w:rsidP="00000000" w:rsidRDefault="00000000" w:rsidRPr="00000000" w14:paraId="00000191">
      <w:pPr>
        <w:pageBreakBefore w:val="0"/>
        <w:numPr>
          <w:ilvl w:val="0"/>
          <w:numId w:val="13"/>
        </w:numPr>
        <w:ind w:left="720" w:hanging="360"/>
        <w:rPr>
          <w:highlight w:val="yellow"/>
        </w:rPr>
      </w:pPr>
      <w:r w:rsidDel="00000000" w:rsidR="00000000" w:rsidRPr="00000000">
        <w:rPr>
          <w:highlight w:val="yellow"/>
          <w:rtl w:val="0"/>
        </w:rPr>
        <w:t xml:space="preserve">Washington’s presidency</w:t>
      </w:r>
    </w:p>
    <w:p w:rsidR="00000000" w:rsidDel="00000000" w:rsidP="00000000" w:rsidRDefault="00000000" w:rsidRPr="00000000" w14:paraId="00000192">
      <w:pPr>
        <w:pageBreakBefore w:val="0"/>
        <w:numPr>
          <w:ilvl w:val="1"/>
          <w:numId w:val="13"/>
        </w:numPr>
        <w:ind w:left="1440" w:hanging="360"/>
        <w:rPr>
          <w:u w:val="none"/>
        </w:rPr>
      </w:pPr>
      <w:r w:rsidDel="00000000" w:rsidR="00000000" w:rsidRPr="00000000">
        <w:rPr>
          <w:rtl w:val="0"/>
        </w:rPr>
        <w:t xml:space="preserve">First US president under the Constitution</w:t>
      </w:r>
    </w:p>
    <w:p w:rsidR="00000000" w:rsidDel="00000000" w:rsidP="00000000" w:rsidRDefault="00000000" w:rsidRPr="00000000" w14:paraId="00000193">
      <w:pPr>
        <w:pageBreakBefore w:val="0"/>
        <w:numPr>
          <w:ilvl w:val="1"/>
          <w:numId w:val="13"/>
        </w:numPr>
        <w:ind w:left="1440" w:hanging="360"/>
        <w:rPr>
          <w:u w:val="none"/>
        </w:rPr>
      </w:pPr>
      <w:r w:rsidDel="00000000" w:rsidR="00000000" w:rsidRPr="00000000">
        <w:rPr>
          <w:rtl w:val="0"/>
        </w:rPr>
        <w:t xml:space="preserve">Anglophile</w:t>
      </w:r>
    </w:p>
    <w:p w:rsidR="00000000" w:rsidDel="00000000" w:rsidP="00000000" w:rsidRDefault="00000000" w:rsidRPr="00000000" w14:paraId="00000194">
      <w:pPr>
        <w:pageBreakBefore w:val="0"/>
        <w:numPr>
          <w:ilvl w:val="1"/>
          <w:numId w:val="13"/>
        </w:numPr>
        <w:ind w:left="1440" w:hanging="360"/>
        <w:rPr>
          <w:u w:val="none"/>
        </w:rPr>
      </w:pPr>
      <w:r w:rsidDel="00000000" w:rsidR="00000000" w:rsidRPr="00000000">
        <w:rPr>
          <w:rtl w:val="0"/>
        </w:rPr>
        <w:t xml:space="preserve">Judiciary Act of 1789: created the judicial system and Supreme Court</w:t>
      </w:r>
    </w:p>
    <w:p w:rsidR="00000000" w:rsidDel="00000000" w:rsidP="00000000" w:rsidRDefault="00000000" w:rsidRPr="00000000" w14:paraId="00000195">
      <w:pPr>
        <w:pageBreakBefore w:val="0"/>
        <w:numPr>
          <w:ilvl w:val="1"/>
          <w:numId w:val="13"/>
        </w:numPr>
        <w:ind w:left="1440" w:hanging="360"/>
        <w:rPr>
          <w:u w:val="none"/>
        </w:rPr>
      </w:pPr>
      <w:r w:rsidDel="00000000" w:rsidR="00000000" w:rsidRPr="00000000">
        <w:rPr>
          <w:rtl w:val="0"/>
        </w:rPr>
        <w:t xml:space="preserve">Had a cabinet (advisors) with Hamilton and Jefferson, who had opposite ideas</w:t>
      </w:r>
    </w:p>
    <w:p w:rsidR="00000000" w:rsidDel="00000000" w:rsidP="00000000" w:rsidRDefault="00000000" w:rsidRPr="00000000" w14:paraId="00000196">
      <w:pPr>
        <w:pageBreakBefore w:val="0"/>
        <w:numPr>
          <w:ilvl w:val="1"/>
          <w:numId w:val="13"/>
        </w:numPr>
        <w:ind w:left="1440" w:hanging="360"/>
        <w:rPr>
          <w:u w:val="none"/>
        </w:rPr>
      </w:pPr>
      <w:r w:rsidDel="00000000" w:rsidR="00000000" w:rsidRPr="00000000">
        <w:rPr>
          <w:rtl w:val="0"/>
        </w:rPr>
        <w:t xml:space="preserve">Protective tariffs: taxes on goods imported from Europe (was cheaper), to encourage Made in USA</w:t>
      </w:r>
    </w:p>
    <w:p w:rsidR="00000000" w:rsidDel="00000000" w:rsidP="00000000" w:rsidRDefault="00000000" w:rsidRPr="00000000" w14:paraId="00000197">
      <w:pPr>
        <w:pageBreakBefore w:val="0"/>
        <w:numPr>
          <w:ilvl w:val="1"/>
          <w:numId w:val="13"/>
        </w:numPr>
        <w:ind w:left="1440" w:hanging="360"/>
        <w:rPr>
          <w:u w:val="none"/>
        </w:rPr>
      </w:pPr>
      <w:r w:rsidDel="00000000" w:rsidR="00000000" w:rsidRPr="00000000">
        <w:rPr>
          <w:rtl w:val="0"/>
        </w:rPr>
        <w:t xml:space="preserve">Excise taxes: tax placed on the production or distribution of a good</w:t>
      </w:r>
    </w:p>
    <w:p w:rsidR="00000000" w:rsidDel="00000000" w:rsidP="00000000" w:rsidRDefault="00000000" w:rsidRPr="00000000" w14:paraId="00000198">
      <w:pPr>
        <w:pageBreakBefore w:val="0"/>
        <w:numPr>
          <w:ilvl w:val="2"/>
          <w:numId w:val="13"/>
        </w:numPr>
        <w:ind w:left="2160" w:hanging="360"/>
        <w:rPr>
          <w:u w:val="none"/>
        </w:rPr>
      </w:pPr>
      <w:r w:rsidDel="00000000" w:rsidR="00000000" w:rsidRPr="00000000">
        <w:rPr>
          <w:rtl w:val="0"/>
        </w:rPr>
        <w:t xml:space="preserve">Whiskey rebellion: excise tax placed on whiskey.  Farmers revolted, so Washington sent federal militiamen to arrest people, none harmed, but then pardoned them.  Demonstrated that the president has authority, but is not meant to be rough on the people </w:t>
      </w:r>
    </w:p>
    <w:p w:rsidR="00000000" w:rsidDel="00000000" w:rsidP="00000000" w:rsidRDefault="00000000" w:rsidRPr="00000000" w14:paraId="00000199">
      <w:pPr>
        <w:pageBreakBefore w:val="0"/>
        <w:numPr>
          <w:ilvl w:val="1"/>
          <w:numId w:val="13"/>
        </w:numPr>
        <w:ind w:left="1440" w:hanging="360"/>
        <w:rPr>
          <w:u w:val="none"/>
        </w:rPr>
      </w:pPr>
      <w:r w:rsidDel="00000000" w:rsidR="00000000" w:rsidRPr="00000000">
        <w:rPr>
          <w:rtl w:val="0"/>
        </w:rPr>
        <w:t xml:space="preserve">Promotes unity, is against political parties</w:t>
      </w:r>
    </w:p>
    <w:p w:rsidR="00000000" w:rsidDel="00000000" w:rsidP="00000000" w:rsidRDefault="00000000" w:rsidRPr="00000000" w14:paraId="0000019A">
      <w:pPr>
        <w:pageBreakBefore w:val="0"/>
        <w:numPr>
          <w:ilvl w:val="1"/>
          <w:numId w:val="13"/>
        </w:numPr>
        <w:ind w:left="1440" w:hanging="360"/>
        <w:rPr>
          <w:u w:val="none"/>
        </w:rPr>
      </w:pPr>
      <w:r w:rsidDel="00000000" w:rsidR="00000000" w:rsidRPr="00000000">
        <w:rPr>
          <w:rtl w:val="0"/>
        </w:rPr>
        <w:t xml:space="preserve">Foreign policy: don’t be involved in another country’s politics, and don’t form permanent alliances</w:t>
      </w:r>
    </w:p>
    <w:p w:rsidR="00000000" w:rsidDel="00000000" w:rsidP="00000000" w:rsidRDefault="00000000" w:rsidRPr="00000000" w14:paraId="0000019B">
      <w:pPr>
        <w:pageBreakBefore w:val="0"/>
        <w:numPr>
          <w:ilvl w:val="0"/>
          <w:numId w:val="13"/>
        </w:numPr>
        <w:ind w:left="720" w:hanging="360"/>
        <w:rPr>
          <w:highlight w:val="yellow"/>
        </w:rPr>
      </w:pPr>
      <w:r w:rsidDel="00000000" w:rsidR="00000000" w:rsidRPr="00000000">
        <w:rPr>
          <w:highlight w:val="yellow"/>
          <w:rtl w:val="0"/>
        </w:rPr>
        <w:t xml:space="preserve">John Adams’ presidency 1796</w:t>
      </w:r>
    </w:p>
    <w:p w:rsidR="00000000" w:rsidDel="00000000" w:rsidP="00000000" w:rsidRDefault="00000000" w:rsidRPr="00000000" w14:paraId="0000019C">
      <w:pPr>
        <w:pageBreakBefore w:val="0"/>
        <w:numPr>
          <w:ilvl w:val="1"/>
          <w:numId w:val="13"/>
        </w:numPr>
        <w:ind w:left="1440" w:hanging="360"/>
      </w:pPr>
      <w:r w:rsidDel="00000000" w:rsidR="00000000" w:rsidRPr="00000000">
        <w:rPr>
          <w:rtl w:val="0"/>
        </w:rPr>
        <w:t xml:space="preserve">Goal of staying out of wars</w:t>
      </w:r>
    </w:p>
    <w:p w:rsidR="00000000" w:rsidDel="00000000" w:rsidP="00000000" w:rsidRDefault="00000000" w:rsidRPr="00000000" w14:paraId="0000019D">
      <w:pPr>
        <w:pageBreakBefore w:val="0"/>
        <w:numPr>
          <w:ilvl w:val="1"/>
          <w:numId w:val="13"/>
        </w:numPr>
        <w:ind w:left="1440" w:hanging="360"/>
        <w:rPr>
          <w:u w:val="none"/>
        </w:rPr>
      </w:pPr>
      <w:r w:rsidDel="00000000" w:rsidR="00000000" w:rsidRPr="00000000">
        <w:rPr>
          <w:rtl w:val="0"/>
        </w:rPr>
        <w:t xml:space="preserve">Appointed John Marshall to lead the Supreme Court</w:t>
      </w:r>
    </w:p>
    <w:p w:rsidR="00000000" w:rsidDel="00000000" w:rsidP="00000000" w:rsidRDefault="00000000" w:rsidRPr="00000000" w14:paraId="0000019E">
      <w:pPr>
        <w:pageBreakBefore w:val="0"/>
        <w:numPr>
          <w:ilvl w:val="2"/>
          <w:numId w:val="13"/>
        </w:numPr>
        <w:ind w:left="2160" w:hanging="360"/>
        <w:rPr>
          <w:u w:val="none"/>
        </w:rPr>
      </w:pPr>
      <w:r w:rsidDel="00000000" w:rsidR="00000000" w:rsidRPr="00000000">
        <w:rPr>
          <w:rtl w:val="0"/>
        </w:rPr>
        <w:t xml:space="preserve">Gave federal government more power</w:t>
      </w:r>
    </w:p>
    <w:p w:rsidR="00000000" w:rsidDel="00000000" w:rsidP="00000000" w:rsidRDefault="00000000" w:rsidRPr="00000000" w14:paraId="0000019F">
      <w:pPr>
        <w:pageBreakBefore w:val="0"/>
        <w:numPr>
          <w:ilvl w:val="1"/>
          <w:numId w:val="13"/>
        </w:numPr>
        <w:ind w:left="1440" w:hanging="360"/>
      </w:pPr>
      <w:r w:rsidDel="00000000" w:rsidR="00000000" w:rsidRPr="00000000">
        <w:rPr>
          <w:rtl w:val="0"/>
        </w:rPr>
        <w:t xml:space="preserve">Marbury v. Madison (1803)</w:t>
      </w:r>
    </w:p>
    <w:p w:rsidR="00000000" w:rsidDel="00000000" w:rsidP="00000000" w:rsidRDefault="00000000" w:rsidRPr="00000000" w14:paraId="000001A0">
      <w:pPr>
        <w:pageBreakBefore w:val="0"/>
        <w:numPr>
          <w:ilvl w:val="2"/>
          <w:numId w:val="13"/>
        </w:numPr>
        <w:ind w:left="2160" w:hanging="360"/>
        <w:rPr>
          <w:u w:val="none"/>
        </w:rPr>
      </w:pPr>
      <w:r w:rsidDel="00000000" w:rsidR="00000000" w:rsidRPr="00000000">
        <w:rPr>
          <w:rtl w:val="0"/>
        </w:rPr>
        <w:t xml:space="preserve">Judiciary Act of 1801: allowed Adams to appoint 16 more federal judges</w:t>
      </w:r>
    </w:p>
    <w:p w:rsidR="00000000" w:rsidDel="00000000" w:rsidP="00000000" w:rsidRDefault="00000000" w:rsidRPr="00000000" w14:paraId="000001A1">
      <w:pPr>
        <w:pageBreakBefore w:val="0"/>
        <w:numPr>
          <w:ilvl w:val="2"/>
          <w:numId w:val="13"/>
        </w:numPr>
        <w:ind w:left="2160" w:hanging="360"/>
      </w:pPr>
      <w:r w:rsidDel="00000000" w:rsidR="00000000" w:rsidRPr="00000000">
        <w:rPr>
          <w:rtl w:val="0"/>
        </w:rPr>
        <w:t xml:space="preserve">Midnight judges: Adams appointed a bunch of federalist judges to the Supreme Court right before leaving office, to keep federalist control under a new Democratic-Republican president</w:t>
      </w:r>
    </w:p>
    <w:p w:rsidR="00000000" w:rsidDel="00000000" w:rsidP="00000000" w:rsidRDefault="00000000" w:rsidRPr="00000000" w14:paraId="000001A2">
      <w:pPr>
        <w:pageBreakBefore w:val="0"/>
        <w:numPr>
          <w:ilvl w:val="2"/>
          <w:numId w:val="13"/>
        </w:numPr>
        <w:ind w:left="2160" w:hanging="360"/>
      </w:pPr>
      <w:r w:rsidDel="00000000" w:rsidR="00000000" w:rsidRPr="00000000">
        <w:rPr>
          <w:rtl w:val="0"/>
        </w:rPr>
        <w:t xml:space="preserve">Some of the midnight judges didn’t receive appointment papers in time before Adams left office</w:t>
      </w:r>
    </w:p>
    <w:p w:rsidR="00000000" w:rsidDel="00000000" w:rsidP="00000000" w:rsidRDefault="00000000" w:rsidRPr="00000000" w14:paraId="000001A3">
      <w:pPr>
        <w:pageBreakBefore w:val="0"/>
        <w:numPr>
          <w:ilvl w:val="2"/>
          <w:numId w:val="13"/>
        </w:numPr>
        <w:ind w:left="2160" w:hanging="360"/>
      </w:pPr>
      <w:r w:rsidDel="00000000" w:rsidR="00000000" w:rsidRPr="00000000">
        <w:rPr>
          <w:rtl w:val="0"/>
        </w:rPr>
        <w:t xml:space="preserve">The new president’s administration refused to deliver the rest of the appointment papers</w:t>
      </w:r>
    </w:p>
    <w:p w:rsidR="00000000" w:rsidDel="00000000" w:rsidP="00000000" w:rsidRDefault="00000000" w:rsidRPr="00000000" w14:paraId="000001A4">
      <w:pPr>
        <w:pageBreakBefore w:val="0"/>
        <w:numPr>
          <w:ilvl w:val="2"/>
          <w:numId w:val="13"/>
        </w:numPr>
        <w:ind w:left="2160" w:hanging="360"/>
      </w:pPr>
      <w:r w:rsidDel="00000000" w:rsidR="00000000" w:rsidRPr="00000000">
        <w:rPr>
          <w:rtl w:val="0"/>
        </w:rPr>
        <w:t xml:space="preserve">Marbury, one of the midnight judges affected, demanded Madison, the Secretary of State under the next president, to deliver his appointment papers, citing the Judiciary Act</w:t>
      </w:r>
    </w:p>
    <w:p w:rsidR="00000000" w:rsidDel="00000000" w:rsidP="00000000" w:rsidRDefault="00000000" w:rsidRPr="00000000" w14:paraId="000001A5">
      <w:pPr>
        <w:pageBreakBefore w:val="0"/>
        <w:numPr>
          <w:ilvl w:val="2"/>
          <w:numId w:val="13"/>
        </w:numPr>
        <w:ind w:left="2160" w:hanging="360"/>
      </w:pPr>
      <w:r w:rsidDel="00000000" w:rsidR="00000000" w:rsidRPr="00000000">
        <w:rPr>
          <w:rtl w:val="0"/>
        </w:rPr>
        <w:t xml:space="preserve">Supreme Court declares that that Act is unconstitutional, and blocked the delivery.  This set precedence of judicial review</w:t>
      </w:r>
    </w:p>
    <w:p w:rsidR="00000000" w:rsidDel="00000000" w:rsidP="00000000" w:rsidRDefault="00000000" w:rsidRPr="00000000" w14:paraId="000001A6">
      <w:pPr>
        <w:pageBreakBefore w:val="0"/>
        <w:numPr>
          <w:ilvl w:val="0"/>
          <w:numId w:val="13"/>
        </w:numPr>
        <w:ind w:left="720" w:hanging="360"/>
        <w:rPr>
          <w:highlight w:val="yellow"/>
        </w:rPr>
      </w:pPr>
      <w:r w:rsidDel="00000000" w:rsidR="00000000" w:rsidRPr="00000000">
        <w:rPr>
          <w:highlight w:val="yellow"/>
          <w:rtl w:val="0"/>
        </w:rPr>
        <w:t xml:space="preserve">Foreign affairs</w:t>
      </w:r>
    </w:p>
    <w:p w:rsidR="00000000" w:rsidDel="00000000" w:rsidP="00000000" w:rsidRDefault="00000000" w:rsidRPr="00000000" w14:paraId="000001A7">
      <w:pPr>
        <w:pageBreakBefore w:val="0"/>
        <w:numPr>
          <w:ilvl w:val="1"/>
          <w:numId w:val="13"/>
        </w:numPr>
        <w:ind w:left="1440" w:hanging="360"/>
        <w:rPr>
          <w:u w:val="none"/>
        </w:rPr>
      </w:pPr>
      <w:r w:rsidDel="00000000" w:rsidR="00000000" w:rsidRPr="00000000">
        <w:rPr>
          <w:rtl w:val="0"/>
        </w:rPr>
        <w:t xml:space="preserve">French Revolution</w:t>
      </w:r>
    </w:p>
    <w:p w:rsidR="00000000" w:rsidDel="00000000" w:rsidP="00000000" w:rsidRDefault="00000000" w:rsidRPr="00000000" w14:paraId="000001A8">
      <w:pPr>
        <w:pageBreakBefore w:val="0"/>
        <w:numPr>
          <w:ilvl w:val="2"/>
          <w:numId w:val="13"/>
        </w:numPr>
        <w:ind w:left="2160" w:hanging="360"/>
        <w:rPr>
          <w:u w:val="none"/>
        </w:rPr>
      </w:pPr>
      <w:r w:rsidDel="00000000" w:rsidR="00000000" w:rsidRPr="00000000">
        <w:rPr>
          <w:rtl w:val="0"/>
        </w:rPr>
        <w:t xml:space="preserve">A revolution based on enlightenment ideas is going on in France</w:t>
      </w:r>
    </w:p>
    <w:p w:rsidR="00000000" w:rsidDel="00000000" w:rsidP="00000000" w:rsidRDefault="00000000" w:rsidRPr="00000000" w14:paraId="000001A9">
      <w:pPr>
        <w:pageBreakBefore w:val="0"/>
        <w:numPr>
          <w:ilvl w:val="2"/>
          <w:numId w:val="13"/>
        </w:numPr>
        <w:ind w:left="2160" w:hanging="360"/>
        <w:rPr>
          <w:u w:val="none"/>
        </w:rPr>
      </w:pPr>
      <w:r w:rsidDel="00000000" w:rsidR="00000000" w:rsidRPr="00000000">
        <w:rPr>
          <w:rtl w:val="0"/>
        </w:rPr>
        <w:t xml:space="preserve">There is no rule of law; random people were getting their heads guillotined off, etc.  </w:t>
      </w:r>
    </w:p>
    <w:p w:rsidR="00000000" w:rsidDel="00000000" w:rsidP="00000000" w:rsidRDefault="00000000" w:rsidRPr="00000000" w14:paraId="000001AA">
      <w:pPr>
        <w:pageBreakBefore w:val="0"/>
        <w:numPr>
          <w:ilvl w:val="2"/>
          <w:numId w:val="13"/>
        </w:numPr>
        <w:ind w:left="2160" w:hanging="360"/>
        <w:rPr>
          <w:u w:val="none"/>
        </w:rPr>
      </w:pPr>
      <w:r w:rsidDel="00000000" w:rsidR="00000000" w:rsidRPr="00000000">
        <w:rPr>
          <w:rtl w:val="0"/>
        </w:rPr>
        <w:t xml:space="preserve">The US is already in debt from the American Revolution</w:t>
      </w:r>
    </w:p>
    <w:p w:rsidR="00000000" w:rsidDel="00000000" w:rsidP="00000000" w:rsidRDefault="00000000" w:rsidRPr="00000000" w14:paraId="000001AB">
      <w:pPr>
        <w:pageBreakBefore w:val="0"/>
        <w:numPr>
          <w:ilvl w:val="2"/>
          <w:numId w:val="13"/>
        </w:numPr>
        <w:ind w:left="2160" w:hanging="360"/>
        <w:rPr>
          <w:u w:val="none"/>
        </w:rPr>
      </w:pPr>
      <w:r w:rsidDel="00000000" w:rsidR="00000000" w:rsidRPr="00000000">
        <w:rPr>
          <w:rtl w:val="0"/>
        </w:rPr>
        <w:t xml:space="preserve">The US doesn’t want to associate the radical activity going on in France, so US maintains neutrality</w:t>
      </w:r>
    </w:p>
    <w:p w:rsidR="00000000" w:rsidDel="00000000" w:rsidP="00000000" w:rsidRDefault="00000000" w:rsidRPr="00000000" w14:paraId="000001AC">
      <w:pPr>
        <w:pageBreakBefore w:val="0"/>
        <w:numPr>
          <w:ilvl w:val="2"/>
          <w:numId w:val="13"/>
        </w:numPr>
        <w:ind w:left="2160" w:hanging="360"/>
        <w:rPr>
          <w:u w:val="none"/>
        </w:rPr>
      </w:pPr>
      <w:r w:rsidDel="00000000" w:rsidR="00000000" w:rsidRPr="00000000">
        <w:rPr>
          <w:rtl w:val="0"/>
        </w:rPr>
        <w:t xml:space="preserve">Edmond Genet: a French diplomat, who violated the diplomatic process.  Was turned away</w:t>
      </w:r>
    </w:p>
    <w:p w:rsidR="00000000" w:rsidDel="00000000" w:rsidP="00000000" w:rsidRDefault="00000000" w:rsidRPr="00000000" w14:paraId="000001AD">
      <w:pPr>
        <w:pageBreakBefore w:val="0"/>
        <w:numPr>
          <w:ilvl w:val="1"/>
          <w:numId w:val="13"/>
        </w:numPr>
        <w:ind w:left="1440" w:hanging="360"/>
        <w:rPr>
          <w:u w:val="none"/>
        </w:rPr>
      </w:pPr>
      <w:r w:rsidDel="00000000" w:rsidR="00000000" w:rsidRPr="00000000">
        <w:rPr>
          <w:rtl w:val="0"/>
        </w:rPr>
        <w:t xml:space="preserve">Louisiana Purchase</w:t>
      </w:r>
    </w:p>
    <w:p w:rsidR="00000000" w:rsidDel="00000000" w:rsidP="00000000" w:rsidRDefault="00000000" w:rsidRPr="00000000" w14:paraId="000001AE">
      <w:pPr>
        <w:pageBreakBefore w:val="0"/>
        <w:numPr>
          <w:ilvl w:val="2"/>
          <w:numId w:val="13"/>
        </w:numPr>
        <w:ind w:left="2160" w:hanging="360"/>
        <w:rPr>
          <w:u w:val="none"/>
        </w:rPr>
      </w:pPr>
      <w:r w:rsidDel="00000000" w:rsidR="00000000" w:rsidRPr="00000000">
        <w:rPr>
          <w:rtl w:val="0"/>
        </w:rPr>
        <w:t xml:space="preserve">France buys back North American land it sold to Spain.  France was looking to colonize, causing fear, but then shifted focus to Russia, so it let America buy the land instead.  </w:t>
      </w:r>
    </w:p>
    <w:p w:rsidR="00000000" w:rsidDel="00000000" w:rsidP="00000000" w:rsidRDefault="00000000" w:rsidRPr="00000000" w14:paraId="000001AF">
      <w:pPr>
        <w:pageBreakBefore w:val="0"/>
        <w:numPr>
          <w:ilvl w:val="2"/>
          <w:numId w:val="13"/>
        </w:numPr>
        <w:ind w:left="2160" w:hanging="360"/>
      </w:pPr>
      <w:r w:rsidDel="00000000" w:rsidR="00000000" w:rsidRPr="00000000">
        <w:rPr>
          <w:rtl w:val="0"/>
        </w:rPr>
        <w:t xml:space="preserve">Came with land including Mississippi River, New Orleans port, but not Florida</w:t>
      </w:r>
    </w:p>
    <w:p w:rsidR="00000000" w:rsidDel="00000000" w:rsidP="00000000" w:rsidRDefault="00000000" w:rsidRPr="00000000" w14:paraId="000001B0">
      <w:pPr>
        <w:pageBreakBefore w:val="0"/>
        <w:numPr>
          <w:ilvl w:val="2"/>
          <w:numId w:val="13"/>
        </w:numPr>
        <w:ind w:left="2160" w:hanging="360"/>
      </w:pPr>
      <w:r w:rsidDel="00000000" w:rsidR="00000000" w:rsidRPr="00000000">
        <w:rPr>
          <w:rtl w:val="0"/>
        </w:rPr>
        <w:t xml:space="preserve">John Jay: Supreme Court justices who got Britain to remove their forts in America, contingent on border trade with Canada.  Violates US agreement with France.  France seized American ships in revenge.  America sets up Army and Navy to go on unofficial war with France</w:t>
      </w:r>
    </w:p>
    <w:p w:rsidR="00000000" w:rsidDel="00000000" w:rsidP="00000000" w:rsidRDefault="00000000" w:rsidRPr="00000000" w14:paraId="000001B1">
      <w:pPr>
        <w:pageBreakBefore w:val="0"/>
        <w:numPr>
          <w:ilvl w:val="2"/>
          <w:numId w:val="13"/>
        </w:numPr>
        <w:ind w:left="2160" w:hanging="360"/>
        <w:rPr>
          <w:u w:val="none"/>
        </w:rPr>
      </w:pPr>
      <w:r w:rsidDel="00000000" w:rsidR="00000000" w:rsidRPr="00000000">
        <w:rPr>
          <w:rtl w:val="0"/>
        </w:rPr>
        <w:t xml:space="preserve">XYZ Affair: America attempted to repair their relationship with France by sending diplomats to France.  These diplomats were only able to access low level French officials, who mocked and bribed them.  They were named X, Y and Z.  Lead America to become anti-France</w:t>
      </w:r>
    </w:p>
    <w:p w:rsidR="00000000" w:rsidDel="00000000" w:rsidP="00000000" w:rsidRDefault="00000000" w:rsidRPr="00000000" w14:paraId="000001B2">
      <w:pPr>
        <w:pageBreakBefore w:val="0"/>
        <w:numPr>
          <w:ilvl w:val="2"/>
          <w:numId w:val="13"/>
        </w:numPr>
        <w:ind w:left="2160" w:hanging="360"/>
        <w:rPr>
          <w:u w:val="none"/>
        </w:rPr>
      </w:pPr>
      <w:r w:rsidDel="00000000" w:rsidR="00000000" w:rsidRPr="00000000">
        <w:rPr>
          <w:rtl w:val="0"/>
        </w:rPr>
        <w:t xml:space="preserve">Alien and Sedition Act: in fear of France sending bad actors to America as revenge, this Act was passed.  It heightened citizenship requirements.  It also enabled the arrest or deportation of anyone who speaks against the government</w:t>
      </w:r>
    </w:p>
    <w:p w:rsidR="00000000" w:rsidDel="00000000" w:rsidP="00000000" w:rsidRDefault="00000000" w:rsidRPr="00000000" w14:paraId="000001B3">
      <w:pPr>
        <w:pageBreakBefore w:val="0"/>
        <w:numPr>
          <w:ilvl w:val="3"/>
          <w:numId w:val="13"/>
        </w:numPr>
        <w:ind w:left="2880" w:hanging="360"/>
        <w:rPr>
          <w:u w:val="none"/>
        </w:rPr>
      </w:pPr>
      <w:r w:rsidDel="00000000" w:rsidR="00000000" w:rsidRPr="00000000">
        <w:rPr>
          <w:rtl w:val="0"/>
        </w:rPr>
        <w:t xml:space="preserve">Some states found this a violation of the First Amendment (free speech)</w:t>
      </w:r>
    </w:p>
    <w:p w:rsidR="00000000" w:rsidDel="00000000" w:rsidP="00000000" w:rsidRDefault="00000000" w:rsidRPr="00000000" w14:paraId="000001B4">
      <w:pPr>
        <w:pageBreakBefore w:val="0"/>
        <w:numPr>
          <w:ilvl w:val="3"/>
          <w:numId w:val="13"/>
        </w:numPr>
        <w:ind w:left="2880" w:hanging="360"/>
        <w:rPr>
          <w:u w:val="none"/>
        </w:rPr>
      </w:pPr>
      <w:r w:rsidDel="00000000" w:rsidR="00000000" w:rsidRPr="00000000">
        <w:rPr>
          <w:rtl w:val="0"/>
        </w:rPr>
        <w:t xml:space="preserve">States passed nullification laws that nullify unconstitutional laws of the federal government</w:t>
      </w:r>
    </w:p>
    <w:p w:rsidR="00000000" w:rsidDel="00000000" w:rsidP="00000000" w:rsidRDefault="00000000" w:rsidRPr="00000000" w14:paraId="000001B5">
      <w:pPr>
        <w:pageBreakBefore w:val="0"/>
        <w:numPr>
          <w:ilvl w:val="2"/>
          <w:numId w:val="13"/>
        </w:numPr>
        <w:ind w:left="2160" w:hanging="360"/>
        <w:rPr>
          <w:u w:val="none"/>
        </w:rPr>
      </w:pPr>
      <w:r w:rsidDel="00000000" w:rsidR="00000000" w:rsidRPr="00000000">
        <w:rPr>
          <w:rtl w:val="0"/>
        </w:rPr>
        <w:t xml:space="preserve">Adam’s diplomacy with Napoleon eventually got France to honor American neutrality</w:t>
      </w:r>
    </w:p>
    <w:p w:rsidR="00000000" w:rsidDel="00000000" w:rsidP="00000000" w:rsidRDefault="00000000" w:rsidRPr="00000000" w14:paraId="000001B6">
      <w:pPr>
        <w:pageBreakBefore w:val="0"/>
        <w:numPr>
          <w:ilvl w:val="1"/>
          <w:numId w:val="13"/>
        </w:numPr>
        <w:ind w:left="1440" w:hanging="360"/>
        <w:rPr>
          <w:u w:val="none"/>
        </w:rPr>
      </w:pPr>
      <w:r w:rsidDel="00000000" w:rsidR="00000000" w:rsidRPr="00000000">
        <w:rPr>
          <w:rtl w:val="0"/>
        </w:rPr>
        <w:t xml:space="preserve">War of 1812 “Second Independence”</w:t>
      </w:r>
    </w:p>
    <w:p w:rsidR="00000000" w:rsidDel="00000000" w:rsidP="00000000" w:rsidRDefault="00000000" w:rsidRPr="00000000" w14:paraId="000001B7">
      <w:pPr>
        <w:pageBreakBefore w:val="0"/>
        <w:numPr>
          <w:ilvl w:val="2"/>
          <w:numId w:val="13"/>
        </w:numPr>
        <w:ind w:left="2160" w:hanging="360"/>
        <w:rPr>
          <w:u w:val="none"/>
        </w:rPr>
      </w:pPr>
      <w:r w:rsidDel="00000000" w:rsidR="00000000" w:rsidRPr="00000000">
        <w:rPr>
          <w:rtl w:val="0"/>
        </w:rPr>
        <w:t xml:space="preserve">Britain and France was having a trade war</w:t>
      </w:r>
    </w:p>
    <w:p w:rsidR="00000000" w:rsidDel="00000000" w:rsidP="00000000" w:rsidRDefault="00000000" w:rsidRPr="00000000" w14:paraId="000001B8">
      <w:pPr>
        <w:pageBreakBefore w:val="0"/>
        <w:numPr>
          <w:ilvl w:val="2"/>
          <w:numId w:val="13"/>
        </w:numPr>
        <w:ind w:left="2160" w:hanging="360"/>
        <w:rPr>
          <w:u w:val="none"/>
        </w:rPr>
      </w:pPr>
      <w:r w:rsidDel="00000000" w:rsidR="00000000" w:rsidRPr="00000000">
        <w:rPr>
          <w:rtl w:val="0"/>
        </w:rPr>
        <w:t xml:space="preserve">Britain keeps blockading American ships, assuming they’re helping France</w:t>
      </w:r>
    </w:p>
    <w:p w:rsidR="00000000" w:rsidDel="00000000" w:rsidP="00000000" w:rsidRDefault="00000000" w:rsidRPr="00000000" w14:paraId="000001B9">
      <w:pPr>
        <w:pageBreakBefore w:val="0"/>
        <w:numPr>
          <w:ilvl w:val="2"/>
          <w:numId w:val="13"/>
        </w:numPr>
        <w:ind w:left="2160" w:hanging="360"/>
        <w:rPr>
          <w:u w:val="none"/>
        </w:rPr>
      </w:pPr>
      <w:r w:rsidDel="00000000" w:rsidR="00000000" w:rsidRPr="00000000">
        <w:rPr>
          <w:rtl w:val="0"/>
        </w:rPr>
        <w:t xml:space="preserve">Britain practiced impressment.  They seize American ships, then drafts its passengers into the British navy</w:t>
      </w:r>
    </w:p>
    <w:p w:rsidR="00000000" w:rsidDel="00000000" w:rsidP="00000000" w:rsidRDefault="00000000" w:rsidRPr="00000000" w14:paraId="000001BA">
      <w:pPr>
        <w:pageBreakBefore w:val="0"/>
        <w:numPr>
          <w:ilvl w:val="2"/>
          <w:numId w:val="13"/>
        </w:numPr>
        <w:ind w:left="2160" w:hanging="360"/>
        <w:rPr>
          <w:u w:val="none"/>
        </w:rPr>
      </w:pPr>
      <w:r w:rsidDel="00000000" w:rsidR="00000000" w:rsidRPr="00000000">
        <w:rPr>
          <w:rtl w:val="0"/>
        </w:rPr>
        <w:t xml:space="preserve">Chesapeake: Britain wanted to inspect an American ship, but the ship said no, so British came on and killed/hurt the people onboard</w:t>
      </w:r>
    </w:p>
    <w:p w:rsidR="00000000" w:rsidDel="00000000" w:rsidP="00000000" w:rsidRDefault="00000000" w:rsidRPr="00000000" w14:paraId="000001BB">
      <w:pPr>
        <w:pageBreakBefore w:val="0"/>
        <w:numPr>
          <w:ilvl w:val="2"/>
          <w:numId w:val="13"/>
        </w:numPr>
        <w:ind w:left="2160" w:hanging="360"/>
        <w:rPr>
          <w:u w:val="none"/>
        </w:rPr>
      </w:pPr>
      <w:r w:rsidDel="00000000" w:rsidR="00000000" w:rsidRPr="00000000">
        <w:rPr>
          <w:rtl w:val="0"/>
        </w:rPr>
        <w:t xml:space="preserve">The US issued an embargo that banned exports to other countries.  Meant to hurt Europe economically to get them to realize American neutrality</w:t>
      </w:r>
    </w:p>
    <w:p w:rsidR="00000000" w:rsidDel="00000000" w:rsidP="00000000" w:rsidRDefault="00000000" w:rsidRPr="00000000" w14:paraId="000001BC">
      <w:pPr>
        <w:pageBreakBefore w:val="0"/>
        <w:numPr>
          <w:ilvl w:val="2"/>
          <w:numId w:val="13"/>
        </w:numPr>
        <w:ind w:left="2160" w:hanging="360"/>
        <w:rPr>
          <w:u w:val="none"/>
        </w:rPr>
      </w:pPr>
      <w:r w:rsidDel="00000000" w:rsidR="00000000" w:rsidRPr="00000000">
        <w:rPr>
          <w:rtl w:val="0"/>
        </w:rPr>
        <w:t xml:space="preserve">William Henry Harrison invited Natives to sign over their land to the US.  Groups like those led by Tecumseh opposed.  </w:t>
      </w:r>
    </w:p>
    <w:p w:rsidR="00000000" w:rsidDel="00000000" w:rsidP="00000000" w:rsidRDefault="00000000" w:rsidRPr="00000000" w14:paraId="000001BD">
      <w:pPr>
        <w:pageBreakBefore w:val="0"/>
        <w:numPr>
          <w:ilvl w:val="3"/>
          <w:numId w:val="13"/>
        </w:numPr>
        <w:ind w:left="2880" w:hanging="360"/>
        <w:rPr>
          <w:u w:val="none"/>
        </w:rPr>
      </w:pPr>
      <w:r w:rsidDel="00000000" w:rsidR="00000000" w:rsidRPr="00000000">
        <w:rPr>
          <w:rtl w:val="0"/>
        </w:rPr>
        <w:t xml:space="preserve">Tecumseh’s group was backed by Britain and declared war</w:t>
      </w:r>
    </w:p>
    <w:p w:rsidR="00000000" w:rsidDel="00000000" w:rsidP="00000000" w:rsidRDefault="00000000" w:rsidRPr="00000000" w14:paraId="000001BE">
      <w:pPr>
        <w:pageBreakBefore w:val="0"/>
        <w:numPr>
          <w:ilvl w:val="2"/>
          <w:numId w:val="13"/>
        </w:numPr>
        <w:ind w:left="2160" w:hanging="360"/>
        <w:rPr>
          <w:u w:val="none"/>
        </w:rPr>
      </w:pPr>
      <w:r w:rsidDel="00000000" w:rsidR="00000000" w:rsidRPr="00000000">
        <w:rPr>
          <w:rtl w:val="0"/>
        </w:rPr>
        <w:t xml:space="preserve">After that discovery + Britain strangling America’s economy, war hawks demand that US declare war on Britain</w:t>
      </w:r>
    </w:p>
    <w:p w:rsidR="00000000" w:rsidDel="00000000" w:rsidP="00000000" w:rsidRDefault="00000000" w:rsidRPr="00000000" w14:paraId="000001BF">
      <w:pPr>
        <w:pageBreakBefore w:val="0"/>
        <w:numPr>
          <w:ilvl w:val="2"/>
          <w:numId w:val="13"/>
        </w:numPr>
        <w:ind w:left="2160" w:hanging="360"/>
        <w:rPr>
          <w:u w:val="none"/>
        </w:rPr>
      </w:pPr>
      <w:r w:rsidDel="00000000" w:rsidR="00000000" w:rsidRPr="00000000">
        <w:rPr>
          <w:rtl w:val="0"/>
        </w:rPr>
        <w:t xml:space="preserve">Britain burns down the US Capitol.  The next foreign attack on US soil would be 9/11/01</w:t>
      </w:r>
    </w:p>
    <w:p w:rsidR="00000000" w:rsidDel="00000000" w:rsidP="00000000" w:rsidRDefault="00000000" w:rsidRPr="00000000" w14:paraId="000001C0">
      <w:pPr>
        <w:pageBreakBefore w:val="0"/>
        <w:numPr>
          <w:ilvl w:val="2"/>
          <w:numId w:val="13"/>
        </w:numPr>
        <w:ind w:left="2160" w:hanging="360"/>
        <w:rPr>
          <w:u w:val="none"/>
        </w:rPr>
      </w:pPr>
      <w:r w:rsidDel="00000000" w:rsidR="00000000" w:rsidRPr="00000000">
        <w:rPr>
          <w:rtl w:val="0"/>
        </w:rPr>
        <w:t xml:space="preserve">The US and Britain declared an armistice at the Treaty of Ghent.  The impressment and neutrality issues weren’t resolved at first.  Years later, trade was reopened, warships were reduced, and they even took on a joint occupation of the Oregon Territory.  US independence, boundaries get confirmed.  US gets internationally respected</w:t>
      </w:r>
    </w:p>
    <w:p w:rsidR="00000000" w:rsidDel="00000000" w:rsidP="00000000" w:rsidRDefault="00000000" w:rsidRPr="00000000" w14:paraId="000001C1">
      <w:pPr>
        <w:pageBreakBefore w:val="0"/>
        <w:numPr>
          <w:ilvl w:val="2"/>
          <w:numId w:val="13"/>
        </w:numPr>
        <w:ind w:left="2160" w:hanging="360"/>
        <w:rPr>
          <w:u w:val="none"/>
        </w:rPr>
      </w:pPr>
      <w:r w:rsidDel="00000000" w:rsidR="00000000" w:rsidRPr="00000000">
        <w:rPr>
          <w:rtl w:val="0"/>
        </w:rPr>
        <w:t xml:space="preserve">Despite the armistice, Andrew Jackson kept on fighting.  He defeated the Native’s military powerhouse (Creeks) in the South, as well as the British, with minimal lives lost, making him a national hero.  </w:t>
      </w:r>
    </w:p>
    <w:p w:rsidR="00000000" w:rsidDel="00000000" w:rsidP="00000000" w:rsidRDefault="00000000" w:rsidRPr="00000000" w14:paraId="000001C2">
      <w:pPr>
        <w:pageBreakBefore w:val="0"/>
        <w:numPr>
          <w:ilvl w:val="0"/>
          <w:numId w:val="13"/>
        </w:numPr>
        <w:ind w:left="720" w:hanging="360"/>
        <w:rPr>
          <w:highlight w:val="yellow"/>
        </w:rPr>
      </w:pPr>
      <w:r w:rsidDel="00000000" w:rsidR="00000000" w:rsidRPr="00000000">
        <w:rPr>
          <w:highlight w:val="yellow"/>
          <w:rtl w:val="0"/>
        </w:rPr>
        <w:t xml:space="preserve">Expansion: the Louisiana Purchase</w:t>
      </w:r>
    </w:p>
    <w:p w:rsidR="00000000" w:rsidDel="00000000" w:rsidP="00000000" w:rsidRDefault="00000000" w:rsidRPr="00000000" w14:paraId="000001C3">
      <w:pPr>
        <w:pageBreakBefore w:val="0"/>
        <w:numPr>
          <w:ilvl w:val="1"/>
          <w:numId w:val="13"/>
        </w:numPr>
        <w:ind w:left="1440" w:hanging="360"/>
        <w:rPr>
          <w:u w:val="none"/>
        </w:rPr>
      </w:pPr>
      <w:r w:rsidDel="00000000" w:rsidR="00000000" w:rsidRPr="00000000">
        <w:rPr>
          <w:rtl w:val="0"/>
        </w:rPr>
        <w:t xml:space="preserve">More than doubled America’s land</w:t>
      </w:r>
    </w:p>
    <w:p w:rsidR="00000000" w:rsidDel="00000000" w:rsidP="00000000" w:rsidRDefault="00000000" w:rsidRPr="00000000" w14:paraId="000001C4">
      <w:pPr>
        <w:pageBreakBefore w:val="0"/>
        <w:numPr>
          <w:ilvl w:val="1"/>
          <w:numId w:val="13"/>
        </w:numPr>
        <w:ind w:left="1440" w:hanging="360"/>
        <w:rPr>
          <w:u w:val="none"/>
        </w:rPr>
      </w:pPr>
      <w:r w:rsidDel="00000000" w:rsidR="00000000" w:rsidRPr="00000000">
        <w:rPr>
          <w:rtl w:val="0"/>
        </w:rPr>
        <w:t xml:space="preserve">Western boundaries went from Appalachian to the Rockies</w:t>
      </w:r>
    </w:p>
    <w:p w:rsidR="00000000" w:rsidDel="00000000" w:rsidP="00000000" w:rsidRDefault="00000000" w:rsidRPr="00000000" w14:paraId="000001C5">
      <w:pPr>
        <w:pageBreakBefore w:val="0"/>
        <w:numPr>
          <w:ilvl w:val="1"/>
          <w:numId w:val="13"/>
        </w:numPr>
        <w:ind w:left="1440" w:hanging="360"/>
        <w:rPr>
          <w:u w:val="none"/>
        </w:rPr>
      </w:pPr>
      <w:r w:rsidDel="00000000" w:rsidR="00000000" w:rsidRPr="00000000">
        <w:rPr>
          <w:rtl w:val="0"/>
        </w:rPr>
        <w:t xml:space="preserve">Access to the port of New Orleans is important, as it allows shipments into several rivers (Mississippi, Ohio Rivers, Michigan Lakes, Arkansaw, Missouri, Gulf of Mexico)</w:t>
      </w:r>
    </w:p>
    <w:p w:rsidR="00000000" w:rsidDel="00000000" w:rsidP="00000000" w:rsidRDefault="00000000" w:rsidRPr="00000000" w14:paraId="000001C6">
      <w:pPr>
        <w:pageBreakBefore w:val="0"/>
        <w:numPr>
          <w:ilvl w:val="2"/>
          <w:numId w:val="13"/>
        </w:numPr>
        <w:ind w:left="2160" w:hanging="360"/>
        <w:rPr>
          <w:u w:val="none"/>
        </w:rPr>
      </w:pPr>
      <w:r w:rsidDel="00000000" w:rsidR="00000000" w:rsidRPr="00000000">
        <w:rPr>
          <w:rtl w:val="0"/>
        </w:rPr>
        <w:t xml:space="preserve">Didn’t include access to the major city containing the port, putting it in danger.  Jackson defeated foreign inhabitants in 1815</w:t>
      </w:r>
    </w:p>
    <w:p w:rsidR="00000000" w:rsidDel="00000000" w:rsidP="00000000" w:rsidRDefault="00000000" w:rsidRPr="00000000" w14:paraId="000001C7">
      <w:pPr>
        <w:pageBreakBefore w:val="0"/>
        <w:numPr>
          <w:ilvl w:val="1"/>
          <w:numId w:val="13"/>
        </w:numPr>
        <w:ind w:left="1440" w:hanging="360"/>
        <w:rPr>
          <w:u w:val="none"/>
        </w:rPr>
      </w:pPr>
      <w:r w:rsidDel="00000000" w:rsidR="00000000" w:rsidRPr="00000000">
        <w:rPr>
          <w:rtl w:val="0"/>
        </w:rPr>
        <w:t xml:space="preserve">Explored by Meriwether Lewis and William Clark, guided by Sacajawea, a Native</w:t>
      </w:r>
    </w:p>
    <w:p w:rsidR="00000000" w:rsidDel="00000000" w:rsidP="00000000" w:rsidRDefault="00000000" w:rsidRPr="00000000" w14:paraId="000001C8">
      <w:pPr>
        <w:pageBreakBefore w:val="0"/>
        <w:numPr>
          <w:ilvl w:val="0"/>
          <w:numId w:val="13"/>
        </w:numPr>
        <w:ind w:left="720" w:hanging="360"/>
        <w:rPr>
          <w:highlight w:val="yellow"/>
        </w:rPr>
      </w:pPr>
      <w:r w:rsidDel="00000000" w:rsidR="00000000" w:rsidRPr="00000000">
        <w:rPr>
          <w:highlight w:val="yellow"/>
          <w:rtl w:val="0"/>
        </w:rPr>
        <w:t xml:space="preserve">Sectionalism</w:t>
      </w:r>
    </w:p>
    <w:p w:rsidR="00000000" w:rsidDel="00000000" w:rsidP="00000000" w:rsidRDefault="00000000" w:rsidRPr="00000000" w14:paraId="000001C9">
      <w:pPr>
        <w:pageBreakBefore w:val="0"/>
        <w:numPr>
          <w:ilvl w:val="1"/>
          <w:numId w:val="13"/>
        </w:numPr>
        <w:ind w:left="1440" w:hanging="360"/>
      </w:pPr>
      <w:r w:rsidDel="00000000" w:rsidR="00000000" w:rsidRPr="00000000">
        <w:rPr>
          <w:rtl w:val="0"/>
        </w:rPr>
        <w:t xml:space="preserve">Partisanshiped the political spectrum into opposing parties</w:t>
      </w:r>
    </w:p>
    <w:p w:rsidR="00000000" w:rsidDel="00000000" w:rsidP="00000000" w:rsidRDefault="00000000" w:rsidRPr="00000000" w14:paraId="000001CA">
      <w:pPr>
        <w:pageBreakBefore w:val="0"/>
        <w:numPr>
          <w:ilvl w:val="1"/>
          <w:numId w:val="13"/>
        </w:numPr>
        <w:ind w:left="1440" w:hanging="360"/>
      </w:pPr>
      <w:r w:rsidDel="00000000" w:rsidR="00000000" w:rsidRPr="00000000">
        <w:rPr>
          <w:rtl w:val="0"/>
        </w:rPr>
        <w:t xml:space="preserve">As America expanded, the newer states were agricultural, and Democratic-Republicans appealed to farmers</w:t>
      </w:r>
    </w:p>
    <w:p w:rsidR="00000000" w:rsidDel="00000000" w:rsidP="00000000" w:rsidRDefault="00000000" w:rsidRPr="00000000" w14:paraId="000001CB">
      <w:pPr>
        <w:pageBreakBefore w:val="0"/>
        <w:numPr>
          <w:ilvl w:val="1"/>
          <w:numId w:val="13"/>
        </w:numPr>
        <w:ind w:left="1440" w:hanging="360"/>
      </w:pPr>
      <w:r w:rsidDel="00000000" w:rsidR="00000000" w:rsidRPr="00000000">
        <w:rPr>
          <w:rtl w:val="0"/>
        </w:rPr>
        <w:t xml:space="preserve">Democratic-Republicans attracted the common people more than the Federalists, leading to the decline of the Federalists</w:t>
      </w:r>
    </w:p>
    <w:p w:rsidR="00000000" w:rsidDel="00000000" w:rsidP="00000000" w:rsidRDefault="00000000" w:rsidRPr="00000000" w14:paraId="000001CC">
      <w:pPr>
        <w:pageBreakBefore w:val="0"/>
        <w:numPr>
          <w:ilvl w:val="1"/>
          <w:numId w:val="13"/>
        </w:numPr>
        <w:ind w:left="1440" w:hanging="360"/>
        <w:rPr>
          <w:u w:val="none"/>
        </w:rPr>
      </w:pPr>
      <w:r w:rsidDel="00000000" w:rsidR="00000000" w:rsidRPr="00000000">
        <w:rPr>
          <w:rtl w:val="0"/>
        </w:rPr>
        <w:t xml:space="preserve">More arguing between parties and less work in the public’s interest</w:t>
      </w:r>
    </w:p>
    <w:p w:rsidR="00000000" w:rsidDel="00000000" w:rsidP="00000000" w:rsidRDefault="00000000" w:rsidRPr="00000000" w14:paraId="000001CD">
      <w:pPr>
        <w:pageBreakBefore w:val="0"/>
        <w:numPr>
          <w:ilvl w:val="0"/>
          <w:numId w:val="13"/>
        </w:numPr>
        <w:ind w:left="720" w:hanging="360"/>
        <w:rPr>
          <w:highlight w:val="yellow"/>
        </w:rPr>
      </w:pPr>
      <w:r w:rsidDel="00000000" w:rsidR="00000000" w:rsidRPr="00000000">
        <w:rPr>
          <w:highlight w:val="yellow"/>
          <w:rtl w:val="0"/>
        </w:rPr>
        <w:t xml:space="preserve">Jefferson’s presidency 1800</w:t>
      </w:r>
      <w:r w:rsidDel="00000000" w:rsidR="00000000" w:rsidRPr="00000000">
        <w:rPr>
          <w:rtl w:val="0"/>
        </w:rPr>
      </w:r>
    </w:p>
    <w:p w:rsidR="00000000" w:rsidDel="00000000" w:rsidP="00000000" w:rsidRDefault="00000000" w:rsidRPr="00000000" w14:paraId="000001CE">
      <w:pPr>
        <w:pageBreakBefore w:val="0"/>
        <w:numPr>
          <w:ilvl w:val="1"/>
          <w:numId w:val="13"/>
        </w:numPr>
        <w:ind w:left="1440" w:hanging="360"/>
        <w:rPr>
          <w:u w:val="none"/>
        </w:rPr>
      </w:pPr>
      <w:r w:rsidDel="00000000" w:rsidR="00000000" w:rsidRPr="00000000">
        <w:rPr>
          <w:rtl w:val="0"/>
        </w:rPr>
        <w:t xml:space="preserve">Election</w:t>
      </w:r>
    </w:p>
    <w:p w:rsidR="00000000" w:rsidDel="00000000" w:rsidP="00000000" w:rsidRDefault="00000000" w:rsidRPr="00000000" w14:paraId="000001CF">
      <w:pPr>
        <w:pageBreakBefore w:val="0"/>
        <w:numPr>
          <w:ilvl w:val="2"/>
          <w:numId w:val="13"/>
        </w:numPr>
        <w:ind w:left="2160" w:hanging="360"/>
        <w:rPr>
          <w:u w:val="none"/>
        </w:rPr>
      </w:pPr>
      <w:r w:rsidDel="00000000" w:rsidR="00000000" w:rsidRPr="00000000">
        <w:rPr>
          <w:rtl w:val="0"/>
        </w:rPr>
        <w:t xml:space="preserve">Peaceful transition of power </w:t>
      </w:r>
    </w:p>
    <w:p w:rsidR="00000000" w:rsidDel="00000000" w:rsidP="00000000" w:rsidRDefault="00000000" w:rsidRPr="00000000" w14:paraId="000001D0">
      <w:pPr>
        <w:pageBreakBefore w:val="0"/>
        <w:numPr>
          <w:ilvl w:val="2"/>
          <w:numId w:val="13"/>
        </w:numPr>
        <w:ind w:left="2160" w:hanging="360"/>
        <w:rPr>
          <w:u w:val="none"/>
        </w:rPr>
      </w:pPr>
      <w:r w:rsidDel="00000000" w:rsidR="00000000" w:rsidRPr="00000000">
        <w:rPr>
          <w:rtl w:val="0"/>
        </w:rPr>
        <w:t xml:space="preserve">Voting system was that runner up is vice president</w:t>
      </w:r>
    </w:p>
    <w:p w:rsidR="00000000" w:rsidDel="00000000" w:rsidP="00000000" w:rsidRDefault="00000000" w:rsidRPr="00000000" w14:paraId="000001D1">
      <w:pPr>
        <w:pageBreakBefore w:val="0"/>
        <w:numPr>
          <w:ilvl w:val="2"/>
          <w:numId w:val="13"/>
        </w:numPr>
        <w:ind w:left="2160" w:hanging="360"/>
        <w:rPr>
          <w:u w:val="none"/>
        </w:rPr>
      </w:pPr>
      <w:r w:rsidDel="00000000" w:rsidR="00000000" w:rsidRPr="00000000">
        <w:rPr>
          <w:rtl w:val="0"/>
        </w:rPr>
        <w:t xml:space="preserve">There was a tie between Jefferson and Aaron Burr.  Hamilton pushes for Jefferson to be president and Aaron Burr to be vice president, as Jefferson has a more qualified personality, even if Jefferson has opposing ideologies </w:t>
      </w:r>
    </w:p>
    <w:p w:rsidR="00000000" w:rsidDel="00000000" w:rsidP="00000000" w:rsidRDefault="00000000" w:rsidRPr="00000000" w14:paraId="000001D2">
      <w:pPr>
        <w:pageBreakBefore w:val="0"/>
        <w:numPr>
          <w:ilvl w:val="2"/>
          <w:numId w:val="13"/>
        </w:numPr>
        <w:ind w:left="2160" w:hanging="360"/>
        <w:rPr>
          <w:u w:val="none"/>
        </w:rPr>
      </w:pPr>
      <w:r w:rsidDel="00000000" w:rsidR="00000000" w:rsidRPr="00000000">
        <w:rPr>
          <w:rtl w:val="0"/>
        </w:rPr>
        <w:t xml:space="preserve">12th Amendment: president and vice president polls become separate</w:t>
      </w:r>
    </w:p>
    <w:p w:rsidR="00000000" w:rsidDel="00000000" w:rsidP="00000000" w:rsidRDefault="00000000" w:rsidRPr="00000000" w14:paraId="000001D3">
      <w:pPr>
        <w:pageBreakBefore w:val="0"/>
        <w:numPr>
          <w:ilvl w:val="1"/>
          <w:numId w:val="13"/>
        </w:numPr>
        <w:ind w:left="1440" w:hanging="360"/>
      </w:pPr>
      <w:r w:rsidDel="00000000" w:rsidR="00000000" w:rsidRPr="00000000">
        <w:rPr>
          <w:rtl w:val="0"/>
        </w:rPr>
        <w:t xml:space="preserve">Francophile</w:t>
      </w:r>
    </w:p>
    <w:p w:rsidR="00000000" w:rsidDel="00000000" w:rsidP="00000000" w:rsidRDefault="00000000" w:rsidRPr="00000000" w14:paraId="000001D4">
      <w:pPr>
        <w:pageBreakBefore w:val="0"/>
        <w:numPr>
          <w:ilvl w:val="1"/>
          <w:numId w:val="13"/>
        </w:numPr>
        <w:ind w:left="1440" w:hanging="360"/>
        <w:rPr>
          <w:u w:val="none"/>
        </w:rPr>
      </w:pPr>
      <w:r w:rsidDel="00000000" w:rsidR="00000000" w:rsidRPr="00000000">
        <w:rPr>
          <w:rtl w:val="0"/>
        </w:rPr>
        <w:t xml:space="preserve">Egalitarian</w:t>
      </w:r>
    </w:p>
    <w:p w:rsidR="00000000" w:rsidDel="00000000" w:rsidP="00000000" w:rsidRDefault="00000000" w:rsidRPr="00000000" w14:paraId="000001D5">
      <w:pPr>
        <w:pageBreakBefore w:val="0"/>
        <w:numPr>
          <w:ilvl w:val="1"/>
          <w:numId w:val="13"/>
        </w:numPr>
        <w:ind w:left="1440" w:hanging="360"/>
        <w:rPr>
          <w:u w:val="none"/>
        </w:rPr>
      </w:pPr>
      <w:r w:rsidDel="00000000" w:rsidR="00000000" w:rsidRPr="00000000">
        <w:rPr>
          <w:rtl w:val="0"/>
        </w:rPr>
        <w:t xml:space="preserve">Simplified the presidency.  Cut back on luxury and made things casual</w:t>
      </w:r>
    </w:p>
    <w:p w:rsidR="00000000" w:rsidDel="00000000" w:rsidP="00000000" w:rsidRDefault="00000000" w:rsidRPr="00000000" w14:paraId="000001D6">
      <w:pPr>
        <w:pageBreakBefore w:val="0"/>
        <w:numPr>
          <w:ilvl w:val="1"/>
          <w:numId w:val="13"/>
        </w:numPr>
        <w:ind w:left="1440" w:hanging="360"/>
        <w:rPr>
          <w:u w:val="none"/>
        </w:rPr>
      </w:pPr>
      <w:r w:rsidDel="00000000" w:rsidR="00000000" w:rsidRPr="00000000">
        <w:rPr>
          <w:rtl w:val="0"/>
        </w:rPr>
        <w:t xml:space="preserve">Decentralized federal power.  More power given to states</w:t>
      </w:r>
    </w:p>
    <w:p w:rsidR="00000000" w:rsidDel="00000000" w:rsidP="00000000" w:rsidRDefault="00000000" w:rsidRPr="00000000" w14:paraId="000001D7">
      <w:pPr>
        <w:pageBreakBefore w:val="0"/>
        <w:numPr>
          <w:ilvl w:val="1"/>
          <w:numId w:val="13"/>
        </w:numPr>
        <w:ind w:left="1440" w:hanging="360"/>
        <w:rPr>
          <w:u w:val="none"/>
        </w:rPr>
      </w:pPr>
      <w:r w:rsidDel="00000000" w:rsidR="00000000" w:rsidRPr="00000000">
        <w:rPr>
          <w:rtl w:val="0"/>
        </w:rPr>
        <w:t xml:space="preserve">Cut federal budget and reduced military</w:t>
      </w:r>
    </w:p>
    <w:p w:rsidR="00000000" w:rsidDel="00000000" w:rsidP="00000000" w:rsidRDefault="00000000" w:rsidRPr="00000000" w14:paraId="000001D8">
      <w:pPr>
        <w:pageBreakBefore w:val="0"/>
        <w:numPr>
          <w:ilvl w:val="1"/>
          <w:numId w:val="13"/>
        </w:numPr>
        <w:ind w:left="1440" w:hanging="360"/>
        <w:rPr>
          <w:u w:val="none"/>
        </w:rPr>
      </w:pPr>
      <w:r w:rsidDel="00000000" w:rsidR="00000000" w:rsidRPr="00000000">
        <w:rPr>
          <w:rtl w:val="0"/>
        </w:rPr>
        <w:t xml:space="preserve">Rolled back some of the previous president’s work</w:t>
      </w:r>
    </w:p>
    <w:p w:rsidR="00000000" w:rsidDel="00000000" w:rsidP="00000000" w:rsidRDefault="00000000" w:rsidRPr="00000000" w14:paraId="000001D9">
      <w:pPr>
        <w:pageBreakBefore w:val="0"/>
        <w:numPr>
          <w:ilvl w:val="1"/>
          <w:numId w:val="13"/>
        </w:numPr>
        <w:ind w:left="1440" w:hanging="360"/>
        <w:rPr>
          <w:u w:val="none"/>
        </w:rPr>
      </w:pPr>
      <w:r w:rsidDel="00000000" w:rsidR="00000000" w:rsidRPr="00000000">
        <w:rPr>
          <w:rtl w:val="0"/>
        </w:rPr>
        <w:t xml:space="preserve">Worked on balancing the influence of 2 parties</w:t>
      </w:r>
    </w:p>
    <w:p w:rsidR="00000000" w:rsidDel="00000000" w:rsidP="00000000" w:rsidRDefault="00000000" w:rsidRPr="00000000" w14:paraId="000001DA">
      <w:pPr>
        <w:pageBreakBefore w:val="0"/>
        <w:numPr>
          <w:ilvl w:val="1"/>
          <w:numId w:val="13"/>
        </w:numPr>
        <w:ind w:left="1440" w:hanging="360"/>
        <w:rPr>
          <w:u w:val="none"/>
        </w:rPr>
      </w:pPr>
      <w:r w:rsidDel="00000000" w:rsidR="00000000" w:rsidRPr="00000000">
        <w:rPr>
          <w:rtl w:val="0"/>
        </w:rPr>
        <w:t xml:space="preserve">Free trade, laissez faire</w:t>
      </w:r>
    </w:p>
    <w:p w:rsidR="00000000" w:rsidDel="00000000" w:rsidP="00000000" w:rsidRDefault="00000000" w:rsidRPr="00000000" w14:paraId="000001DB">
      <w:pPr>
        <w:pageBreakBefore w:val="0"/>
        <w:numPr>
          <w:ilvl w:val="1"/>
          <w:numId w:val="13"/>
        </w:numPr>
        <w:ind w:left="1440" w:hanging="360"/>
        <w:rPr>
          <w:u w:val="none"/>
        </w:rPr>
      </w:pPr>
      <w:r w:rsidDel="00000000" w:rsidR="00000000" w:rsidRPr="00000000">
        <w:rPr>
          <w:rtl w:val="0"/>
        </w:rPr>
        <w:t xml:space="preserve">Reduced US Bank</w:t>
      </w:r>
    </w:p>
    <w:p w:rsidR="00000000" w:rsidDel="00000000" w:rsidP="00000000" w:rsidRDefault="00000000" w:rsidRPr="00000000" w14:paraId="000001DC">
      <w:pPr>
        <w:pageBreakBefore w:val="0"/>
        <w:numPr>
          <w:ilvl w:val="0"/>
          <w:numId w:val="13"/>
        </w:numPr>
        <w:ind w:left="720" w:hanging="360"/>
        <w:rPr>
          <w:highlight w:val="yellow"/>
        </w:rPr>
      </w:pPr>
      <w:r w:rsidDel="00000000" w:rsidR="00000000" w:rsidRPr="00000000">
        <w:rPr>
          <w:highlight w:val="yellow"/>
          <w:rtl w:val="0"/>
        </w:rPr>
        <w:t xml:space="preserve">Nationalism</w:t>
      </w:r>
    </w:p>
    <w:p w:rsidR="00000000" w:rsidDel="00000000" w:rsidP="00000000" w:rsidRDefault="00000000" w:rsidRPr="00000000" w14:paraId="000001DD">
      <w:pPr>
        <w:pageBreakBefore w:val="0"/>
        <w:numPr>
          <w:ilvl w:val="1"/>
          <w:numId w:val="13"/>
        </w:numPr>
        <w:ind w:left="1440" w:hanging="360"/>
        <w:rPr>
          <w:u w:val="none"/>
        </w:rPr>
      </w:pPr>
      <w:r w:rsidDel="00000000" w:rsidR="00000000" w:rsidRPr="00000000">
        <w:rPr>
          <w:rtl w:val="0"/>
        </w:rPr>
        <w:t xml:space="preserve">Belief that a country’s interest should be placed ahead of any other country</w:t>
      </w:r>
    </w:p>
    <w:p w:rsidR="00000000" w:rsidDel="00000000" w:rsidP="00000000" w:rsidRDefault="00000000" w:rsidRPr="00000000" w14:paraId="000001DE">
      <w:pPr>
        <w:pageBreakBefore w:val="0"/>
        <w:numPr>
          <w:ilvl w:val="1"/>
          <w:numId w:val="13"/>
        </w:numPr>
        <w:ind w:left="1440" w:hanging="360"/>
        <w:rPr>
          <w:u w:val="none"/>
        </w:rPr>
      </w:pPr>
      <w:r w:rsidDel="00000000" w:rsidR="00000000" w:rsidRPr="00000000">
        <w:rPr>
          <w:rtl w:val="0"/>
        </w:rPr>
        <w:t xml:space="preserve">Court cases like Gibbons v Ogden, McCulloch v Maryland, Fletcher v Peck, Dartmouth College v Woodward set precedents that expands the federal government’s power </w:t>
      </w:r>
    </w:p>
    <w:p w:rsidR="00000000" w:rsidDel="00000000" w:rsidP="00000000" w:rsidRDefault="00000000" w:rsidRPr="00000000" w14:paraId="000001DF">
      <w:pPr>
        <w:pageBreakBefore w:val="0"/>
        <w:numPr>
          <w:ilvl w:val="2"/>
          <w:numId w:val="13"/>
        </w:numPr>
        <w:ind w:left="2160" w:hanging="360"/>
        <w:rPr>
          <w:u w:val="none"/>
        </w:rPr>
      </w:pPr>
      <w:r w:rsidDel="00000000" w:rsidR="00000000" w:rsidRPr="00000000">
        <w:rPr>
          <w:rtl w:val="0"/>
        </w:rPr>
        <w:t xml:space="preserve">Gibbons v Ogden: ruled that only the federal government can regulate interstate commerce</w:t>
      </w:r>
    </w:p>
    <w:p w:rsidR="00000000" w:rsidDel="00000000" w:rsidP="00000000" w:rsidRDefault="00000000" w:rsidRPr="00000000" w14:paraId="000001E0">
      <w:pPr>
        <w:pageBreakBefore w:val="0"/>
        <w:numPr>
          <w:ilvl w:val="2"/>
          <w:numId w:val="13"/>
        </w:numPr>
        <w:ind w:left="2160" w:hanging="360"/>
        <w:rPr>
          <w:u w:val="none"/>
        </w:rPr>
      </w:pPr>
      <w:r w:rsidDel="00000000" w:rsidR="00000000" w:rsidRPr="00000000">
        <w:rPr>
          <w:rtl w:val="0"/>
        </w:rPr>
        <w:t xml:space="preserve">McCulloch v Maryland: ruled that states can’t tax federal institutions</w:t>
      </w:r>
    </w:p>
    <w:p w:rsidR="00000000" w:rsidDel="00000000" w:rsidP="00000000" w:rsidRDefault="00000000" w:rsidRPr="00000000" w14:paraId="000001E1">
      <w:pPr>
        <w:pageBreakBefore w:val="0"/>
        <w:numPr>
          <w:ilvl w:val="1"/>
          <w:numId w:val="13"/>
        </w:numPr>
        <w:ind w:left="1440" w:hanging="360"/>
        <w:rPr>
          <w:u w:val="none"/>
        </w:rPr>
      </w:pPr>
      <w:r w:rsidDel="00000000" w:rsidR="00000000" w:rsidRPr="00000000">
        <w:rPr>
          <w:rtl w:val="0"/>
        </w:rPr>
        <w:t xml:space="preserve">Rush-Bagot Treaty: defined US border at the 49th parallel</w:t>
      </w:r>
    </w:p>
    <w:p w:rsidR="00000000" w:rsidDel="00000000" w:rsidP="00000000" w:rsidRDefault="00000000" w:rsidRPr="00000000" w14:paraId="000001E2">
      <w:pPr>
        <w:pageBreakBefore w:val="0"/>
        <w:numPr>
          <w:ilvl w:val="1"/>
          <w:numId w:val="13"/>
        </w:numPr>
        <w:ind w:left="1440" w:hanging="360"/>
        <w:rPr>
          <w:u w:val="none"/>
        </w:rPr>
      </w:pPr>
      <w:r w:rsidDel="00000000" w:rsidR="00000000" w:rsidRPr="00000000">
        <w:rPr>
          <w:rtl w:val="0"/>
        </w:rPr>
        <w:t xml:space="preserve">Adams-Onis Treaty: Spain ceded Florida and Oregon Territory to America</w:t>
      </w:r>
    </w:p>
    <w:p w:rsidR="00000000" w:rsidDel="00000000" w:rsidP="00000000" w:rsidRDefault="00000000" w:rsidRPr="00000000" w14:paraId="000001E3">
      <w:pPr>
        <w:pageBreakBefore w:val="0"/>
        <w:numPr>
          <w:ilvl w:val="1"/>
          <w:numId w:val="13"/>
        </w:numPr>
        <w:ind w:left="1440" w:hanging="360"/>
        <w:rPr>
          <w:u w:val="none"/>
        </w:rPr>
      </w:pPr>
      <w:r w:rsidDel="00000000" w:rsidR="00000000" w:rsidRPr="00000000">
        <w:rPr>
          <w:rtl w:val="0"/>
        </w:rPr>
        <w:t xml:space="preserve">Monroe Doctrine: warning that any foreign nations touching the Western Hemisphere will be dealt with as a threat by US </w:t>
      </w:r>
    </w:p>
    <w:p w:rsidR="00000000" w:rsidDel="00000000" w:rsidP="00000000" w:rsidRDefault="00000000" w:rsidRPr="00000000" w14:paraId="000001E4">
      <w:pPr>
        <w:pageBreakBefore w:val="0"/>
        <w:numPr>
          <w:ilvl w:val="1"/>
          <w:numId w:val="13"/>
        </w:numPr>
        <w:ind w:left="1440" w:hanging="360"/>
        <w:rPr>
          <w:u w:val="none"/>
        </w:rPr>
      </w:pPr>
      <w:r w:rsidDel="00000000" w:rsidR="00000000" w:rsidRPr="00000000">
        <w:rPr>
          <w:rtl w:val="0"/>
        </w:rPr>
        <w:t xml:space="preserve">Americans were moving westwards for cheap land, evading debt, evading law, changing jobs, forming new states, new cities, farms</w:t>
      </w:r>
    </w:p>
    <w:p w:rsidR="00000000" w:rsidDel="00000000" w:rsidP="00000000" w:rsidRDefault="00000000" w:rsidRPr="00000000" w14:paraId="000001E5">
      <w:pPr>
        <w:pageBreakBefore w:val="0"/>
        <w:numPr>
          <w:ilvl w:val="1"/>
          <w:numId w:val="13"/>
        </w:numPr>
        <w:ind w:left="1440" w:hanging="360"/>
        <w:rPr>
          <w:u w:val="none"/>
        </w:rPr>
      </w:pPr>
      <w:r w:rsidDel="00000000" w:rsidR="00000000" w:rsidRPr="00000000">
        <w:rPr>
          <w:rtl w:val="0"/>
        </w:rPr>
        <w:t xml:space="preserve">Missouri Compromise: There were disputes on the distribution of slave vs free states.  Final agreement was Missouri becomes a slave state, Maine becomes free state, states north of 36</w:t>
      </w:r>
      <w:r w:rsidDel="00000000" w:rsidR="00000000" w:rsidRPr="00000000">
        <w:rPr>
          <w:vertAlign w:val="superscript"/>
          <w:rtl w:val="0"/>
        </w:rPr>
        <w:t xml:space="preserve">o</w:t>
      </w:r>
      <w:r w:rsidDel="00000000" w:rsidR="00000000" w:rsidRPr="00000000">
        <w:rPr>
          <w:rtl w:val="0"/>
        </w:rPr>
        <w:t xml:space="preserve">30’ are free, and south of that are slave</w:t>
      </w:r>
    </w:p>
    <w:p w:rsidR="00000000" w:rsidDel="00000000" w:rsidP="00000000" w:rsidRDefault="00000000" w:rsidRPr="00000000" w14:paraId="000001E6">
      <w:pPr>
        <w:pageBreakBefore w:val="0"/>
        <w:numPr>
          <w:ilvl w:val="0"/>
          <w:numId w:val="13"/>
        </w:numPr>
        <w:ind w:left="720" w:hanging="360"/>
        <w:rPr>
          <w:highlight w:val="yellow"/>
        </w:rPr>
      </w:pPr>
      <w:r w:rsidDel="00000000" w:rsidR="00000000" w:rsidRPr="00000000">
        <w:rPr>
          <w:highlight w:val="yellow"/>
          <w:rtl w:val="0"/>
        </w:rPr>
        <w:t xml:space="preserve">Industrial Revolution</w:t>
      </w:r>
    </w:p>
    <w:p w:rsidR="00000000" w:rsidDel="00000000" w:rsidP="00000000" w:rsidRDefault="00000000" w:rsidRPr="00000000" w14:paraId="000001E7">
      <w:pPr>
        <w:pageBreakBefore w:val="0"/>
        <w:numPr>
          <w:ilvl w:val="1"/>
          <w:numId w:val="13"/>
        </w:numPr>
        <w:ind w:left="1440" w:hanging="360"/>
        <w:rPr>
          <w:u w:val="none"/>
        </w:rPr>
      </w:pPr>
      <w:r w:rsidDel="00000000" w:rsidR="00000000" w:rsidRPr="00000000">
        <w:rPr>
          <w:rtl w:val="0"/>
        </w:rPr>
        <w:t xml:space="preserve">Began in Britain</w:t>
      </w:r>
    </w:p>
    <w:p w:rsidR="00000000" w:rsidDel="00000000" w:rsidP="00000000" w:rsidRDefault="00000000" w:rsidRPr="00000000" w14:paraId="000001E8">
      <w:pPr>
        <w:pageBreakBefore w:val="0"/>
        <w:numPr>
          <w:ilvl w:val="1"/>
          <w:numId w:val="13"/>
        </w:numPr>
        <w:ind w:left="1440" w:hanging="360"/>
        <w:rPr>
          <w:u w:val="none"/>
        </w:rPr>
      </w:pPr>
      <w:r w:rsidDel="00000000" w:rsidR="00000000" w:rsidRPr="00000000">
        <w:rPr>
          <w:rtl w:val="0"/>
        </w:rPr>
        <w:t xml:space="preserve">Humans are replaced by machines</w:t>
      </w:r>
    </w:p>
    <w:p w:rsidR="00000000" w:rsidDel="00000000" w:rsidP="00000000" w:rsidRDefault="00000000" w:rsidRPr="00000000" w14:paraId="000001E9">
      <w:pPr>
        <w:pageBreakBefore w:val="0"/>
        <w:numPr>
          <w:ilvl w:val="1"/>
          <w:numId w:val="13"/>
        </w:numPr>
        <w:ind w:left="1440" w:hanging="360"/>
        <w:rPr>
          <w:u w:val="none"/>
        </w:rPr>
      </w:pPr>
      <w:r w:rsidDel="00000000" w:rsidR="00000000" w:rsidRPr="00000000">
        <w:rPr>
          <w:rtl w:val="0"/>
        </w:rPr>
        <w:t xml:space="preserve">Powered by streams, rivers, coal as energy</w:t>
      </w:r>
    </w:p>
    <w:p w:rsidR="00000000" w:rsidDel="00000000" w:rsidP="00000000" w:rsidRDefault="00000000" w:rsidRPr="00000000" w14:paraId="000001EA">
      <w:pPr>
        <w:pageBreakBefore w:val="0"/>
        <w:numPr>
          <w:ilvl w:val="1"/>
          <w:numId w:val="13"/>
        </w:numPr>
        <w:ind w:left="1440" w:hanging="360"/>
        <w:rPr>
          <w:u w:val="none"/>
        </w:rPr>
      </w:pPr>
      <w:r w:rsidDel="00000000" w:rsidR="00000000" w:rsidRPr="00000000">
        <w:rPr>
          <w:rtl w:val="0"/>
        </w:rPr>
        <w:t xml:space="preserve">Interchangeable parts: allowed products to be assembled by parts, where the same part type is uniform.  Sped up manufacturing, improved reliability</w:t>
      </w:r>
    </w:p>
    <w:p w:rsidR="00000000" w:rsidDel="00000000" w:rsidP="00000000" w:rsidRDefault="00000000" w:rsidRPr="00000000" w14:paraId="000001EB">
      <w:pPr>
        <w:pageBreakBefore w:val="0"/>
        <w:numPr>
          <w:ilvl w:val="1"/>
          <w:numId w:val="13"/>
        </w:numPr>
        <w:ind w:left="1440" w:hanging="360"/>
        <w:rPr>
          <w:u w:val="none"/>
        </w:rPr>
      </w:pPr>
      <w:r w:rsidDel="00000000" w:rsidR="00000000" w:rsidRPr="00000000">
        <w:rPr>
          <w:rtl w:val="0"/>
        </w:rPr>
        <w:t xml:space="preserve">Mass production: production of goods in large quantities, using machinery and laborers</w:t>
      </w:r>
    </w:p>
    <w:p w:rsidR="00000000" w:rsidDel="00000000" w:rsidP="00000000" w:rsidRDefault="00000000" w:rsidRPr="00000000" w14:paraId="000001EC">
      <w:pPr>
        <w:pageBreakBefore w:val="0"/>
        <w:numPr>
          <w:ilvl w:val="1"/>
          <w:numId w:val="13"/>
        </w:numPr>
        <w:ind w:left="1440" w:hanging="360"/>
        <w:rPr>
          <w:u w:val="none"/>
        </w:rPr>
      </w:pPr>
      <w:r w:rsidDel="00000000" w:rsidR="00000000" w:rsidRPr="00000000">
        <w:rPr>
          <w:rtl w:val="0"/>
        </w:rPr>
        <w:t xml:space="preserve">Cotton (en)gin(e)</w:t>
      </w:r>
      <w:r w:rsidDel="00000000" w:rsidR="00000000" w:rsidRPr="00000000">
        <w:rPr>
          <w:rtl w:val="0"/>
        </w:rPr>
        <w:t xml:space="preserve">: short staple cotton was easier to grow, but harder to clean.  The cotton gin changed this, making cleaning easy.  Southerners then grew a lot of short staple cotton to profit off the cotton gin.  Increased slavery in the South, to grow more cotton.  Meanwhile, slavery is going away elsewhere in America due to machines replacing humans</w:t>
      </w:r>
    </w:p>
    <w:p w:rsidR="00000000" w:rsidDel="00000000" w:rsidP="00000000" w:rsidRDefault="00000000" w:rsidRPr="00000000" w14:paraId="000001ED">
      <w:pPr>
        <w:pageBreakBefore w:val="0"/>
        <w:numPr>
          <w:ilvl w:val="1"/>
          <w:numId w:val="13"/>
        </w:numPr>
        <w:ind w:left="1440" w:hanging="360"/>
        <w:rPr>
          <w:u w:val="none"/>
        </w:rPr>
      </w:pPr>
      <w:r w:rsidDel="00000000" w:rsidR="00000000" w:rsidRPr="00000000">
        <w:rPr>
          <w:rtl w:val="0"/>
        </w:rPr>
        <w:t xml:space="preserve">Capitalist system</w:t>
      </w:r>
    </w:p>
    <w:p w:rsidR="00000000" w:rsidDel="00000000" w:rsidP="00000000" w:rsidRDefault="00000000" w:rsidRPr="00000000" w14:paraId="000001EE">
      <w:pPr>
        <w:pageBreakBefore w:val="0"/>
        <w:numPr>
          <w:ilvl w:val="2"/>
          <w:numId w:val="13"/>
        </w:numPr>
        <w:ind w:left="2160" w:hanging="360"/>
        <w:rPr>
          <w:u w:val="none"/>
        </w:rPr>
      </w:pPr>
      <w:r w:rsidDel="00000000" w:rsidR="00000000" w:rsidRPr="00000000">
        <w:rPr>
          <w:rtl w:val="0"/>
        </w:rPr>
        <w:t xml:space="preserve">Labor</w:t>
      </w:r>
    </w:p>
    <w:p w:rsidR="00000000" w:rsidDel="00000000" w:rsidP="00000000" w:rsidRDefault="00000000" w:rsidRPr="00000000" w14:paraId="000001EF">
      <w:pPr>
        <w:pageBreakBefore w:val="0"/>
        <w:numPr>
          <w:ilvl w:val="2"/>
          <w:numId w:val="13"/>
        </w:numPr>
        <w:ind w:left="2160" w:hanging="360"/>
        <w:rPr>
          <w:u w:val="none"/>
        </w:rPr>
      </w:pPr>
      <w:r w:rsidDel="00000000" w:rsidR="00000000" w:rsidRPr="00000000">
        <w:rPr>
          <w:rtl w:val="0"/>
        </w:rPr>
        <w:t xml:space="preserve">land/resource</w:t>
      </w:r>
    </w:p>
    <w:p w:rsidR="00000000" w:rsidDel="00000000" w:rsidP="00000000" w:rsidRDefault="00000000" w:rsidRPr="00000000" w14:paraId="000001F0">
      <w:pPr>
        <w:pageBreakBefore w:val="0"/>
        <w:numPr>
          <w:ilvl w:val="2"/>
          <w:numId w:val="13"/>
        </w:numPr>
        <w:ind w:left="2160" w:hanging="360"/>
        <w:rPr>
          <w:u w:val="none"/>
        </w:rPr>
      </w:pPr>
      <w:r w:rsidDel="00000000" w:rsidR="00000000" w:rsidRPr="00000000">
        <w:rPr>
          <w:rtl w:val="0"/>
        </w:rPr>
        <w:t xml:space="preserve">Capital to invest in machines, factories</w:t>
      </w:r>
    </w:p>
    <w:p w:rsidR="00000000" w:rsidDel="00000000" w:rsidP="00000000" w:rsidRDefault="00000000" w:rsidRPr="00000000" w14:paraId="000001F1">
      <w:pPr>
        <w:pageBreakBefore w:val="0"/>
        <w:numPr>
          <w:ilvl w:val="2"/>
          <w:numId w:val="13"/>
        </w:numPr>
        <w:ind w:left="2160" w:hanging="360"/>
        <w:rPr>
          <w:u w:val="none"/>
        </w:rPr>
      </w:pPr>
      <w:r w:rsidDel="00000000" w:rsidR="00000000" w:rsidRPr="00000000">
        <w:rPr>
          <w:rtl w:val="0"/>
        </w:rPr>
        <w:t xml:space="preserve">Entrepreneurs</w:t>
      </w:r>
    </w:p>
    <w:p w:rsidR="00000000" w:rsidDel="00000000" w:rsidP="00000000" w:rsidRDefault="00000000" w:rsidRPr="00000000" w14:paraId="000001F2">
      <w:pPr>
        <w:pageBreakBefore w:val="0"/>
        <w:numPr>
          <w:ilvl w:val="1"/>
          <w:numId w:val="13"/>
        </w:numPr>
        <w:ind w:left="1440" w:hanging="360"/>
        <w:rPr>
          <w:u w:val="none"/>
        </w:rPr>
      </w:pPr>
      <w:r w:rsidDel="00000000" w:rsidR="00000000" w:rsidRPr="00000000">
        <w:rPr>
          <w:rtl w:val="0"/>
        </w:rPr>
        <w:t xml:space="preserve">Northern economy was industry, southern on agriculture</w:t>
      </w:r>
    </w:p>
    <w:p w:rsidR="00000000" w:rsidDel="00000000" w:rsidP="00000000" w:rsidRDefault="00000000" w:rsidRPr="00000000" w14:paraId="000001F3">
      <w:pPr>
        <w:pageBreakBefore w:val="0"/>
        <w:numPr>
          <w:ilvl w:val="1"/>
          <w:numId w:val="13"/>
        </w:numPr>
        <w:ind w:left="1440" w:hanging="360"/>
        <w:rPr>
          <w:u w:val="none"/>
        </w:rPr>
      </w:pPr>
      <w:r w:rsidDel="00000000" w:rsidR="00000000" w:rsidRPr="00000000">
        <w:rPr>
          <w:rtl w:val="0"/>
        </w:rPr>
        <w:t xml:space="preserve">American System</w:t>
      </w:r>
    </w:p>
    <w:p w:rsidR="00000000" w:rsidDel="00000000" w:rsidP="00000000" w:rsidRDefault="00000000" w:rsidRPr="00000000" w14:paraId="000001F4">
      <w:pPr>
        <w:pageBreakBefore w:val="0"/>
        <w:numPr>
          <w:ilvl w:val="2"/>
          <w:numId w:val="13"/>
        </w:numPr>
        <w:ind w:left="2160" w:hanging="360"/>
        <w:rPr>
          <w:u w:val="none"/>
        </w:rPr>
      </w:pPr>
      <w:r w:rsidDel="00000000" w:rsidR="00000000" w:rsidRPr="00000000">
        <w:rPr>
          <w:rtl w:val="0"/>
        </w:rPr>
        <w:t xml:space="preserve">Goal: create a stable, independent economy for America</w:t>
      </w:r>
    </w:p>
    <w:p w:rsidR="00000000" w:rsidDel="00000000" w:rsidP="00000000" w:rsidRDefault="00000000" w:rsidRPr="00000000" w14:paraId="000001F5">
      <w:pPr>
        <w:pageBreakBefore w:val="0"/>
        <w:numPr>
          <w:ilvl w:val="2"/>
          <w:numId w:val="13"/>
        </w:numPr>
        <w:ind w:left="2160" w:hanging="360"/>
        <w:rPr>
          <w:u w:val="none"/>
        </w:rPr>
      </w:pPr>
      <w:r w:rsidDel="00000000" w:rsidR="00000000" w:rsidRPr="00000000">
        <w:rPr>
          <w:rtl w:val="0"/>
        </w:rPr>
        <w:t xml:space="preserve">Improved transportation</w:t>
      </w:r>
    </w:p>
    <w:p w:rsidR="00000000" w:rsidDel="00000000" w:rsidP="00000000" w:rsidRDefault="00000000" w:rsidRPr="00000000" w14:paraId="000001F6">
      <w:pPr>
        <w:pageBreakBefore w:val="0"/>
        <w:numPr>
          <w:ilvl w:val="3"/>
          <w:numId w:val="13"/>
        </w:numPr>
        <w:ind w:left="2880" w:hanging="360"/>
        <w:rPr>
          <w:u w:val="none"/>
        </w:rPr>
      </w:pPr>
      <w:r w:rsidDel="00000000" w:rsidR="00000000" w:rsidRPr="00000000">
        <w:rPr>
          <w:rtl w:val="0"/>
        </w:rPr>
        <w:t xml:space="preserve">Lowers prices of American goods</w:t>
      </w:r>
    </w:p>
    <w:p w:rsidR="00000000" w:rsidDel="00000000" w:rsidP="00000000" w:rsidRDefault="00000000" w:rsidRPr="00000000" w14:paraId="000001F7">
      <w:pPr>
        <w:pageBreakBefore w:val="0"/>
        <w:numPr>
          <w:ilvl w:val="3"/>
          <w:numId w:val="13"/>
        </w:numPr>
        <w:ind w:left="2880" w:hanging="360"/>
        <w:rPr>
          <w:u w:val="none"/>
        </w:rPr>
      </w:pPr>
      <w:r w:rsidDel="00000000" w:rsidR="00000000" w:rsidRPr="00000000">
        <w:rPr>
          <w:rtl w:val="0"/>
        </w:rPr>
        <w:t xml:space="preserve">National Road (Cumberland, Maryland-Vardalia, Illinois) made it easier to transport goods within America</w:t>
      </w:r>
    </w:p>
    <w:p w:rsidR="00000000" w:rsidDel="00000000" w:rsidP="00000000" w:rsidRDefault="00000000" w:rsidRPr="00000000" w14:paraId="000001F8">
      <w:pPr>
        <w:pageBreakBefore w:val="0"/>
        <w:numPr>
          <w:ilvl w:val="3"/>
          <w:numId w:val="13"/>
        </w:numPr>
        <w:ind w:left="2880" w:hanging="360"/>
        <w:rPr>
          <w:u w:val="none"/>
        </w:rPr>
      </w:pPr>
      <w:r w:rsidDel="00000000" w:rsidR="00000000" w:rsidRPr="00000000">
        <w:rPr>
          <w:rtl w:val="0"/>
        </w:rPr>
        <w:t xml:space="preserve">Erie Canal: connected Atlantic Ocean to Great Lakes</w:t>
      </w:r>
    </w:p>
    <w:p w:rsidR="00000000" w:rsidDel="00000000" w:rsidP="00000000" w:rsidRDefault="00000000" w:rsidRPr="00000000" w14:paraId="000001F9">
      <w:pPr>
        <w:pageBreakBefore w:val="0"/>
        <w:numPr>
          <w:ilvl w:val="3"/>
          <w:numId w:val="13"/>
        </w:numPr>
        <w:ind w:left="2880" w:hanging="360"/>
        <w:rPr>
          <w:u w:val="none"/>
        </w:rPr>
      </w:pPr>
      <w:r w:rsidDel="00000000" w:rsidR="00000000" w:rsidRPr="00000000">
        <w:rPr>
          <w:rtl w:val="0"/>
        </w:rPr>
        <w:t xml:space="preserve">Canals, roads, bridges, train tracks, turnpikes</w:t>
      </w:r>
    </w:p>
    <w:p w:rsidR="00000000" w:rsidDel="00000000" w:rsidP="00000000" w:rsidRDefault="00000000" w:rsidRPr="00000000" w14:paraId="000001FA">
      <w:pPr>
        <w:pageBreakBefore w:val="0"/>
        <w:numPr>
          <w:ilvl w:val="2"/>
          <w:numId w:val="13"/>
        </w:numPr>
        <w:ind w:left="2160" w:hanging="360"/>
        <w:rPr>
          <w:u w:val="none"/>
        </w:rPr>
      </w:pPr>
      <w:r w:rsidDel="00000000" w:rsidR="00000000" w:rsidRPr="00000000">
        <w:rPr>
          <w:rtl w:val="0"/>
        </w:rPr>
        <w:t xml:space="preserve">Establishing protective tariff</w:t>
      </w:r>
    </w:p>
    <w:p w:rsidR="00000000" w:rsidDel="00000000" w:rsidP="00000000" w:rsidRDefault="00000000" w:rsidRPr="00000000" w14:paraId="000001FB">
      <w:pPr>
        <w:pageBreakBefore w:val="0"/>
        <w:numPr>
          <w:ilvl w:val="3"/>
          <w:numId w:val="13"/>
        </w:numPr>
        <w:ind w:left="2880" w:hanging="360"/>
        <w:rPr>
          <w:u w:val="none"/>
        </w:rPr>
      </w:pPr>
      <w:r w:rsidDel="00000000" w:rsidR="00000000" w:rsidRPr="00000000">
        <w:rPr>
          <w:rtl w:val="0"/>
        </w:rPr>
        <w:t xml:space="preserve">Tariff of 1816</w:t>
      </w:r>
    </w:p>
    <w:p w:rsidR="00000000" w:rsidDel="00000000" w:rsidP="00000000" w:rsidRDefault="00000000" w:rsidRPr="00000000" w14:paraId="000001FC">
      <w:pPr>
        <w:pageBreakBefore w:val="0"/>
        <w:numPr>
          <w:ilvl w:val="3"/>
          <w:numId w:val="13"/>
        </w:numPr>
        <w:ind w:left="2880" w:hanging="360"/>
        <w:rPr>
          <w:u w:val="none"/>
        </w:rPr>
      </w:pPr>
      <w:r w:rsidDel="00000000" w:rsidR="00000000" w:rsidRPr="00000000">
        <w:rPr>
          <w:rtl w:val="0"/>
        </w:rPr>
        <w:t xml:space="preserve">European goods were in high supply, so their prices were lower than American goods.  </w:t>
      </w:r>
    </w:p>
    <w:p w:rsidR="00000000" w:rsidDel="00000000" w:rsidP="00000000" w:rsidRDefault="00000000" w:rsidRPr="00000000" w14:paraId="000001FD">
      <w:pPr>
        <w:pageBreakBefore w:val="0"/>
        <w:numPr>
          <w:ilvl w:val="3"/>
          <w:numId w:val="13"/>
        </w:numPr>
        <w:ind w:left="2880" w:hanging="360"/>
        <w:rPr>
          <w:u w:val="none"/>
        </w:rPr>
      </w:pPr>
      <w:r w:rsidDel="00000000" w:rsidR="00000000" w:rsidRPr="00000000">
        <w:rPr>
          <w:rtl w:val="0"/>
        </w:rPr>
        <w:t xml:space="preserve">Tariff to prevent Europeans from getting price advantage</w:t>
      </w:r>
    </w:p>
    <w:p w:rsidR="00000000" w:rsidDel="00000000" w:rsidP="00000000" w:rsidRDefault="00000000" w:rsidRPr="00000000" w14:paraId="000001FE">
      <w:pPr>
        <w:pageBreakBefore w:val="0"/>
        <w:numPr>
          <w:ilvl w:val="3"/>
          <w:numId w:val="13"/>
        </w:numPr>
        <w:ind w:left="2880" w:hanging="360"/>
        <w:rPr>
          <w:u w:val="none"/>
        </w:rPr>
      </w:pPr>
      <w:r w:rsidDel="00000000" w:rsidR="00000000" w:rsidRPr="00000000">
        <w:rPr>
          <w:rtl w:val="0"/>
        </w:rPr>
        <w:t xml:space="preserve">Tariff collected funded transportation improvements</w:t>
      </w:r>
    </w:p>
    <w:p w:rsidR="00000000" w:rsidDel="00000000" w:rsidP="00000000" w:rsidRDefault="00000000" w:rsidRPr="00000000" w14:paraId="000001FF">
      <w:pPr>
        <w:pageBreakBefore w:val="0"/>
        <w:numPr>
          <w:ilvl w:val="2"/>
          <w:numId w:val="13"/>
        </w:numPr>
        <w:ind w:left="2160" w:hanging="360"/>
        <w:rPr>
          <w:u w:val="none"/>
        </w:rPr>
      </w:pPr>
      <w:r w:rsidDel="00000000" w:rsidR="00000000" w:rsidRPr="00000000">
        <w:rPr>
          <w:rtl w:val="0"/>
        </w:rPr>
        <w:t xml:space="preserve">Giving more power to national bank</w:t>
      </w:r>
    </w:p>
    <w:p w:rsidR="00000000" w:rsidDel="00000000" w:rsidP="00000000" w:rsidRDefault="00000000" w:rsidRPr="00000000" w14:paraId="00000200">
      <w:pPr>
        <w:pageBreakBefore w:val="0"/>
        <w:numPr>
          <w:ilvl w:val="3"/>
          <w:numId w:val="13"/>
        </w:numPr>
        <w:ind w:left="2880" w:hanging="360"/>
        <w:rPr>
          <w:u w:val="none"/>
        </w:rPr>
      </w:pPr>
      <w:r w:rsidDel="00000000" w:rsidR="00000000" w:rsidRPr="00000000">
        <w:rPr>
          <w:rtl w:val="0"/>
        </w:rPr>
        <w:t xml:space="preserve">Economical regulations made it easier to pay for goods (ex: uniform currency)</w:t>
      </w:r>
    </w:p>
    <w:p w:rsidR="00000000" w:rsidDel="00000000" w:rsidP="00000000" w:rsidRDefault="00000000" w:rsidRPr="00000000" w14:paraId="00000201">
      <w:pPr>
        <w:pageBreakBefore w:val="0"/>
        <w:ind w:left="0" w:firstLine="0"/>
        <w:rPr/>
      </w:pPr>
      <w:r w:rsidDel="00000000" w:rsidR="00000000" w:rsidRPr="00000000">
        <w:rPr>
          <w:rtl w:val="0"/>
        </w:rPr>
      </w:r>
    </w:p>
    <w:p w:rsidR="00000000" w:rsidDel="00000000" w:rsidP="00000000" w:rsidRDefault="00000000" w:rsidRPr="00000000" w14:paraId="00000202">
      <w:pPr>
        <w:pStyle w:val="Title"/>
        <w:pageBreakBefore w:val="0"/>
        <w:rPr/>
      </w:pPr>
      <w:bookmarkStart w:colFirst="0" w:colLast="0" w:name="_bdgbtk70bdjl" w:id="3"/>
      <w:bookmarkEnd w:id="3"/>
      <w:r w:rsidDel="00000000" w:rsidR="00000000" w:rsidRPr="00000000">
        <w:rPr>
          <w:rtl w:val="0"/>
        </w:rPr>
        <w:t xml:space="preserve">Age of Jackson (1828-1836)</w:t>
      </w:r>
    </w:p>
    <w:p w:rsidR="00000000" w:rsidDel="00000000" w:rsidP="00000000" w:rsidRDefault="00000000" w:rsidRPr="00000000" w14:paraId="00000203">
      <w:pPr>
        <w:pageBreakBefore w:val="0"/>
        <w:numPr>
          <w:ilvl w:val="0"/>
          <w:numId w:val="2"/>
        </w:numPr>
        <w:ind w:left="720" w:hanging="360"/>
        <w:rPr>
          <w:u w:val="none"/>
        </w:rPr>
      </w:pPr>
      <w:r w:rsidDel="00000000" w:rsidR="00000000" w:rsidRPr="00000000">
        <w:rPr>
          <w:rtl w:val="0"/>
        </w:rPr>
        <w:t xml:space="preserve">“King Andrew” Jackson tied with John Quincy Adams in the election.  The House of Representatives breaks ties, and decided that Adams is president.  Jackson believed that Adams cheated his way into presidency.  Even more suspicious when Henry Clay got House Speaker position</w:t>
      </w:r>
    </w:p>
    <w:p w:rsidR="00000000" w:rsidDel="00000000" w:rsidP="00000000" w:rsidRDefault="00000000" w:rsidRPr="00000000" w14:paraId="00000204">
      <w:pPr>
        <w:pageBreakBefore w:val="0"/>
        <w:numPr>
          <w:ilvl w:val="0"/>
          <w:numId w:val="2"/>
        </w:numPr>
        <w:ind w:left="720" w:hanging="360"/>
        <w:rPr>
          <w:u w:val="none"/>
        </w:rPr>
      </w:pPr>
      <w:r w:rsidDel="00000000" w:rsidR="00000000" w:rsidRPr="00000000">
        <w:rPr>
          <w:rtl w:val="0"/>
        </w:rPr>
        <w:t xml:space="preserve">Jacksonians left the Republican party and formed the Democratic-Republican party to sabotage Adams’ politics</w:t>
      </w:r>
    </w:p>
    <w:p w:rsidR="00000000" w:rsidDel="00000000" w:rsidP="00000000" w:rsidRDefault="00000000" w:rsidRPr="00000000" w14:paraId="00000205">
      <w:pPr>
        <w:pageBreakBefore w:val="0"/>
        <w:numPr>
          <w:ilvl w:val="0"/>
          <w:numId w:val="2"/>
        </w:numPr>
        <w:ind w:left="720" w:hanging="360"/>
        <w:rPr>
          <w:u w:val="none"/>
        </w:rPr>
      </w:pPr>
      <w:r w:rsidDel="00000000" w:rsidR="00000000" w:rsidRPr="00000000">
        <w:rPr>
          <w:rtl w:val="0"/>
        </w:rPr>
        <w:t xml:space="preserve">Adams lifts many voting restrictions</w:t>
      </w:r>
    </w:p>
    <w:p w:rsidR="00000000" w:rsidDel="00000000" w:rsidP="00000000" w:rsidRDefault="00000000" w:rsidRPr="00000000" w14:paraId="00000206">
      <w:pPr>
        <w:pageBreakBefore w:val="0"/>
        <w:numPr>
          <w:ilvl w:val="0"/>
          <w:numId w:val="2"/>
        </w:numPr>
        <w:ind w:left="720" w:hanging="360"/>
        <w:rPr>
          <w:u w:val="none"/>
        </w:rPr>
      </w:pPr>
      <w:r w:rsidDel="00000000" w:rsidR="00000000" w:rsidRPr="00000000">
        <w:rPr>
          <w:rtl w:val="0"/>
        </w:rPr>
        <w:t xml:space="preserve">For the next election, Jackson portrayed himself as a self-made poor guy who faced a lot of struggles (even though he’s wealthy), while portraying Adams as a wealthy elite.  Resultantly, the common people better connected with Jackson, and Jackson won</w:t>
      </w:r>
    </w:p>
    <w:p w:rsidR="00000000" w:rsidDel="00000000" w:rsidP="00000000" w:rsidRDefault="00000000" w:rsidRPr="00000000" w14:paraId="00000207">
      <w:pPr>
        <w:pageBreakBefore w:val="0"/>
        <w:numPr>
          <w:ilvl w:val="0"/>
          <w:numId w:val="2"/>
        </w:numPr>
        <w:ind w:left="720" w:hanging="360"/>
        <w:rPr>
          <w:u w:val="none"/>
        </w:rPr>
      </w:pPr>
      <w:r w:rsidDel="00000000" w:rsidR="00000000" w:rsidRPr="00000000">
        <w:rPr>
          <w:rtl w:val="0"/>
        </w:rPr>
        <w:t xml:space="preserve">Spoils system: when Jackson enters office, he clears out employees appointed by Adams, claiming that they suck.  He then replaces them with his friends.  All White House employees get 4 years term limit</w:t>
      </w:r>
    </w:p>
    <w:p w:rsidR="00000000" w:rsidDel="00000000" w:rsidP="00000000" w:rsidRDefault="00000000" w:rsidRPr="00000000" w14:paraId="00000208">
      <w:pPr>
        <w:pageBreakBefore w:val="0"/>
        <w:numPr>
          <w:ilvl w:val="0"/>
          <w:numId w:val="2"/>
        </w:numPr>
        <w:ind w:left="720" w:hanging="360"/>
        <w:rPr>
          <w:u w:val="none"/>
        </w:rPr>
      </w:pPr>
      <w:r w:rsidDel="00000000" w:rsidR="00000000" w:rsidRPr="00000000">
        <w:rPr>
          <w:highlight w:val="yellow"/>
          <w:rtl w:val="0"/>
        </w:rPr>
        <w:t xml:space="preserve">Indian Removal Act</w:t>
      </w:r>
      <w:r w:rsidDel="00000000" w:rsidR="00000000" w:rsidRPr="00000000">
        <w:rPr>
          <w:rtl w:val="0"/>
        </w:rPr>
      </w:r>
    </w:p>
    <w:p w:rsidR="00000000" w:rsidDel="00000000" w:rsidP="00000000" w:rsidRDefault="00000000" w:rsidRPr="00000000" w14:paraId="00000209">
      <w:pPr>
        <w:pageBreakBefore w:val="0"/>
        <w:numPr>
          <w:ilvl w:val="1"/>
          <w:numId w:val="2"/>
        </w:numPr>
        <w:ind w:left="1440" w:hanging="360"/>
        <w:rPr>
          <w:u w:val="none"/>
        </w:rPr>
      </w:pPr>
      <w:r w:rsidDel="00000000" w:rsidR="00000000" w:rsidRPr="00000000">
        <w:rPr>
          <w:rtl w:val="0"/>
        </w:rPr>
        <w:t xml:space="preserve">the federal government can negotiate treaties with Natives for them to hand over their land to America.  Natives to be relocated reserves in the west “for their protection”</w:t>
      </w:r>
    </w:p>
    <w:p w:rsidR="00000000" w:rsidDel="00000000" w:rsidP="00000000" w:rsidRDefault="00000000" w:rsidRPr="00000000" w14:paraId="0000020A">
      <w:pPr>
        <w:pageBreakBefore w:val="0"/>
        <w:numPr>
          <w:ilvl w:val="1"/>
          <w:numId w:val="2"/>
        </w:numPr>
        <w:ind w:left="1440" w:hanging="360"/>
        <w:rPr>
          <w:u w:val="none"/>
        </w:rPr>
      </w:pPr>
      <w:r w:rsidDel="00000000" w:rsidR="00000000" w:rsidRPr="00000000">
        <w:rPr>
          <w:rtl w:val="0"/>
        </w:rPr>
        <w:t xml:space="preserve">Afterwards, Jackson commands the US military to forcibly remove Natives who refused to sign a treaty</w:t>
      </w:r>
    </w:p>
    <w:p w:rsidR="00000000" w:rsidDel="00000000" w:rsidP="00000000" w:rsidRDefault="00000000" w:rsidRPr="00000000" w14:paraId="0000020B">
      <w:pPr>
        <w:pageBreakBefore w:val="0"/>
        <w:numPr>
          <w:ilvl w:val="1"/>
          <w:numId w:val="2"/>
        </w:numPr>
        <w:ind w:left="1440" w:hanging="360"/>
        <w:rPr>
          <w:u w:val="none"/>
        </w:rPr>
      </w:pPr>
      <w:r w:rsidDel="00000000" w:rsidR="00000000" w:rsidRPr="00000000">
        <w:rPr>
          <w:rtl w:val="0"/>
        </w:rPr>
        <w:t xml:space="preserve">Civilized tribes: Chekoree, Choclaw, Creek, Chickasaw, Seminole</w:t>
      </w:r>
    </w:p>
    <w:p w:rsidR="00000000" w:rsidDel="00000000" w:rsidP="00000000" w:rsidRDefault="00000000" w:rsidRPr="00000000" w14:paraId="0000020C">
      <w:pPr>
        <w:pageBreakBefore w:val="0"/>
        <w:numPr>
          <w:ilvl w:val="1"/>
          <w:numId w:val="2"/>
        </w:numPr>
        <w:ind w:left="1440" w:hanging="360"/>
        <w:rPr>
          <w:u w:val="none"/>
        </w:rPr>
      </w:pPr>
      <w:r w:rsidDel="00000000" w:rsidR="00000000" w:rsidRPr="00000000">
        <w:rPr>
          <w:rtl w:val="0"/>
        </w:rPr>
        <w:t xml:space="preserve">The Cherokee attempted to use the US legal system to fight for their land.  However, they weren’t recognized, as they aren’t US citizens.  Worcester, a missionary, then want to court on behalf of the Cherokee, and won them the rights to remain on the land.  However, President Jackson refused to execute the decision by the Supreme Court.  When the Cherokee was giving up to leave, the US finally acknowledged a subgroup, who then signed a treaty to leave (Treaty of New Echota 1835).  The rest of the Cherokee disagreed with giving up, so some stayed.  Eventually, those who stayed behind were forcibly removed by the US military (under Van Buren, winter 1838) through the Trail of Tears.  They lost many lives (75%), properties, and ended up in an inferior land.  </w:t>
      </w:r>
    </w:p>
    <w:p w:rsidR="00000000" w:rsidDel="00000000" w:rsidP="00000000" w:rsidRDefault="00000000" w:rsidRPr="00000000" w14:paraId="0000020D">
      <w:pPr>
        <w:pageBreakBefore w:val="0"/>
        <w:numPr>
          <w:ilvl w:val="0"/>
          <w:numId w:val="2"/>
        </w:numPr>
        <w:ind w:left="720" w:hanging="360"/>
        <w:rPr>
          <w:highlight w:val="yellow"/>
        </w:rPr>
      </w:pPr>
      <w:r w:rsidDel="00000000" w:rsidR="00000000" w:rsidRPr="00000000">
        <w:rPr>
          <w:highlight w:val="yellow"/>
          <w:rtl w:val="0"/>
        </w:rPr>
        <w:t xml:space="preserve">Tariffs</w:t>
      </w:r>
    </w:p>
    <w:p w:rsidR="00000000" w:rsidDel="00000000" w:rsidP="00000000" w:rsidRDefault="00000000" w:rsidRPr="00000000" w14:paraId="0000020E">
      <w:pPr>
        <w:pageBreakBefore w:val="0"/>
        <w:numPr>
          <w:ilvl w:val="1"/>
          <w:numId w:val="2"/>
        </w:numPr>
        <w:ind w:left="1440" w:hanging="360"/>
        <w:rPr>
          <w:u w:val="none"/>
        </w:rPr>
      </w:pPr>
      <w:r w:rsidDel="00000000" w:rsidR="00000000" w:rsidRPr="00000000">
        <w:rPr>
          <w:rtl w:val="0"/>
        </w:rPr>
        <w:t xml:space="preserve">Tariff of 1816 increased in 1824 and 1828</w:t>
      </w:r>
    </w:p>
    <w:p w:rsidR="00000000" w:rsidDel="00000000" w:rsidP="00000000" w:rsidRDefault="00000000" w:rsidRPr="00000000" w14:paraId="0000020F">
      <w:pPr>
        <w:pageBreakBefore w:val="0"/>
        <w:numPr>
          <w:ilvl w:val="1"/>
          <w:numId w:val="2"/>
        </w:numPr>
        <w:ind w:left="1440" w:hanging="360"/>
        <w:rPr>
          <w:u w:val="none"/>
        </w:rPr>
      </w:pPr>
      <w:r w:rsidDel="00000000" w:rsidR="00000000" w:rsidRPr="00000000">
        <w:rPr>
          <w:rtl w:val="0"/>
        </w:rPr>
        <w:t xml:space="preserve">1828: Jackson’s vice president, John C. Calhoun calls the tariff a Tariff of Abominations, as southern states are essentially funding the development of the northern states, where all the industries are </w:t>
      </w:r>
    </w:p>
    <w:p w:rsidR="00000000" w:rsidDel="00000000" w:rsidP="00000000" w:rsidRDefault="00000000" w:rsidRPr="00000000" w14:paraId="00000210">
      <w:pPr>
        <w:pageBreakBefore w:val="0"/>
        <w:numPr>
          <w:ilvl w:val="1"/>
          <w:numId w:val="2"/>
        </w:numPr>
        <w:ind w:left="1440" w:hanging="360"/>
        <w:rPr>
          <w:u w:val="none"/>
        </w:rPr>
      </w:pPr>
      <w:r w:rsidDel="00000000" w:rsidR="00000000" w:rsidRPr="00000000">
        <w:rPr>
          <w:rtl w:val="0"/>
        </w:rPr>
        <w:t xml:space="preserve">Nullification theory: states have the right to nullify unconstitutional federal laws, or the state can secede</w:t>
      </w:r>
    </w:p>
    <w:p w:rsidR="00000000" w:rsidDel="00000000" w:rsidP="00000000" w:rsidRDefault="00000000" w:rsidRPr="00000000" w14:paraId="00000211">
      <w:pPr>
        <w:pageBreakBefore w:val="0"/>
        <w:numPr>
          <w:ilvl w:val="1"/>
          <w:numId w:val="2"/>
        </w:numPr>
        <w:ind w:left="1440" w:hanging="360"/>
        <w:rPr>
          <w:u w:val="none"/>
        </w:rPr>
      </w:pPr>
      <w:r w:rsidDel="00000000" w:rsidR="00000000" w:rsidRPr="00000000">
        <w:rPr>
          <w:rtl w:val="0"/>
        </w:rPr>
        <w:t xml:space="preserve">South Carolina wants to refuse the tariff, so the federal government passes Force Bill and threatens military action if they refuse.  South Carolina then threatens to secede if the military arrives</w:t>
      </w:r>
    </w:p>
    <w:p w:rsidR="00000000" w:rsidDel="00000000" w:rsidP="00000000" w:rsidRDefault="00000000" w:rsidRPr="00000000" w14:paraId="00000212">
      <w:pPr>
        <w:pageBreakBefore w:val="0"/>
        <w:numPr>
          <w:ilvl w:val="1"/>
          <w:numId w:val="2"/>
        </w:numPr>
        <w:ind w:left="1440" w:hanging="360"/>
        <w:rPr>
          <w:u w:val="none"/>
        </w:rPr>
      </w:pPr>
      <w:r w:rsidDel="00000000" w:rsidR="00000000" w:rsidRPr="00000000">
        <w:rPr>
          <w:rtl w:val="0"/>
        </w:rPr>
        <w:t xml:space="preserve">Tension cooled when Henry Clay proposed gradually lowering the tariff over 10 years</w:t>
      </w:r>
    </w:p>
    <w:p w:rsidR="00000000" w:rsidDel="00000000" w:rsidP="00000000" w:rsidRDefault="00000000" w:rsidRPr="00000000" w14:paraId="00000213">
      <w:pPr>
        <w:pageBreakBefore w:val="0"/>
        <w:numPr>
          <w:ilvl w:val="0"/>
          <w:numId w:val="2"/>
        </w:numPr>
        <w:ind w:left="720" w:hanging="360"/>
        <w:rPr>
          <w:highlight w:val="yellow"/>
        </w:rPr>
      </w:pPr>
      <w:r w:rsidDel="00000000" w:rsidR="00000000" w:rsidRPr="00000000">
        <w:rPr>
          <w:highlight w:val="yellow"/>
          <w:rtl w:val="0"/>
        </w:rPr>
        <w:t xml:space="preserve">National Bank</w:t>
      </w:r>
    </w:p>
    <w:p w:rsidR="00000000" w:rsidDel="00000000" w:rsidP="00000000" w:rsidRDefault="00000000" w:rsidRPr="00000000" w14:paraId="00000214">
      <w:pPr>
        <w:pageBreakBefore w:val="0"/>
        <w:numPr>
          <w:ilvl w:val="1"/>
          <w:numId w:val="2"/>
        </w:numPr>
        <w:ind w:left="1440" w:hanging="360"/>
        <w:rPr>
          <w:u w:val="none"/>
        </w:rPr>
      </w:pPr>
      <w:r w:rsidDel="00000000" w:rsidR="00000000" w:rsidRPr="00000000">
        <w:rPr>
          <w:rtl w:val="0"/>
        </w:rPr>
        <w:t xml:space="preserve">Jackson dislikes the national bank</w:t>
      </w:r>
    </w:p>
    <w:p w:rsidR="00000000" w:rsidDel="00000000" w:rsidP="00000000" w:rsidRDefault="00000000" w:rsidRPr="00000000" w14:paraId="00000215">
      <w:pPr>
        <w:pageBreakBefore w:val="0"/>
        <w:numPr>
          <w:ilvl w:val="2"/>
          <w:numId w:val="2"/>
        </w:numPr>
        <w:ind w:left="2160" w:hanging="360"/>
        <w:rPr>
          <w:u w:val="none"/>
        </w:rPr>
      </w:pPr>
      <w:r w:rsidDel="00000000" w:rsidR="00000000" w:rsidRPr="00000000">
        <w:rPr>
          <w:rtl w:val="0"/>
        </w:rPr>
        <w:t xml:space="preserve">The bank has an unfair advantage over state banks</w:t>
      </w:r>
    </w:p>
    <w:p w:rsidR="00000000" w:rsidDel="00000000" w:rsidP="00000000" w:rsidRDefault="00000000" w:rsidRPr="00000000" w14:paraId="00000216">
      <w:pPr>
        <w:pageBreakBefore w:val="0"/>
        <w:numPr>
          <w:ilvl w:val="2"/>
          <w:numId w:val="2"/>
        </w:numPr>
        <w:ind w:left="2160" w:hanging="360"/>
        <w:rPr>
          <w:u w:val="none"/>
        </w:rPr>
      </w:pPr>
      <w:r w:rsidDel="00000000" w:rsidR="00000000" w:rsidRPr="00000000">
        <w:rPr>
          <w:rtl w:val="0"/>
        </w:rPr>
        <w:t xml:space="preserve">Only stockholders got interests from deposits</w:t>
      </w:r>
    </w:p>
    <w:p w:rsidR="00000000" w:rsidDel="00000000" w:rsidP="00000000" w:rsidRDefault="00000000" w:rsidRPr="00000000" w14:paraId="00000217">
      <w:pPr>
        <w:pageBreakBefore w:val="0"/>
        <w:numPr>
          <w:ilvl w:val="2"/>
          <w:numId w:val="2"/>
        </w:numPr>
        <w:ind w:left="2160" w:hanging="360"/>
        <w:rPr>
          <w:u w:val="none"/>
        </w:rPr>
      </w:pPr>
      <w:r w:rsidDel="00000000" w:rsidR="00000000" w:rsidRPr="00000000">
        <w:rPr>
          <w:rtl w:val="0"/>
        </w:rPr>
        <w:t xml:space="preserve">Congressmen gets loans at lower rates than citizens</w:t>
      </w:r>
    </w:p>
    <w:p w:rsidR="00000000" w:rsidDel="00000000" w:rsidP="00000000" w:rsidRDefault="00000000" w:rsidRPr="00000000" w14:paraId="00000218">
      <w:pPr>
        <w:pageBreakBefore w:val="0"/>
        <w:numPr>
          <w:ilvl w:val="1"/>
          <w:numId w:val="2"/>
        </w:numPr>
        <w:ind w:left="1440" w:hanging="360"/>
        <w:rPr>
          <w:u w:val="none"/>
        </w:rPr>
      </w:pPr>
      <w:r w:rsidDel="00000000" w:rsidR="00000000" w:rsidRPr="00000000">
        <w:rPr>
          <w:rtl w:val="0"/>
        </w:rPr>
        <w:t xml:space="preserve">Jackson lets the bank’s charter expire</w:t>
      </w:r>
    </w:p>
    <w:p w:rsidR="00000000" w:rsidDel="00000000" w:rsidP="00000000" w:rsidRDefault="00000000" w:rsidRPr="00000000" w14:paraId="00000219">
      <w:pPr>
        <w:pageBreakBefore w:val="0"/>
        <w:numPr>
          <w:ilvl w:val="1"/>
          <w:numId w:val="2"/>
        </w:numPr>
        <w:ind w:left="1440" w:hanging="360"/>
        <w:rPr>
          <w:u w:val="none"/>
        </w:rPr>
      </w:pPr>
      <w:r w:rsidDel="00000000" w:rsidR="00000000" w:rsidRPr="00000000">
        <w:rPr>
          <w:rtl w:val="0"/>
        </w:rPr>
        <w:t xml:space="preserve">Pet banks: government money was placed across certain state banks</w:t>
      </w:r>
    </w:p>
    <w:p w:rsidR="00000000" w:rsidDel="00000000" w:rsidP="00000000" w:rsidRDefault="00000000" w:rsidRPr="00000000" w14:paraId="0000021A">
      <w:pPr>
        <w:pageBreakBefore w:val="0"/>
        <w:numPr>
          <w:ilvl w:val="0"/>
          <w:numId w:val="2"/>
        </w:numPr>
        <w:ind w:left="720" w:hanging="360"/>
        <w:rPr>
          <w:highlight w:val="yellow"/>
        </w:rPr>
      </w:pPr>
      <w:r w:rsidDel="00000000" w:rsidR="00000000" w:rsidRPr="00000000">
        <w:rPr>
          <w:highlight w:val="yellow"/>
          <w:rtl w:val="0"/>
        </w:rPr>
        <w:t xml:space="preserve">Whig party</w:t>
      </w:r>
    </w:p>
    <w:p w:rsidR="00000000" w:rsidDel="00000000" w:rsidP="00000000" w:rsidRDefault="00000000" w:rsidRPr="00000000" w14:paraId="0000021B">
      <w:pPr>
        <w:pageBreakBefore w:val="0"/>
        <w:numPr>
          <w:ilvl w:val="1"/>
          <w:numId w:val="2"/>
        </w:numPr>
        <w:ind w:left="1440" w:hanging="360"/>
        <w:rPr>
          <w:u w:val="none"/>
        </w:rPr>
      </w:pPr>
      <w:r w:rsidDel="00000000" w:rsidR="00000000" w:rsidRPr="00000000">
        <w:rPr>
          <w:rtl w:val="0"/>
        </w:rPr>
        <w:t xml:space="preserve">Formed in opposition to Jackson</w:t>
      </w:r>
    </w:p>
    <w:p w:rsidR="00000000" w:rsidDel="00000000" w:rsidP="00000000" w:rsidRDefault="00000000" w:rsidRPr="00000000" w14:paraId="0000021C">
      <w:pPr>
        <w:pageBreakBefore w:val="0"/>
        <w:numPr>
          <w:ilvl w:val="1"/>
          <w:numId w:val="2"/>
        </w:numPr>
        <w:ind w:left="1440" w:hanging="360"/>
        <w:rPr>
          <w:u w:val="none"/>
        </w:rPr>
      </w:pPr>
      <w:r w:rsidDel="00000000" w:rsidR="00000000" w:rsidRPr="00000000">
        <w:rPr>
          <w:rtl w:val="0"/>
        </w:rPr>
        <w:t xml:space="preserve">Henry Clay, John Quincy Adams, Daniel Webster</w:t>
      </w:r>
    </w:p>
    <w:p w:rsidR="00000000" w:rsidDel="00000000" w:rsidP="00000000" w:rsidRDefault="00000000" w:rsidRPr="00000000" w14:paraId="0000021D">
      <w:pPr>
        <w:pageBreakBefore w:val="0"/>
        <w:numPr>
          <w:ilvl w:val="1"/>
          <w:numId w:val="2"/>
        </w:numPr>
        <w:ind w:left="1440" w:hanging="360"/>
        <w:rPr>
          <w:u w:val="none"/>
        </w:rPr>
      </w:pPr>
      <w:r w:rsidDel="00000000" w:rsidR="00000000" w:rsidRPr="00000000">
        <w:rPr>
          <w:rtl w:val="0"/>
        </w:rPr>
        <w:t xml:space="preserve">Based on the American System</w:t>
      </w:r>
    </w:p>
    <w:p w:rsidR="00000000" w:rsidDel="00000000" w:rsidP="00000000" w:rsidRDefault="00000000" w:rsidRPr="00000000" w14:paraId="0000021E">
      <w:pPr>
        <w:pageBreakBefore w:val="0"/>
        <w:numPr>
          <w:ilvl w:val="1"/>
          <w:numId w:val="2"/>
        </w:numPr>
        <w:ind w:left="1440" w:hanging="360"/>
        <w:rPr>
          <w:highlight w:val="yellow"/>
        </w:rPr>
      </w:pPr>
      <w:r w:rsidDel="00000000" w:rsidR="00000000" w:rsidRPr="00000000">
        <w:rPr>
          <w:highlight w:val="yellow"/>
          <w:rtl w:val="0"/>
        </w:rPr>
        <w:t xml:space="preserve">William Henry Harrison</w:t>
      </w:r>
    </w:p>
    <w:p w:rsidR="00000000" w:rsidDel="00000000" w:rsidP="00000000" w:rsidRDefault="00000000" w:rsidRPr="00000000" w14:paraId="0000021F">
      <w:pPr>
        <w:pageBreakBefore w:val="0"/>
        <w:numPr>
          <w:ilvl w:val="2"/>
          <w:numId w:val="2"/>
        </w:numPr>
        <w:ind w:left="2160" w:hanging="360"/>
        <w:rPr>
          <w:u w:val="none"/>
        </w:rPr>
      </w:pPr>
      <w:r w:rsidDel="00000000" w:rsidR="00000000" w:rsidRPr="00000000">
        <w:rPr>
          <w:rtl w:val="0"/>
        </w:rPr>
        <w:t xml:space="preserve">Succeeded Martin Van Buren</w:t>
      </w:r>
    </w:p>
    <w:p w:rsidR="00000000" w:rsidDel="00000000" w:rsidP="00000000" w:rsidRDefault="00000000" w:rsidRPr="00000000" w14:paraId="00000220">
      <w:pPr>
        <w:pageBreakBefore w:val="0"/>
        <w:numPr>
          <w:ilvl w:val="2"/>
          <w:numId w:val="2"/>
        </w:numPr>
        <w:ind w:left="2160" w:hanging="360"/>
        <w:rPr>
          <w:u w:val="none"/>
        </w:rPr>
      </w:pPr>
      <w:r w:rsidDel="00000000" w:rsidR="00000000" w:rsidRPr="00000000">
        <w:rPr>
          <w:rtl w:val="0"/>
        </w:rPr>
        <w:t xml:space="preserve">Won by portraying himself as a hero and Van Buren as a rich guy, even though in reality, it’s the other way around</w:t>
      </w:r>
    </w:p>
    <w:p w:rsidR="00000000" w:rsidDel="00000000" w:rsidP="00000000" w:rsidRDefault="00000000" w:rsidRPr="00000000" w14:paraId="00000221">
      <w:pPr>
        <w:pageBreakBefore w:val="0"/>
        <w:numPr>
          <w:ilvl w:val="2"/>
          <w:numId w:val="2"/>
        </w:numPr>
        <w:ind w:left="2160" w:hanging="360"/>
        <w:rPr>
          <w:u w:val="none"/>
        </w:rPr>
      </w:pPr>
      <w:r w:rsidDel="00000000" w:rsidR="00000000" w:rsidRPr="00000000">
        <w:rPr>
          <w:rtl w:val="0"/>
        </w:rPr>
        <w:t xml:space="preserve">Died a month into his term</w:t>
      </w:r>
    </w:p>
    <w:p w:rsidR="00000000" w:rsidDel="00000000" w:rsidP="00000000" w:rsidRDefault="00000000" w:rsidRPr="00000000" w14:paraId="00000222">
      <w:pPr>
        <w:pageBreakBefore w:val="0"/>
        <w:numPr>
          <w:ilvl w:val="2"/>
          <w:numId w:val="2"/>
        </w:numPr>
        <w:ind w:left="2160" w:hanging="360"/>
        <w:rPr>
          <w:highlight w:val="yellow"/>
        </w:rPr>
      </w:pPr>
      <w:r w:rsidDel="00000000" w:rsidR="00000000" w:rsidRPr="00000000">
        <w:rPr>
          <w:highlight w:val="yellow"/>
          <w:rtl w:val="0"/>
        </w:rPr>
        <w:t xml:space="preserve">John Tyler next in line</w:t>
      </w:r>
    </w:p>
    <w:p w:rsidR="00000000" w:rsidDel="00000000" w:rsidP="00000000" w:rsidRDefault="00000000" w:rsidRPr="00000000" w14:paraId="00000223">
      <w:pPr>
        <w:pageBreakBefore w:val="0"/>
        <w:numPr>
          <w:ilvl w:val="3"/>
          <w:numId w:val="2"/>
        </w:numPr>
        <w:ind w:left="2880" w:hanging="360"/>
        <w:rPr/>
      </w:pPr>
      <w:r w:rsidDel="00000000" w:rsidR="00000000" w:rsidRPr="00000000">
        <w:rPr>
          <w:rtl w:val="0"/>
        </w:rPr>
        <w:t xml:space="preserve">Was against Whig party ideas</w:t>
      </w:r>
    </w:p>
    <w:p w:rsidR="00000000" w:rsidDel="00000000" w:rsidP="00000000" w:rsidRDefault="00000000" w:rsidRPr="00000000" w14:paraId="00000224">
      <w:pPr>
        <w:pageBreakBefore w:val="0"/>
        <w:numPr>
          <w:ilvl w:val="3"/>
          <w:numId w:val="2"/>
        </w:numPr>
        <w:ind w:left="2880" w:hanging="360"/>
        <w:rPr>
          <w:u w:val="none"/>
        </w:rPr>
      </w:pPr>
      <w:r w:rsidDel="00000000" w:rsidR="00000000" w:rsidRPr="00000000">
        <w:rPr>
          <w:rtl w:val="0"/>
        </w:rPr>
        <w:t xml:space="preserve">Was only on the ballot for vice president to attract southerns to vote</w:t>
      </w:r>
    </w:p>
    <w:p w:rsidR="00000000" w:rsidDel="00000000" w:rsidP="00000000" w:rsidRDefault="00000000" w:rsidRPr="00000000" w14:paraId="00000225">
      <w:pPr>
        <w:pageBreakBefore w:val="0"/>
        <w:numPr>
          <w:ilvl w:val="0"/>
          <w:numId w:val="2"/>
        </w:numPr>
        <w:ind w:left="720" w:hanging="360"/>
      </w:pPr>
      <w:r w:rsidDel="00000000" w:rsidR="00000000" w:rsidRPr="00000000">
        <w:rPr>
          <w:highlight w:val="yellow"/>
          <w:rtl w:val="0"/>
        </w:rPr>
        <w:t xml:space="preserve">Panic of 1837</w:t>
      </w:r>
      <w:r w:rsidDel="00000000" w:rsidR="00000000" w:rsidRPr="00000000">
        <w:rPr>
          <w:rtl w:val="0"/>
        </w:rPr>
      </w:r>
    </w:p>
    <w:p w:rsidR="00000000" w:rsidDel="00000000" w:rsidP="00000000" w:rsidRDefault="00000000" w:rsidRPr="00000000" w14:paraId="00000226">
      <w:pPr>
        <w:pageBreakBefore w:val="0"/>
        <w:numPr>
          <w:ilvl w:val="1"/>
          <w:numId w:val="2"/>
        </w:numPr>
        <w:ind w:left="1440" w:hanging="360"/>
        <w:rPr/>
      </w:pPr>
      <w:r w:rsidDel="00000000" w:rsidR="00000000" w:rsidRPr="00000000">
        <w:rPr>
          <w:rtl w:val="0"/>
        </w:rPr>
        <w:t xml:space="preserve">Jackson’s successor: Martin Van Buren</w:t>
      </w:r>
    </w:p>
    <w:p w:rsidR="00000000" w:rsidDel="00000000" w:rsidP="00000000" w:rsidRDefault="00000000" w:rsidRPr="00000000" w14:paraId="00000227">
      <w:pPr>
        <w:pageBreakBefore w:val="0"/>
        <w:numPr>
          <w:ilvl w:val="1"/>
          <w:numId w:val="2"/>
        </w:numPr>
        <w:ind w:left="1440" w:hanging="360"/>
        <w:rPr>
          <w:u w:val="none"/>
        </w:rPr>
      </w:pPr>
      <w:r w:rsidDel="00000000" w:rsidR="00000000" w:rsidRPr="00000000">
        <w:rPr>
          <w:rtl w:val="0"/>
        </w:rPr>
        <w:t xml:space="preserve">Faced the consequences for Jackson’s financial actions</w:t>
      </w:r>
    </w:p>
    <w:p w:rsidR="00000000" w:rsidDel="00000000" w:rsidP="00000000" w:rsidRDefault="00000000" w:rsidRPr="00000000" w14:paraId="00000228">
      <w:pPr>
        <w:pageBreakBefore w:val="0"/>
        <w:numPr>
          <w:ilvl w:val="1"/>
          <w:numId w:val="2"/>
        </w:numPr>
        <w:ind w:left="1440" w:hanging="360"/>
        <w:rPr>
          <w:u w:val="none"/>
        </w:rPr>
      </w:pPr>
      <w:r w:rsidDel="00000000" w:rsidR="00000000" w:rsidRPr="00000000">
        <w:rPr>
          <w:rtl w:val="0"/>
        </w:rPr>
        <w:t xml:space="preserve">Jackson’s pet banks printed too much money, leading to inflation</w:t>
      </w:r>
      <w:r w:rsidDel="00000000" w:rsidR="00000000" w:rsidRPr="00000000">
        <w:rPr>
          <w:rtl w:val="0"/>
        </w:rPr>
      </w:r>
    </w:p>
    <w:p w:rsidR="00000000" w:rsidDel="00000000" w:rsidP="00000000" w:rsidRDefault="00000000" w:rsidRPr="00000000" w14:paraId="00000229">
      <w:pPr>
        <w:pageBreakBefore w:val="0"/>
        <w:numPr>
          <w:ilvl w:val="1"/>
          <w:numId w:val="2"/>
        </w:numPr>
        <w:ind w:left="1440" w:hanging="360"/>
        <w:rPr>
          <w:u w:val="none"/>
        </w:rPr>
      </w:pPr>
      <w:r w:rsidDel="00000000" w:rsidR="00000000" w:rsidRPr="00000000">
        <w:rPr>
          <w:rtl w:val="0"/>
        </w:rPr>
        <w:t xml:space="preserve">Banks closed</w:t>
      </w:r>
    </w:p>
    <w:p w:rsidR="00000000" w:rsidDel="00000000" w:rsidP="00000000" w:rsidRDefault="00000000" w:rsidRPr="00000000" w14:paraId="0000022A">
      <w:pPr>
        <w:pageBreakBefore w:val="0"/>
        <w:numPr>
          <w:ilvl w:val="1"/>
          <w:numId w:val="2"/>
        </w:numPr>
        <w:ind w:left="1440" w:hanging="360"/>
        <w:rPr>
          <w:u w:val="none"/>
        </w:rPr>
      </w:pPr>
      <w:r w:rsidDel="00000000" w:rsidR="00000000" w:rsidRPr="00000000">
        <w:rPr>
          <w:rtl w:val="0"/>
        </w:rPr>
        <w:t xml:space="preserve">People lost their savings</w:t>
      </w:r>
    </w:p>
    <w:p w:rsidR="00000000" w:rsidDel="00000000" w:rsidP="00000000" w:rsidRDefault="00000000" w:rsidRPr="00000000" w14:paraId="0000022B">
      <w:pPr>
        <w:pageBreakBefore w:val="0"/>
        <w:numPr>
          <w:ilvl w:val="1"/>
          <w:numId w:val="2"/>
        </w:numPr>
        <w:ind w:left="1440" w:hanging="360"/>
        <w:rPr>
          <w:u w:val="none"/>
        </w:rPr>
      </w:pPr>
      <w:r w:rsidDel="00000000" w:rsidR="00000000" w:rsidRPr="00000000">
        <w:rPr>
          <w:rtl w:val="0"/>
        </w:rPr>
        <w:t xml:space="preserve">Businesses went bankrupt</w:t>
      </w:r>
    </w:p>
    <w:p w:rsidR="00000000" w:rsidDel="00000000" w:rsidP="00000000" w:rsidRDefault="00000000" w:rsidRPr="00000000" w14:paraId="0000022C">
      <w:pPr>
        <w:pageBreakBefore w:val="0"/>
        <w:numPr>
          <w:ilvl w:val="1"/>
          <w:numId w:val="2"/>
        </w:numPr>
        <w:ind w:left="1440" w:hanging="360"/>
        <w:rPr>
          <w:u w:val="none"/>
        </w:rPr>
      </w:pPr>
      <w:r w:rsidDel="00000000" w:rsidR="00000000" w:rsidRPr="00000000">
        <w:rPr>
          <w:rtl w:val="0"/>
        </w:rPr>
        <w:t xml:space="preserve">People became unemployed</w:t>
      </w:r>
    </w:p>
    <w:p w:rsidR="00000000" w:rsidDel="00000000" w:rsidP="00000000" w:rsidRDefault="00000000" w:rsidRPr="00000000" w14:paraId="0000022D">
      <w:pPr>
        <w:pageBreakBefore w:val="0"/>
        <w:numPr>
          <w:ilvl w:val="1"/>
          <w:numId w:val="2"/>
        </w:numPr>
        <w:ind w:left="1440" w:hanging="360"/>
        <w:rPr>
          <w:u w:val="none"/>
        </w:rPr>
      </w:pPr>
      <w:r w:rsidDel="00000000" w:rsidR="00000000" w:rsidRPr="00000000">
        <w:rPr>
          <w:rtl w:val="0"/>
        </w:rPr>
        <w:t xml:space="preserve">Van Buren tried reducing federal spending and creating an independent treasury, but both made the problem worse</w:t>
      </w:r>
      <w:r w:rsidDel="00000000" w:rsidR="00000000" w:rsidRPr="00000000">
        <w:rPr>
          <w:rtl w:val="0"/>
        </w:rPr>
      </w:r>
    </w:p>
    <w:p w:rsidR="00000000" w:rsidDel="00000000" w:rsidP="00000000" w:rsidRDefault="00000000" w:rsidRPr="00000000" w14:paraId="0000022E">
      <w:pPr>
        <w:pageBreakBefore w:val="0"/>
        <w:rPr/>
      </w:pPr>
      <w:r w:rsidDel="00000000" w:rsidR="00000000" w:rsidRPr="00000000">
        <w:rPr>
          <w:rtl w:val="0"/>
        </w:rPr>
      </w:r>
    </w:p>
    <w:p w:rsidR="00000000" w:rsidDel="00000000" w:rsidP="00000000" w:rsidRDefault="00000000" w:rsidRPr="00000000" w14:paraId="0000022F">
      <w:pPr>
        <w:pStyle w:val="Title"/>
        <w:pageBreakBefore w:val="0"/>
        <w:rPr/>
      </w:pPr>
      <w:bookmarkStart w:colFirst="0" w:colLast="0" w:name="_qry7uvq3ctv5" w:id="4"/>
      <w:bookmarkEnd w:id="4"/>
      <w:r w:rsidDel="00000000" w:rsidR="00000000" w:rsidRPr="00000000">
        <w:rPr>
          <w:rtl w:val="0"/>
        </w:rPr>
        <w:t xml:space="preserve">Era of Reform</w:t>
      </w:r>
    </w:p>
    <w:p w:rsidR="00000000" w:rsidDel="00000000" w:rsidP="00000000" w:rsidRDefault="00000000" w:rsidRPr="00000000" w14:paraId="00000230">
      <w:pPr>
        <w:pageBreakBefore w:val="0"/>
        <w:numPr>
          <w:ilvl w:val="0"/>
          <w:numId w:val="9"/>
        </w:numPr>
        <w:ind w:left="720" w:hanging="360"/>
        <w:rPr>
          <w:highlight w:val="yellow"/>
        </w:rPr>
      </w:pPr>
      <w:r w:rsidDel="00000000" w:rsidR="00000000" w:rsidRPr="00000000">
        <w:rPr>
          <w:highlight w:val="yellow"/>
          <w:rtl w:val="0"/>
        </w:rPr>
        <w:t xml:space="preserve">Immigration</w:t>
      </w:r>
    </w:p>
    <w:p w:rsidR="00000000" w:rsidDel="00000000" w:rsidP="00000000" w:rsidRDefault="00000000" w:rsidRPr="00000000" w14:paraId="00000231">
      <w:pPr>
        <w:pageBreakBefore w:val="0"/>
        <w:numPr>
          <w:ilvl w:val="1"/>
          <w:numId w:val="9"/>
        </w:numPr>
        <w:ind w:left="1440" w:hanging="360"/>
        <w:rPr/>
      </w:pPr>
      <w:r w:rsidDel="00000000" w:rsidR="00000000" w:rsidRPr="00000000">
        <w:rPr>
          <w:rtl w:val="0"/>
        </w:rPr>
        <w:t xml:space="preserve">Immigration skyrocket 1830s</w:t>
      </w:r>
    </w:p>
    <w:p w:rsidR="00000000" w:rsidDel="00000000" w:rsidP="00000000" w:rsidRDefault="00000000" w:rsidRPr="00000000" w14:paraId="00000232">
      <w:pPr>
        <w:pageBreakBefore w:val="0"/>
        <w:numPr>
          <w:ilvl w:val="1"/>
          <w:numId w:val="9"/>
        </w:numPr>
        <w:ind w:left="1440" w:hanging="360"/>
        <w:rPr/>
      </w:pPr>
      <w:r w:rsidDel="00000000" w:rsidR="00000000" w:rsidRPr="00000000">
        <w:rPr>
          <w:rtl w:val="0"/>
        </w:rPr>
        <w:t xml:space="preserve">Irish</w:t>
        <w:tab/>
      </w:r>
    </w:p>
    <w:p w:rsidR="00000000" w:rsidDel="00000000" w:rsidP="00000000" w:rsidRDefault="00000000" w:rsidRPr="00000000" w14:paraId="00000233">
      <w:pPr>
        <w:pageBreakBefore w:val="0"/>
        <w:numPr>
          <w:ilvl w:val="2"/>
          <w:numId w:val="9"/>
        </w:numPr>
        <w:ind w:left="2160" w:hanging="360"/>
        <w:rPr>
          <w:u w:val="none"/>
        </w:rPr>
      </w:pPr>
      <w:r w:rsidDel="00000000" w:rsidR="00000000" w:rsidRPr="00000000">
        <w:rPr>
          <w:rtl w:val="0"/>
        </w:rPr>
        <w:t xml:space="preserve">Immigrated due to the potato famine in Ireland, and was denied economical and political rights at home</w:t>
      </w:r>
    </w:p>
    <w:p w:rsidR="00000000" w:rsidDel="00000000" w:rsidP="00000000" w:rsidRDefault="00000000" w:rsidRPr="00000000" w14:paraId="00000234">
      <w:pPr>
        <w:pageBreakBefore w:val="0"/>
        <w:numPr>
          <w:ilvl w:val="2"/>
          <w:numId w:val="9"/>
        </w:numPr>
        <w:ind w:left="2160" w:hanging="360"/>
        <w:rPr>
          <w:u w:val="none"/>
        </w:rPr>
      </w:pPr>
      <w:r w:rsidDel="00000000" w:rsidR="00000000" w:rsidRPr="00000000">
        <w:rPr>
          <w:rtl w:val="0"/>
        </w:rPr>
        <w:t xml:space="preserve">All the way on the bottom of the social scale in America</w:t>
      </w:r>
    </w:p>
    <w:p w:rsidR="00000000" w:rsidDel="00000000" w:rsidP="00000000" w:rsidRDefault="00000000" w:rsidRPr="00000000" w14:paraId="00000235">
      <w:pPr>
        <w:pageBreakBefore w:val="0"/>
        <w:numPr>
          <w:ilvl w:val="2"/>
          <w:numId w:val="9"/>
        </w:numPr>
        <w:ind w:left="2160" w:hanging="360"/>
        <w:rPr>
          <w:u w:val="none"/>
        </w:rPr>
      </w:pPr>
      <w:r w:rsidDel="00000000" w:rsidR="00000000" w:rsidRPr="00000000">
        <w:rPr>
          <w:rtl w:val="0"/>
        </w:rPr>
        <w:t xml:space="preserve">Stayed in eastern cities because they can’t afford the trip further west.  As a result, they could only get low paying jobs</w:t>
      </w:r>
    </w:p>
    <w:p w:rsidR="00000000" w:rsidDel="00000000" w:rsidP="00000000" w:rsidRDefault="00000000" w:rsidRPr="00000000" w14:paraId="00000236">
      <w:pPr>
        <w:pageBreakBefore w:val="0"/>
        <w:numPr>
          <w:ilvl w:val="1"/>
          <w:numId w:val="9"/>
        </w:numPr>
        <w:ind w:left="1440" w:hanging="360"/>
        <w:rPr>
          <w:u w:val="none"/>
        </w:rPr>
      </w:pPr>
      <w:r w:rsidDel="00000000" w:rsidR="00000000" w:rsidRPr="00000000">
        <w:rPr>
          <w:rtl w:val="0"/>
        </w:rPr>
        <w:t xml:space="preserve">German</w:t>
      </w:r>
    </w:p>
    <w:p w:rsidR="00000000" w:rsidDel="00000000" w:rsidP="00000000" w:rsidRDefault="00000000" w:rsidRPr="00000000" w14:paraId="00000237">
      <w:pPr>
        <w:pageBreakBefore w:val="0"/>
        <w:numPr>
          <w:ilvl w:val="2"/>
          <w:numId w:val="9"/>
        </w:numPr>
        <w:ind w:left="2160" w:hanging="360"/>
        <w:rPr>
          <w:u w:val="none"/>
        </w:rPr>
      </w:pPr>
      <w:r w:rsidDel="00000000" w:rsidR="00000000" w:rsidRPr="00000000">
        <w:rPr>
          <w:rtl w:val="0"/>
        </w:rPr>
        <w:t xml:space="preserve">Immigrated to seek a better life</w:t>
      </w:r>
    </w:p>
    <w:p w:rsidR="00000000" w:rsidDel="00000000" w:rsidP="00000000" w:rsidRDefault="00000000" w:rsidRPr="00000000" w14:paraId="00000238">
      <w:pPr>
        <w:pageBreakBefore w:val="0"/>
        <w:numPr>
          <w:ilvl w:val="2"/>
          <w:numId w:val="9"/>
        </w:numPr>
        <w:ind w:left="2160" w:hanging="360"/>
        <w:rPr>
          <w:u w:val="none"/>
        </w:rPr>
      </w:pPr>
      <w:r w:rsidDel="00000000" w:rsidR="00000000" w:rsidRPr="00000000">
        <w:rPr>
          <w:rtl w:val="0"/>
        </w:rPr>
        <w:t xml:space="preserve">Middle class</w:t>
      </w:r>
    </w:p>
    <w:p w:rsidR="00000000" w:rsidDel="00000000" w:rsidP="00000000" w:rsidRDefault="00000000" w:rsidRPr="00000000" w14:paraId="00000239">
      <w:pPr>
        <w:pageBreakBefore w:val="0"/>
        <w:numPr>
          <w:ilvl w:val="2"/>
          <w:numId w:val="9"/>
        </w:numPr>
        <w:ind w:left="2160" w:hanging="360"/>
        <w:rPr>
          <w:u w:val="none"/>
        </w:rPr>
      </w:pPr>
      <w:r w:rsidDel="00000000" w:rsidR="00000000" w:rsidRPr="00000000">
        <w:rPr>
          <w:rtl w:val="0"/>
        </w:rPr>
        <w:t xml:space="preserve">Worked as farmers or in skilled professions</w:t>
      </w:r>
    </w:p>
    <w:p w:rsidR="00000000" w:rsidDel="00000000" w:rsidP="00000000" w:rsidRDefault="00000000" w:rsidRPr="00000000" w14:paraId="0000023A">
      <w:pPr>
        <w:pageBreakBefore w:val="0"/>
        <w:numPr>
          <w:ilvl w:val="1"/>
          <w:numId w:val="9"/>
        </w:numPr>
        <w:ind w:left="1440" w:hanging="360"/>
        <w:rPr>
          <w:u w:val="none"/>
        </w:rPr>
      </w:pPr>
      <w:r w:rsidDel="00000000" w:rsidR="00000000" w:rsidRPr="00000000">
        <w:rPr>
          <w:rtl w:val="0"/>
        </w:rPr>
        <w:t xml:space="preserve">America provided immigrants with plenty of opportunities, but discrimination exists</w:t>
      </w:r>
    </w:p>
    <w:p w:rsidR="00000000" w:rsidDel="00000000" w:rsidP="00000000" w:rsidRDefault="00000000" w:rsidRPr="00000000" w14:paraId="0000023B">
      <w:pPr>
        <w:pageBreakBefore w:val="0"/>
        <w:numPr>
          <w:ilvl w:val="1"/>
          <w:numId w:val="9"/>
        </w:numPr>
        <w:ind w:left="1440" w:hanging="360"/>
        <w:rPr>
          <w:u w:val="none"/>
        </w:rPr>
      </w:pPr>
      <w:r w:rsidDel="00000000" w:rsidR="00000000" w:rsidRPr="00000000">
        <w:rPr>
          <w:rtl w:val="0"/>
        </w:rPr>
        <w:t xml:space="preserve">Americans were overwhelmed by the influx of immigrants in the 1830s, leading to opposition against immigration</w:t>
      </w:r>
    </w:p>
    <w:p w:rsidR="00000000" w:rsidDel="00000000" w:rsidP="00000000" w:rsidRDefault="00000000" w:rsidRPr="00000000" w14:paraId="0000023C">
      <w:pPr>
        <w:pageBreakBefore w:val="0"/>
        <w:numPr>
          <w:ilvl w:val="2"/>
          <w:numId w:val="9"/>
        </w:numPr>
        <w:ind w:left="2160" w:hanging="360"/>
        <w:rPr>
          <w:u w:val="none"/>
        </w:rPr>
      </w:pPr>
      <w:r w:rsidDel="00000000" w:rsidR="00000000" w:rsidRPr="00000000">
        <w:rPr>
          <w:rtl w:val="0"/>
        </w:rPr>
        <w:t xml:space="preserve">Many Americans treated immigrants harshly</w:t>
      </w:r>
    </w:p>
    <w:p w:rsidR="00000000" w:rsidDel="00000000" w:rsidP="00000000" w:rsidRDefault="00000000" w:rsidRPr="00000000" w14:paraId="0000023D">
      <w:pPr>
        <w:pageBreakBefore w:val="0"/>
        <w:numPr>
          <w:ilvl w:val="2"/>
          <w:numId w:val="9"/>
        </w:numPr>
        <w:ind w:left="2160" w:hanging="360"/>
        <w:rPr>
          <w:u w:val="none"/>
        </w:rPr>
      </w:pPr>
      <w:r w:rsidDel="00000000" w:rsidR="00000000" w:rsidRPr="00000000">
        <w:rPr>
          <w:rtl w:val="0"/>
        </w:rPr>
        <w:t xml:space="preserve">Immigrants brought back Catholicism, while many Americans were anti-Catholicism</w:t>
      </w:r>
    </w:p>
    <w:p w:rsidR="00000000" w:rsidDel="00000000" w:rsidP="00000000" w:rsidRDefault="00000000" w:rsidRPr="00000000" w14:paraId="0000023E">
      <w:pPr>
        <w:pageBreakBefore w:val="0"/>
        <w:numPr>
          <w:ilvl w:val="2"/>
          <w:numId w:val="9"/>
        </w:numPr>
        <w:ind w:left="2160" w:hanging="360"/>
        <w:rPr>
          <w:u w:val="none"/>
        </w:rPr>
      </w:pPr>
      <w:r w:rsidDel="00000000" w:rsidR="00000000" w:rsidRPr="00000000">
        <w:rPr>
          <w:rtl w:val="0"/>
        </w:rPr>
        <w:t xml:space="preserve">“nativist” societies worked to exclude immigrants from society</w:t>
      </w:r>
    </w:p>
    <w:p w:rsidR="00000000" w:rsidDel="00000000" w:rsidP="00000000" w:rsidRDefault="00000000" w:rsidRPr="00000000" w14:paraId="0000023F">
      <w:pPr>
        <w:pageBreakBefore w:val="0"/>
        <w:numPr>
          <w:ilvl w:val="3"/>
          <w:numId w:val="9"/>
        </w:numPr>
        <w:ind w:left="2880" w:hanging="360"/>
        <w:rPr>
          <w:u w:val="none"/>
        </w:rPr>
      </w:pPr>
      <w:r w:rsidDel="00000000" w:rsidR="00000000" w:rsidRPr="00000000">
        <w:rPr>
          <w:rtl w:val="0"/>
        </w:rPr>
        <w:t xml:space="preserve">Order of the Star-Spangled Banner (Know-Nothing) eventually became politically active for a few years </w:t>
      </w:r>
    </w:p>
    <w:p w:rsidR="00000000" w:rsidDel="00000000" w:rsidP="00000000" w:rsidRDefault="00000000" w:rsidRPr="00000000" w14:paraId="00000240">
      <w:pPr>
        <w:pageBreakBefore w:val="0"/>
        <w:numPr>
          <w:ilvl w:val="0"/>
          <w:numId w:val="9"/>
        </w:numPr>
        <w:ind w:left="720" w:hanging="360"/>
        <w:rPr>
          <w:highlight w:val="yellow"/>
        </w:rPr>
      </w:pPr>
      <w:r w:rsidDel="00000000" w:rsidR="00000000" w:rsidRPr="00000000">
        <w:rPr>
          <w:highlight w:val="yellow"/>
          <w:rtl w:val="0"/>
        </w:rPr>
        <w:t xml:space="preserve">Second Great Awakening 1790</w:t>
      </w:r>
    </w:p>
    <w:p w:rsidR="00000000" w:rsidDel="00000000" w:rsidP="00000000" w:rsidRDefault="00000000" w:rsidRPr="00000000" w14:paraId="00000241">
      <w:pPr>
        <w:pageBreakBefore w:val="0"/>
        <w:numPr>
          <w:ilvl w:val="1"/>
          <w:numId w:val="9"/>
        </w:numPr>
        <w:ind w:left="1440" w:hanging="360"/>
        <w:rPr>
          <w:u w:val="none"/>
        </w:rPr>
      </w:pPr>
      <w:r w:rsidDel="00000000" w:rsidR="00000000" w:rsidRPr="00000000">
        <w:rPr>
          <w:rtl w:val="0"/>
        </w:rPr>
        <w:t xml:space="preserve">Reviving interest in religion</w:t>
      </w:r>
    </w:p>
    <w:p w:rsidR="00000000" w:rsidDel="00000000" w:rsidP="00000000" w:rsidRDefault="00000000" w:rsidRPr="00000000" w14:paraId="00000242">
      <w:pPr>
        <w:pageBreakBefore w:val="0"/>
        <w:numPr>
          <w:ilvl w:val="1"/>
          <w:numId w:val="9"/>
        </w:numPr>
        <w:ind w:left="1440" w:hanging="360"/>
        <w:rPr>
          <w:u w:val="none"/>
        </w:rPr>
      </w:pPr>
      <w:r w:rsidDel="00000000" w:rsidR="00000000" w:rsidRPr="00000000">
        <w:rPr>
          <w:rtl w:val="0"/>
        </w:rPr>
        <w:t xml:space="preserve">No predetermination: everyone can work towards salvation</w:t>
      </w:r>
    </w:p>
    <w:p w:rsidR="00000000" w:rsidDel="00000000" w:rsidP="00000000" w:rsidRDefault="00000000" w:rsidRPr="00000000" w14:paraId="00000243">
      <w:pPr>
        <w:pageBreakBefore w:val="0"/>
        <w:numPr>
          <w:ilvl w:val="1"/>
          <w:numId w:val="9"/>
        </w:numPr>
        <w:ind w:left="1440" w:hanging="360"/>
        <w:rPr>
          <w:u w:val="none"/>
        </w:rPr>
      </w:pPr>
      <w:r w:rsidDel="00000000" w:rsidR="00000000" w:rsidRPr="00000000">
        <w:rPr>
          <w:rtl w:val="0"/>
        </w:rPr>
        <w:t xml:space="preserve">Values: individualism, improvement, truth</w:t>
      </w:r>
    </w:p>
    <w:p w:rsidR="00000000" w:rsidDel="00000000" w:rsidP="00000000" w:rsidRDefault="00000000" w:rsidRPr="00000000" w14:paraId="00000244">
      <w:pPr>
        <w:pageBreakBefore w:val="0"/>
        <w:numPr>
          <w:ilvl w:val="1"/>
          <w:numId w:val="9"/>
        </w:numPr>
        <w:ind w:left="1440" w:hanging="360"/>
        <w:rPr>
          <w:u w:val="none"/>
        </w:rPr>
      </w:pPr>
      <w:r w:rsidDel="00000000" w:rsidR="00000000" w:rsidRPr="00000000">
        <w:rPr>
          <w:rtl w:val="0"/>
        </w:rPr>
        <w:t xml:space="preserve">Revivals: gathering of 20000+ people for 4-5 days to study Bible, their souls, get emotional preaching</w:t>
      </w:r>
    </w:p>
    <w:p w:rsidR="00000000" w:rsidDel="00000000" w:rsidP="00000000" w:rsidRDefault="00000000" w:rsidRPr="00000000" w14:paraId="00000245">
      <w:pPr>
        <w:pageBreakBefore w:val="0"/>
        <w:numPr>
          <w:ilvl w:val="1"/>
          <w:numId w:val="9"/>
        </w:numPr>
        <w:ind w:left="1440" w:hanging="360"/>
        <w:rPr>
          <w:u w:val="none"/>
        </w:rPr>
      </w:pPr>
      <w:r w:rsidDel="00000000" w:rsidR="00000000" w:rsidRPr="00000000">
        <w:rPr>
          <w:rtl w:val="0"/>
        </w:rPr>
        <w:t xml:space="preserve">African American churches: gave slaves hope of freedom, provided blacks with the political, cultural and social services whites denied them</w:t>
      </w:r>
    </w:p>
    <w:p w:rsidR="00000000" w:rsidDel="00000000" w:rsidP="00000000" w:rsidRDefault="00000000" w:rsidRPr="00000000" w14:paraId="00000246">
      <w:pPr>
        <w:pageBreakBefore w:val="0"/>
        <w:numPr>
          <w:ilvl w:val="1"/>
          <w:numId w:val="9"/>
        </w:numPr>
        <w:ind w:left="1440" w:hanging="360"/>
        <w:rPr>
          <w:u w:val="none"/>
        </w:rPr>
      </w:pPr>
      <w:r w:rsidDel="00000000" w:rsidR="00000000" w:rsidRPr="00000000">
        <w:rPr>
          <w:rtl w:val="0"/>
        </w:rPr>
        <w:t xml:space="preserve">Transcendentalists: simple life, appreciating the truth, individualism</w:t>
      </w:r>
    </w:p>
    <w:p w:rsidR="00000000" w:rsidDel="00000000" w:rsidP="00000000" w:rsidRDefault="00000000" w:rsidRPr="00000000" w14:paraId="00000247">
      <w:pPr>
        <w:pageBreakBefore w:val="0"/>
        <w:numPr>
          <w:ilvl w:val="1"/>
          <w:numId w:val="9"/>
        </w:numPr>
        <w:ind w:left="1440" w:hanging="360"/>
        <w:rPr>
          <w:u w:val="none"/>
        </w:rPr>
      </w:pPr>
      <w:r w:rsidDel="00000000" w:rsidR="00000000" w:rsidRPr="00000000">
        <w:rPr>
          <w:rtl w:val="0"/>
        </w:rPr>
        <w:t xml:space="preserve">Unitarianism: reasoning, conversion is gradual</w:t>
      </w:r>
    </w:p>
    <w:p w:rsidR="00000000" w:rsidDel="00000000" w:rsidP="00000000" w:rsidRDefault="00000000" w:rsidRPr="00000000" w14:paraId="00000248">
      <w:pPr>
        <w:pageBreakBefore w:val="0"/>
        <w:numPr>
          <w:ilvl w:val="1"/>
          <w:numId w:val="9"/>
        </w:numPr>
        <w:ind w:left="1440" w:hanging="360"/>
        <w:rPr>
          <w:u w:val="none"/>
        </w:rPr>
      </w:pPr>
      <w:r w:rsidDel="00000000" w:rsidR="00000000" w:rsidRPr="00000000">
        <w:rPr>
          <w:rtl w:val="0"/>
        </w:rPr>
        <w:t xml:space="preserve">Utopian community: goal to be self sufficient and perfect.  Most fall apart in a few years</w:t>
      </w:r>
    </w:p>
    <w:p w:rsidR="00000000" w:rsidDel="00000000" w:rsidP="00000000" w:rsidRDefault="00000000" w:rsidRPr="00000000" w14:paraId="00000249">
      <w:pPr>
        <w:pageBreakBefore w:val="0"/>
        <w:numPr>
          <w:ilvl w:val="1"/>
          <w:numId w:val="9"/>
        </w:numPr>
        <w:ind w:left="1440" w:hanging="360"/>
        <w:rPr>
          <w:u w:val="none"/>
        </w:rPr>
      </w:pPr>
      <w:r w:rsidDel="00000000" w:rsidR="00000000" w:rsidRPr="00000000">
        <w:rPr>
          <w:rtl w:val="0"/>
        </w:rPr>
        <w:t xml:space="preserve">Shaker communities: sharing goods with each other, gender equality, don’t fight</w:t>
      </w:r>
      <w:r w:rsidDel="00000000" w:rsidR="00000000" w:rsidRPr="00000000">
        <w:rPr>
          <w:rtl w:val="0"/>
        </w:rPr>
      </w:r>
    </w:p>
    <w:p w:rsidR="00000000" w:rsidDel="00000000" w:rsidP="00000000" w:rsidRDefault="00000000" w:rsidRPr="00000000" w14:paraId="0000024A">
      <w:pPr>
        <w:pageBreakBefore w:val="0"/>
        <w:numPr>
          <w:ilvl w:val="0"/>
          <w:numId w:val="9"/>
        </w:numPr>
        <w:ind w:left="720" w:hanging="360"/>
        <w:rPr>
          <w:u w:val="none"/>
        </w:rPr>
      </w:pPr>
      <w:r w:rsidDel="00000000" w:rsidR="00000000" w:rsidRPr="00000000">
        <w:rPr>
          <w:highlight w:val="yellow"/>
          <w:rtl w:val="0"/>
        </w:rPr>
        <w:t xml:space="preserve">Prisons</w:t>
      </w:r>
      <w:r w:rsidDel="00000000" w:rsidR="00000000" w:rsidRPr="00000000">
        <w:rPr>
          <w:rtl w:val="0"/>
        </w:rPr>
      </w:r>
    </w:p>
    <w:p w:rsidR="00000000" w:rsidDel="00000000" w:rsidP="00000000" w:rsidRDefault="00000000" w:rsidRPr="00000000" w14:paraId="0000024B">
      <w:pPr>
        <w:pageBreakBefore w:val="0"/>
        <w:numPr>
          <w:ilvl w:val="1"/>
          <w:numId w:val="9"/>
        </w:numPr>
        <w:ind w:left="1440" w:hanging="360"/>
        <w:rPr>
          <w:u w:val="none"/>
        </w:rPr>
      </w:pPr>
      <w:r w:rsidDel="00000000" w:rsidR="00000000" w:rsidRPr="00000000">
        <w:rPr>
          <w:rtl w:val="0"/>
        </w:rPr>
        <w:t xml:space="preserve">France’s Alexis de Tocqueville write about violation of human rights in US prisons</w:t>
      </w:r>
    </w:p>
    <w:p w:rsidR="00000000" w:rsidDel="00000000" w:rsidP="00000000" w:rsidRDefault="00000000" w:rsidRPr="00000000" w14:paraId="0000024C">
      <w:pPr>
        <w:pageBreakBefore w:val="0"/>
        <w:numPr>
          <w:ilvl w:val="1"/>
          <w:numId w:val="9"/>
        </w:numPr>
        <w:ind w:left="1440" w:hanging="360"/>
        <w:rPr>
          <w:u w:val="none"/>
        </w:rPr>
      </w:pPr>
      <w:r w:rsidDel="00000000" w:rsidR="00000000" w:rsidRPr="00000000">
        <w:rPr>
          <w:rtl w:val="0"/>
        </w:rPr>
        <w:t xml:space="preserve">Dorothea Dix advocates for mental hospitals for the mentally ill</w:t>
      </w:r>
    </w:p>
    <w:p w:rsidR="00000000" w:rsidDel="00000000" w:rsidP="00000000" w:rsidRDefault="00000000" w:rsidRPr="00000000" w14:paraId="0000024D">
      <w:pPr>
        <w:pageBreakBefore w:val="0"/>
        <w:numPr>
          <w:ilvl w:val="1"/>
          <w:numId w:val="9"/>
        </w:numPr>
        <w:ind w:left="1440" w:hanging="360"/>
        <w:rPr>
          <w:u w:val="none"/>
        </w:rPr>
      </w:pPr>
      <w:r w:rsidDel="00000000" w:rsidR="00000000" w:rsidRPr="00000000">
        <w:rPr>
          <w:rtl w:val="0"/>
        </w:rPr>
        <w:t xml:space="preserve">Correctional system focuses on making prisoners useful to society again</w:t>
      </w:r>
    </w:p>
    <w:p w:rsidR="00000000" w:rsidDel="00000000" w:rsidP="00000000" w:rsidRDefault="00000000" w:rsidRPr="00000000" w14:paraId="0000024E">
      <w:pPr>
        <w:pageBreakBefore w:val="0"/>
        <w:numPr>
          <w:ilvl w:val="0"/>
          <w:numId w:val="9"/>
        </w:numPr>
        <w:ind w:left="720" w:hanging="360"/>
        <w:rPr>
          <w:u w:val="none"/>
        </w:rPr>
      </w:pPr>
      <w:r w:rsidDel="00000000" w:rsidR="00000000" w:rsidRPr="00000000">
        <w:rPr>
          <w:highlight w:val="yellow"/>
          <w:rtl w:val="0"/>
        </w:rPr>
        <w:t xml:space="preserve">Education</w:t>
      </w:r>
      <w:r w:rsidDel="00000000" w:rsidR="00000000" w:rsidRPr="00000000">
        <w:rPr>
          <w:rtl w:val="0"/>
        </w:rPr>
      </w:r>
    </w:p>
    <w:p w:rsidR="00000000" w:rsidDel="00000000" w:rsidP="00000000" w:rsidRDefault="00000000" w:rsidRPr="00000000" w14:paraId="0000024F">
      <w:pPr>
        <w:pageBreakBefore w:val="0"/>
        <w:numPr>
          <w:ilvl w:val="1"/>
          <w:numId w:val="9"/>
        </w:numPr>
        <w:ind w:left="1440" w:hanging="360"/>
        <w:rPr>
          <w:u w:val="none"/>
        </w:rPr>
      </w:pPr>
      <w:r w:rsidDel="00000000" w:rsidR="00000000" w:rsidRPr="00000000">
        <w:rPr>
          <w:rtl w:val="0"/>
        </w:rPr>
        <w:t xml:space="preserve">Some states started adopting compulsory school attendance laws</w:t>
      </w:r>
    </w:p>
    <w:p w:rsidR="00000000" w:rsidDel="00000000" w:rsidP="00000000" w:rsidRDefault="00000000" w:rsidRPr="00000000" w14:paraId="00000250">
      <w:pPr>
        <w:pageBreakBefore w:val="0"/>
        <w:numPr>
          <w:ilvl w:val="1"/>
          <w:numId w:val="9"/>
        </w:numPr>
        <w:ind w:left="1440" w:hanging="360"/>
        <w:rPr>
          <w:u w:val="none"/>
        </w:rPr>
      </w:pPr>
      <w:r w:rsidDel="00000000" w:rsidR="00000000" w:rsidRPr="00000000">
        <w:rPr>
          <w:rtl w:val="0"/>
        </w:rPr>
        <w:t xml:space="preserve">Demand for tax supported public schools</w:t>
      </w:r>
    </w:p>
    <w:p w:rsidR="00000000" w:rsidDel="00000000" w:rsidP="00000000" w:rsidRDefault="00000000" w:rsidRPr="00000000" w14:paraId="00000251">
      <w:pPr>
        <w:pageBreakBefore w:val="0"/>
        <w:numPr>
          <w:ilvl w:val="2"/>
          <w:numId w:val="9"/>
        </w:numPr>
        <w:ind w:left="2160" w:hanging="360"/>
        <w:rPr>
          <w:u w:val="none"/>
        </w:rPr>
      </w:pPr>
      <w:r w:rsidDel="00000000" w:rsidR="00000000" w:rsidRPr="00000000">
        <w:rPr>
          <w:rtl w:val="0"/>
        </w:rPr>
        <w:t xml:space="preserve">Oppositions: Germans feared that public schools will lead to loss of German culture, and wealthy didn’t want to fund public schools as they go to private school</w:t>
      </w:r>
    </w:p>
    <w:p w:rsidR="00000000" w:rsidDel="00000000" w:rsidP="00000000" w:rsidRDefault="00000000" w:rsidRPr="00000000" w14:paraId="00000252">
      <w:pPr>
        <w:pageBreakBefore w:val="0"/>
        <w:numPr>
          <w:ilvl w:val="0"/>
          <w:numId w:val="9"/>
        </w:numPr>
        <w:ind w:left="720" w:hanging="360"/>
        <w:rPr>
          <w:u w:val="none"/>
        </w:rPr>
      </w:pPr>
      <w:r w:rsidDel="00000000" w:rsidR="00000000" w:rsidRPr="00000000">
        <w:rPr>
          <w:highlight w:val="yellow"/>
          <w:rtl w:val="0"/>
        </w:rPr>
        <w:t xml:space="preserve">Abolition</w:t>
      </w:r>
      <w:r w:rsidDel="00000000" w:rsidR="00000000" w:rsidRPr="00000000">
        <w:rPr>
          <w:rtl w:val="0"/>
        </w:rPr>
      </w:r>
    </w:p>
    <w:p w:rsidR="00000000" w:rsidDel="00000000" w:rsidP="00000000" w:rsidRDefault="00000000" w:rsidRPr="00000000" w14:paraId="00000253">
      <w:pPr>
        <w:pageBreakBefore w:val="0"/>
        <w:numPr>
          <w:ilvl w:val="1"/>
          <w:numId w:val="9"/>
        </w:numPr>
        <w:ind w:left="1440" w:hanging="360"/>
        <w:rPr>
          <w:u w:val="none"/>
        </w:rPr>
      </w:pPr>
      <w:r w:rsidDel="00000000" w:rsidR="00000000" w:rsidRPr="00000000">
        <w:rPr>
          <w:rtl w:val="0"/>
        </w:rPr>
        <w:t xml:space="preserve">Call to abolish slavery</w:t>
      </w:r>
    </w:p>
    <w:p w:rsidR="00000000" w:rsidDel="00000000" w:rsidP="00000000" w:rsidRDefault="00000000" w:rsidRPr="00000000" w14:paraId="00000254">
      <w:pPr>
        <w:pageBreakBefore w:val="0"/>
        <w:numPr>
          <w:ilvl w:val="1"/>
          <w:numId w:val="9"/>
        </w:numPr>
        <w:ind w:left="1440" w:hanging="360"/>
        <w:rPr>
          <w:u w:val="none"/>
        </w:rPr>
      </w:pPr>
      <w:r w:rsidDel="00000000" w:rsidR="00000000" w:rsidRPr="00000000">
        <w:rPr>
          <w:rtl w:val="0"/>
        </w:rPr>
        <w:t xml:space="preserve">Many whites, enslaved and freed blacks fought for abolition through media</w:t>
      </w:r>
    </w:p>
    <w:p w:rsidR="00000000" w:rsidDel="00000000" w:rsidP="00000000" w:rsidRDefault="00000000" w:rsidRPr="00000000" w14:paraId="00000255">
      <w:pPr>
        <w:pageBreakBefore w:val="0"/>
        <w:numPr>
          <w:ilvl w:val="1"/>
          <w:numId w:val="9"/>
        </w:numPr>
        <w:ind w:left="1440" w:hanging="360"/>
        <w:rPr>
          <w:u w:val="none"/>
        </w:rPr>
      </w:pPr>
      <w:r w:rsidDel="00000000" w:rsidR="00000000" w:rsidRPr="00000000">
        <w:rPr>
          <w:rtl w:val="0"/>
        </w:rPr>
        <w:t xml:space="preserve">Emancipation: freeing of slave with no compensation to slave holders</w:t>
      </w:r>
    </w:p>
    <w:p w:rsidR="00000000" w:rsidDel="00000000" w:rsidP="00000000" w:rsidRDefault="00000000" w:rsidRPr="00000000" w14:paraId="00000256">
      <w:pPr>
        <w:pageBreakBefore w:val="0"/>
        <w:numPr>
          <w:ilvl w:val="1"/>
          <w:numId w:val="9"/>
        </w:numPr>
        <w:ind w:left="1440" w:hanging="360"/>
        <w:rPr>
          <w:u w:val="none"/>
        </w:rPr>
      </w:pPr>
      <w:r w:rsidDel="00000000" w:rsidR="00000000" w:rsidRPr="00000000">
        <w:rPr>
          <w:rtl w:val="0"/>
        </w:rPr>
        <w:t xml:space="preserve">North: slaves were often discriminated against.  They took low paying jobs, and had a limited choice of jobs</w:t>
      </w:r>
    </w:p>
    <w:p w:rsidR="00000000" w:rsidDel="00000000" w:rsidP="00000000" w:rsidRDefault="00000000" w:rsidRPr="00000000" w14:paraId="00000257">
      <w:pPr>
        <w:pageBreakBefore w:val="0"/>
        <w:numPr>
          <w:ilvl w:val="1"/>
          <w:numId w:val="9"/>
        </w:numPr>
        <w:ind w:left="1440" w:hanging="360"/>
        <w:rPr>
          <w:u w:val="none"/>
        </w:rPr>
      </w:pPr>
      <w:r w:rsidDel="00000000" w:rsidR="00000000" w:rsidRPr="00000000">
        <w:rPr>
          <w:rtl w:val="0"/>
        </w:rPr>
        <w:t xml:space="preserve">South: many slaves worked on plantations all day long while being beat by supervisors.  Some were hired out to skilled jobs.  Demand is ever growing</w:t>
      </w:r>
    </w:p>
    <w:p w:rsidR="00000000" w:rsidDel="00000000" w:rsidP="00000000" w:rsidRDefault="00000000" w:rsidRPr="00000000" w14:paraId="00000258">
      <w:pPr>
        <w:pageBreakBefore w:val="0"/>
        <w:numPr>
          <w:ilvl w:val="1"/>
          <w:numId w:val="9"/>
        </w:numPr>
        <w:ind w:left="1440" w:hanging="360"/>
        <w:rPr>
          <w:u w:val="none"/>
        </w:rPr>
      </w:pPr>
      <w:r w:rsidDel="00000000" w:rsidR="00000000" w:rsidRPr="00000000">
        <w:rPr>
          <w:rtl w:val="0"/>
        </w:rPr>
        <w:t xml:space="preserve">Nat Turner’s rebellion: he’s a free slave, and led a violent revolt against slave holders.  Led to public fear of blacks, and tight restrictions set on blacks [slave codes]</w:t>
      </w:r>
    </w:p>
    <w:p w:rsidR="00000000" w:rsidDel="00000000" w:rsidP="00000000" w:rsidRDefault="00000000" w:rsidRPr="00000000" w14:paraId="00000259">
      <w:pPr>
        <w:pageBreakBefore w:val="0"/>
        <w:numPr>
          <w:ilvl w:val="1"/>
          <w:numId w:val="9"/>
        </w:numPr>
        <w:ind w:left="1440" w:hanging="360"/>
        <w:rPr>
          <w:u w:val="none"/>
        </w:rPr>
      </w:pPr>
      <w:r w:rsidDel="00000000" w:rsidR="00000000" w:rsidRPr="00000000">
        <w:rPr>
          <w:rtl w:val="0"/>
        </w:rPr>
        <w:t xml:space="preserve">Arguments against abolition</w:t>
      </w:r>
    </w:p>
    <w:p w:rsidR="00000000" w:rsidDel="00000000" w:rsidP="00000000" w:rsidRDefault="00000000" w:rsidRPr="00000000" w14:paraId="0000025A">
      <w:pPr>
        <w:pageBreakBefore w:val="0"/>
        <w:numPr>
          <w:ilvl w:val="2"/>
          <w:numId w:val="9"/>
        </w:numPr>
        <w:ind w:left="2160" w:hanging="360"/>
        <w:rPr>
          <w:u w:val="none"/>
        </w:rPr>
      </w:pPr>
      <w:r w:rsidDel="00000000" w:rsidR="00000000" w:rsidRPr="00000000">
        <w:rPr>
          <w:rtl w:val="0"/>
        </w:rPr>
        <w:t xml:space="preserve">Using Turner’s rebellion as example: free blacks can turn violent</w:t>
      </w:r>
    </w:p>
    <w:p w:rsidR="00000000" w:rsidDel="00000000" w:rsidP="00000000" w:rsidRDefault="00000000" w:rsidRPr="00000000" w14:paraId="0000025B">
      <w:pPr>
        <w:pageBreakBefore w:val="0"/>
        <w:numPr>
          <w:ilvl w:val="2"/>
          <w:numId w:val="9"/>
        </w:numPr>
        <w:ind w:left="2160" w:hanging="360"/>
        <w:rPr>
          <w:u w:val="none"/>
        </w:rPr>
      </w:pPr>
      <w:r w:rsidDel="00000000" w:rsidR="00000000" w:rsidRPr="00000000">
        <w:rPr>
          <w:rtl w:val="0"/>
        </w:rPr>
        <w:t xml:space="preserve">Bible claimed that there can be servants working under a master</w:t>
      </w:r>
    </w:p>
    <w:p w:rsidR="00000000" w:rsidDel="00000000" w:rsidP="00000000" w:rsidRDefault="00000000" w:rsidRPr="00000000" w14:paraId="0000025C">
      <w:pPr>
        <w:pageBreakBefore w:val="0"/>
        <w:numPr>
          <w:ilvl w:val="2"/>
          <w:numId w:val="9"/>
        </w:numPr>
        <w:ind w:left="2160" w:hanging="360"/>
        <w:rPr>
          <w:u w:val="none"/>
        </w:rPr>
      </w:pPr>
      <w:r w:rsidDel="00000000" w:rsidR="00000000" w:rsidRPr="00000000">
        <w:rPr>
          <w:rtl w:val="0"/>
        </w:rPr>
        <w:t xml:space="preserve">Myths have been manufactured glorifying slavery</w:t>
      </w:r>
    </w:p>
    <w:p w:rsidR="00000000" w:rsidDel="00000000" w:rsidP="00000000" w:rsidRDefault="00000000" w:rsidRPr="00000000" w14:paraId="0000025D">
      <w:pPr>
        <w:pageBreakBefore w:val="0"/>
        <w:numPr>
          <w:ilvl w:val="1"/>
          <w:numId w:val="9"/>
        </w:numPr>
        <w:ind w:left="1440" w:hanging="360"/>
        <w:rPr>
          <w:u w:val="none"/>
        </w:rPr>
      </w:pPr>
      <w:r w:rsidDel="00000000" w:rsidR="00000000" w:rsidRPr="00000000">
        <w:rPr>
          <w:rtl w:val="0"/>
        </w:rPr>
        <w:t xml:space="preserve">In the last debate on slavery before Civil War, antiabolitionists won, and set a gag rule to prevent further debates</w:t>
      </w:r>
    </w:p>
    <w:p w:rsidR="00000000" w:rsidDel="00000000" w:rsidP="00000000" w:rsidRDefault="00000000" w:rsidRPr="00000000" w14:paraId="0000025E">
      <w:pPr>
        <w:pageBreakBefore w:val="0"/>
        <w:numPr>
          <w:ilvl w:val="0"/>
          <w:numId w:val="9"/>
        </w:numPr>
        <w:ind w:left="720" w:hanging="360"/>
        <w:rPr>
          <w:u w:val="none"/>
        </w:rPr>
      </w:pPr>
      <w:r w:rsidDel="00000000" w:rsidR="00000000" w:rsidRPr="00000000">
        <w:rPr>
          <w:highlight w:val="yellow"/>
          <w:rtl w:val="0"/>
        </w:rPr>
        <w:t xml:space="preserve">Women’s rights</w:t>
      </w:r>
      <w:r w:rsidDel="00000000" w:rsidR="00000000" w:rsidRPr="00000000">
        <w:rPr>
          <w:rtl w:val="0"/>
        </w:rPr>
      </w:r>
    </w:p>
    <w:p w:rsidR="00000000" w:rsidDel="00000000" w:rsidP="00000000" w:rsidRDefault="00000000" w:rsidRPr="00000000" w14:paraId="0000025F">
      <w:pPr>
        <w:pageBreakBefore w:val="0"/>
        <w:numPr>
          <w:ilvl w:val="1"/>
          <w:numId w:val="9"/>
        </w:numPr>
        <w:ind w:left="1440" w:hanging="360"/>
        <w:rPr>
          <w:u w:val="none"/>
        </w:rPr>
      </w:pPr>
      <w:r w:rsidDel="00000000" w:rsidR="00000000" w:rsidRPr="00000000">
        <w:rPr>
          <w:rtl w:val="0"/>
        </w:rPr>
        <w:t xml:space="preserve">Cult of domesticity: married women were confined to house activities, their property transfer to her husband’s ownership and have no political rights</w:t>
      </w:r>
    </w:p>
    <w:p w:rsidR="00000000" w:rsidDel="00000000" w:rsidP="00000000" w:rsidRDefault="00000000" w:rsidRPr="00000000" w14:paraId="00000260">
      <w:pPr>
        <w:pageBreakBefore w:val="0"/>
        <w:numPr>
          <w:ilvl w:val="1"/>
          <w:numId w:val="9"/>
        </w:numPr>
        <w:ind w:left="1440" w:hanging="360"/>
        <w:rPr>
          <w:u w:val="none"/>
        </w:rPr>
      </w:pPr>
      <w:r w:rsidDel="00000000" w:rsidR="00000000" w:rsidRPr="00000000">
        <w:rPr>
          <w:rtl w:val="0"/>
        </w:rPr>
        <w:t xml:space="preserve">Many people who supported abolition also supported women’s rights</w:t>
      </w:r>
    </w:p>
    <w:p w:rsidR="00000000" w:rsidDel="00000000" w:rsidP="00000000" w:rsidRDefault="00000000" w:rsidRPr="00000000" w14:paraId="00000261">
      <w:pPr>
        <w:pageBreakBefore w:val="0"/>
        <w:numPr>
          <w:ilvl w:val="1"/>
          <w:numId w:val="9"/>
        </w:numPr>
        <w:ind w:left="1440" w:hanging="360"/>
        <w:rPr>
          <w:u w:val="none"/>
        </w:rPr>
      </w:pPr>
      <w:r w:rsidDel="00000000" w:rsidR="00000000" w:rsidRPr="00000000">
        <w:rPr>
          <w:rtl w:val="0"/>
        </w:rPr>
        <w:t xml:space="preserve">Women participated in many other reform movements to gain a public reputation</w:t>
      </w:r>
    </w:p>
    <w:p w:rsidR="00000000" w:rsidDel="00000000" w:rsidP="00000000" w:rsidRDefault="00000000" w:rsidRPr="00000000" w14:paraId="00000262">
      <w:pPr>
        <w:pageBreakBefore w:val="0"/>
        <w:numPr>
          <w:ilvl w:val="1"/>
          <w:numId w:val="9"/>
        </w:numPr>
        <w:ind w:left="1440" w:hanging="360"/>
        <w:rPr>
          <w:u w:val="none"/>
        </w:rPr>
      </w:pPr>
      <w:r w:rsidDel="00000000" w:rsidR="00000000" w:rsidRPr="00000000">
        <w:rPr>
          <w:rtl w:val="0"/>
        </w:rPr>
        <w:t xml:space="preserve">Temperance movement: effort to prohibit alcohol because drunks are bad</w:t>
      </w:r>
    </w:p>
    <w:p w:rsidR="00000000" w:rsidDel="00000000" w:rsidP="00000000" w:rsidRDefault="00000000" w:rsidRPr="00000000" w14:paraId="00000263">
      <w:pPr>
        <w:pageBreakBefore w:val="0"/>
        <w:numPr>
          <w:ilvl w:val="1"/>
          <w:numId w:val="9"/>
        </w:numPr>
        <w:ind w:left="1440" w:hanging="360"/>
        <w:rPr>
          <w:u w:val="none"/>
        </w:rPr>
      </w:pPr>
      <w:r w:rsidDel="00000000" w:rsidR="00000000" w:rsidRPr="00000000">
        <w:rPr>
          <w:rtl w:val="0"/>
        </w:rPr>
        <w:t xml:space="preserve">Fight to expand accessibility to higher level education for women</w:t>
      </w:r>
    </w:p>
    <w:p w:rsidR="00000000" w:rsidDel="00000000" w:rsidP="00000000" w:rsidRDefault="00000000" w:rsidRPr="00000000" w14:paraId="00000264">
      <w:pPr>
        <w:pageBreakBefore w:val="0"/>
        <w:numPr>
          <w:ilvl w:val="1"/>
          <w:numId w:val="9"/>
        </w:numPr>
        <w:ind w:left="1440" w:hanging="360"/>
        <w:rPr>
          <w:u w:val="none"/>
        </w:rPr>
      </w:pPr>
      <w:r w:rsidDel="00000000" w:rsidR="00000000" w:rsidRPr="00000000">
        <w:rPr>
          <w:rtl w:val="0"/>
        </w:rPr>
        <w:t xml:space="preserve">Fight to increase awareness of women’s health</w:t>
      </w:r>
    </w:p>
    <w:p w:rsidR="00000000" w:rsidDel="00000000" w:rsidP="00000000" w:rsidRDefault="00000000" w:rsidRPr="00000000" w14:paraId="00000265">
      <w:pPr>
        <w:pageBreakBefore w:val="0"/>
        <w:numPr>
          <w:ilvl w:val="1"/>
          <w:numId w:val="9"/>
        </w:numPr>
        <w:ind w:left="1440" w:hanging="360"/>
        <w:rPr>
          <w:u w:val="none"/>
        </w:rPr>
      </w:pPr>
      <w:r w:rsidDel="00000000" w:rsidR="00000000" w:rsidRPr="00000000">
        <w:rPr>
          <w:rtl w:val="0"/>
        </w:rPr>
        <w:t xml:space="preserve">Seneca Falls Convention</w:t>
      </w:r>
    </w:p>
    <w:p w:rsidR="00000000" w:rsidDel="00000000" w:rsidP="00000000" w:rsidRDefault="00000000" w:rsidRPr="00000000" w14:paraId="00000266">
      <w:pPr>
        <w:pageBreakBefore w:val="0"/>
        <w:numPr>
          <w:ilvl w:val="2"/>
          <w:numId w:val="9"/>
        </w:numPr>
        <w:ind w:left="2160" w:hanging="360"/>
        <w:rPr>
          <w:u w:val="none"/>
        </w:rPr>
      </w:pPr>
      <w:r w:rsidDel="00000000" w:rsidR="00000000" w:rsidRPr="00000000">
        <w:rPr>
          <w:rtl w:val="0"/>
        </w:rPr>
        <w:t xml:space="preserve">Women’s rights convention</w:t>
      </w:r>
    </w:p>
    <w:p w:rsidR="00000000" w:rsidDel="00000000" w:rsidP="00000000" w:rsidRDefault="00000000" w:rsidRPr="00000000" w14:paraId="00000267">
      <w:pPr>
        <w:pageBreakBefore w:val="0"/>
        <w:numPr>
          <w:ilvl w:val="2"/>
          <w:numId w:val="9"/>
        </w:numPr>
        <w:ind w:left="2160" w:hanging="360"/>
        <w:rPr>
          <w:u w:val="none"/>
        </w:rPr>
      </w:pPr>
      <w:r w:rsidDel="00000000" w:rsidR="00000000" w:rsidRPr="00000000">
        <w:rPr>
          <w:rtl w:val="0"/>
        </w:rPr>
        <w:t xml:space="preserve">Lead by Elizabeth Cady Stanton and Lucretia Mott</w:t>
      </w:r>
    </w:p>
    <w:p w:rsidR="00000000" w:rsidDel="00000000" w:rsidP="00000000" w:rsidRDefault="00000000" w:rsidRPr="00000000" w14:paraId="00000268">
      <w:pPr>
        <w:pageBreakBefore w:val="0"/>
        <w:numPr>
          <w:ilvl w:val="2"/>
          <w:numId w:val="9"/>
        </w:numPr>
        <w:ind w:left="2160" w:hanging="360"/>
        <w:rPr>
          <w:u w:val="none"/>
        </w:rPr>
      </w:pPr>
      <w:r w:rsidDel="00000000" w:rsidR="00000000" w:rsidRPr="00000000">
        <w:rPr>
          <w:rtl w:val="0"/>
        </w:rPr>
        <w:t xml:space="preserve">Declaration of Sentiments</w:t>
      </w:r>
    </w:p>
    <w:p w:rsidR="00000000" w:rsidDel="00000000" w:rsidP="00000000" w:rsidRDefault="00000000" w:rsidRPr="00000000" w14:paraId="00000269">
      <w:pPr>
        <w:pageBreakBefore w:val="0"/>
        <w:numPr>
          <w:ilvl w:val="3"/>
          <w:numId w:val="9"/>
        </w:numPr>
        <w:ind w:left="2880" w:hanging="360"/>
        <w:rPr>
          <w:u w:val="none"/>
        </w:rPr>
      </w:pPr>
      <w:r w:rsidDel="00000000" w:rsidR="00000000" w:rsidRPr="00000000">
        <w:rPr>
          <w:rtl w:val="0"/>
        </w:rPr>
        <w:t xml:space="preserve">Modeled after the Declaration of Independence</w:t>
      </w:r>
    </w:p>
    <w:p w:rsidR="00000000" w:rsidDel="00000000" w:rsidP="00000000" w:rsidRDefault="00000000" w:rsidRPr="00000000" w14:paraId="0000026A">
      <w:pPr>
        <w:pageBreakBefore w:val="0"/>
        <w:numPr>
          <w:ilvl w:val="3"/>
          <w:numId w:val="9"/>
        </w:numPr>
        <w:ind w:left="2880" w:hanging="360"/>
        <w:rPr>
          <w:u w:val="none"/>
        </w:rPr>
      </w:pPr>
      <w:r w:rsidDel="00000000" w:rsidR="00000000" w:rsidRPr="00000000">
        <w:rPr>
          <w:rtl w:val="0"/>
        </w:rPr>
        <w:t xml:space="preserve">Listed grievances</w:t>
      </w:r>
    </w:p>
    <w:p w:rsidR="00000000" w:rsidDel="00000000" w:rsidP="00000000" w:rsidRDefault="00000000" w:rsidRPr="00000000" w14:paraId="0000026B">
      <w:pPr>
        <w:pageBreakBefore w:val="0"/>
        <w:numPr>
          <w:ilvl w:val="3"/>
          <w:numId w:val="9"/>
        </w:numPr>
        <w:ind w:left="2880" w:hanging="360"/>
        <w:rPr>
          <w:u w:val="none"/>
        </w:rPr>
      </w:pPr>
      <w:r w:rsidDel="00000000" w:rsidR="00000000" w:rsidRPr="00000000">
        <w:rPr>
          <w:rtl w:val="0"/>
        </w:rPr>
        <w:t xml:space="preserve">All parts were unanimously agreed on, except for that women should have the right to vote</w:t>
      </w:r>
    </w:p>
    <w:p w:rsidR="00000000" w:rsidDel="00000000" w:rsidP="00000000" w:rsidRDefault="00000000" w:rsidRPr="00000000" w14:paraId="0000026C">
      <w:pPr>
        <w:pageBreakBefore w:val="0"/>
        <w:numPr>
          <w:ilvl w:val="2"/>
          <w:numId w:val="9"/>
        </w:numPr>
        <w:ind w:left="2160" w:hanging="360"/>
        <w:rPr>
          <w:u w:val="none"/>
        </w:rPr>
      </w:pPr>
      <w:r w:rsidDel="00000000" w:rsidR="00000000" w:rsidRPr="00000000">
        <w:rPr>
          <w:rtl w:val="0"/>
        </w:rPr>
        <w:t xml:space="preserve">Sojourner Truth: free black preaching about abolition.  Came to the Convention to speak, but people didn’t want her to, incase the women’s rights movement gets unsupporters due to tangling with a controversial movement</w:t>
      </w:r>
    </w:p>
    <w:p w:rsidR="00000000" w:rsidDel="00000000" w:rsidP="00000000" w:rsidRDefault="00000000" w:rsidRPr="00000000" w14:paraId="0000026D">
      <w:pPr>
        <w:pageBreakBefore w:val="0"/>
        <w:numPr>
          <w:ilvl w:val="0"/>
          <w:numId w:val="9"/>
        </w:numPr>
        <w:ind w:left="720" w:hanging="360"/>
        <w:rPr>
          <w:u w:val="none"/>
        </w:rPr>
      </w:pPr>
      <w:r w:rsidDel="00000000" w:rsidR="00000000" w:rsidRPr="00000000">
        <w:rPr>
          <w:highlight w:val="yellow"/>
          <w:rtl w:val="0"/>
        </w:rPr>
        <w:t xml:space="preserve">Worker’s rights</w:t>
      </w:r>
      <w:r w:rsidDel="00000000" w:rsidR="00000000" w:rsidRPr="00000000">
        <w:rPr>
          <w:rtl w:val="0"/>
        </w:rPr>
      </w:r>
    </w:p>
    <w:p w:rsidR="00000000" w:rsidDel="00000000" w:rsidP="00000000" w:rsidRDefault="00000000" w:rsidRPr="00000000" w14:paraId="0000026E">
      <w:pPr>
        <w:pageBreakBefore w:val="0"/>
        <w:numPr>
          <w:ilvl w:val="1"/>
          <w:numId w:val="9"/>
        </w:numPr>
        <w:ind w:left="1440" w:hanging="360"/>
        <w:rPr>
          <w:u w:val="none"/>
        </w:rPr>
      </w:pPr>
      <w:r w:rsidDel="00000000" w:rsidR="00000000" w:rsidRPr="00000000">
        <w:rPr>
          <w:rtl w:val="0"/>
        </w:rPr>
        <w:t xml:space="preserve">Cottage industry: manufacturers give materials to people at home to turn into products, then sell them back to manufacturers</w:t>
      </w:r>
    </w:p>
    <w:p w:rsidR="00000000" w:rsidDel="00000000" w:rsidP="00000000" w:rsidRDefault="00000000" w:rsidRPr="00000000" w14:paraId="0000026F">
      <w:pPr>
        <w:pageBreakBefore w:val="0"/>
        <w:numPr>
          <w:ilvl w:val="1"/>
          <w:numId w:val="9"/>
        </w:numPr>
        <w:ind w:left="1440" w:hanging="360"/>
      </w:pPr>
      <w:r w:rsidDel="00000000" w:rsidR="00000000" w:rsidRPr="00000000">
        <w:rPr>
          <w:rtl w:val="0"/>
        </w:rPr>
        <w:t xml:space="preserve">Artisans</w:t>
      </w:r>
    </w:p>
    <w:p w:rsidR="00000000" w:rsidDel="00000000" w:rsidP="00000000" w:rsidRDefault="00000000" w:rsidRPr="00000000" w14:paraId="00000270">
      <w:pPr>
        <w:pageBreakBefore w:val="0"/>
        <w:numPr>
          <w:ilvl w:val="2"/>
          <w:numId w:val="9"/>
        </w:numPr>
        <w:ind w:left="2160" w:hanging="360"/>
      </w:pPr>
      <w:r w:rsidDel="00000000" w:rsidR="00000000" w:rsidRPr="00000000">
        <w:rPr>
          <w:rtl w:val="0"/>
        </w:rPr>
        <w:t xml:space="preserve">Journeyman: skilled worker employed by a master</w:t>
      </w:r>
    </w:p>
    <w:p w:rsidR="00000000" w:rsidDel="00000000" w:rsidP="00000000" w:rsidRDefault="00000000" w:rsidRPr="00000000" w14:paraId="00000271">
      <w:pPr>
        <w:pageBreakBefore w:val="0"/>
        <w:numPr>
          <w:ilvl w:val="2"/>
          <w:numId w:val="9"/>
        </w:numPr>
        <w:ind w:left="2160" w:hanging="360"/>
      </w:pPr>
      <w:r w:rsidDel="00000000" w:rsidR="00000000" w:rsidRPr="00000000">
        <w:rPr>
          <w:rtl w:val="0"/>
        </w:rPr>
        <w:t xml:space="preserve">Apprentice: worker learning a craft under a master</w:t>
      </w:r>
    </w:p>
    <w:p w:rsidR="00000000" w:rsidDel="00000000" w:rsidP="00000000" w:rsidRDefault="00000000" w:rsidRPr="00000000" w14:paraId="00000272">
      <w:pPr>
        <w:pageBreakBefore w:val="0"/>
        <w:numPr>
          <w:ilvl w:val="1"/>
          <w:numId w:val="9"/>
        </w:numPr>
        <w:ind w:left="1440" w:hanging="360"/>
        <w:rPr>
          <w:u w:val="none"/>
        </w:rPr>
      </w:pPr>
      <w:r w:rsidDel="00000000" w:rsidR="00000000" w:rsidRPr="00000000">
        <w:rPr>
          <w:rtl w:val="0"/>
        </w:rPr>
        <w:t xml:space="preserve">Factory system: people gather to a centralized location with machines to produce goods</w:t>
      </w:r>
    </w:p>
    <w:p w:rsidR="00000000" w:rsidDel="00000000" w:rsidP="00000000" w:rsidRDefault="00000000" w:rsidRPr="00000000" w14:paraId="00000273">
      <w:pPr>
        <w:pageBreakBefore w:val="0"/>
        <w:numPr>
          <w:ilvl w:val="2"/>
          <w:numId w:val="9"/>
        </w:numPr>
        <w:ind w:left="2160" w:hanging="360"/>
      </w:pPr>
      <w:r w:rsidDel="00000000" w:rsidR="00000000" w:rsidRPr="00000000">
        <w:rPr>
          <w:rtl w:val="0"/>
        </w:rPr>
        <w:t xml:space="preserve">Factory conditions are strict, long days, dark, hot, unventilated, and low pay</w:t>
      </w:r>
    </w:p>
    <w:p w:rsidR="00000000" w:rsidDel="00000000" w:rsidP="00000000" w:rsidRDefault="00000000" w:rsidRPr="00000000" w14:paraId="00000274">
      <w:pPr>
        <w:pageBreakBefore w:val="0"/>
        <w:numPr>
          <w:ilvl w:val="1"/>
          <w:numId w:val="9"/>
        </w:numPr>
        <w:ind w:left="1440" w:hanging="360"/>
        <w:rPr>
          <w:u w:val="none"/>
        </w:rPr>
      </w:pPr>
      <w:r w:rsidDel="00000000" w:rsidR="00000000" w:rsidRPr="00000000">
        <w:rPr>
          <w:rtl w:val="0"/>
        </w:rPr>
        <w:t xml:space="preserve">Strike: refusing to work until an employer responds to demands</w:t>
      </w:r>
    </w:p>
    <w:p w:rsidR="00000000" w:rsidDel="00000000" w:rsidP="00000000" w:rsidRDefault="00000000" w:rsidRPr="00000000" w14:paraId="00000275">
      <w:pPr>
        <w:pageBreakBefore w:val="0"/>
        <w:numPr>
          <w:ilvl w:val="2"/>
          <w:numId w:val="9"/>
        </w:numPr>
        <w:ind w:left="2160" w:hanging="360"/>
        <w:rPr>
          <w:u w:val="none"/>
        </w:rPr>
      </w:pPr>
      <w:r w:rsidDel="00000000" w:rsidR="00000000" w:rsidRPr="00000000">
        <w:rPr>
          <w:rtl w:val="0"/>
        </w:rPr>
        <w:t xml:space="preserve">Due to high immigration, many people were poor and desperate for a job, despite bad conditions and low pay, making strikes useless as strike workers can just be replaced</w:t>
      </w:r>
    </w:p>
    <w:p w:rsidR="00000000" w:rsidDel="00000000" w:rsidP="00000000" w:rsidRDefault="00000000" w:rsidRPr="00000000" w14:paraId="00000276">
      <w:pPr>
        <w:pageBreakBefore w:val="0"/>
        <w:numPr>
          <w:ilvl w:val="1"/>
          <w:numId w:val="9"/>
        </w:numPr>
        <w:ind w:left="1440" w:hanging="360"/>
        <w:rPr>
          <w:u w:val="none"/>
        </w:rPr>
      </w:pPr>
      <w:r w:rsidDel="00000000" w:rsidR="00000000" w:rsidRPr="00000000">
        <w:rPr>
          <w:rtl w:val="0"/>
        </w:rPr>
        <w:t xml:space="preserve">Unions</w:t>
      </w:r>
    </w:p>
    <w:p w:rsidR="00000000" w:rsidDel="00000000" w:rsidP="00000000" w:rsidRDefault="00000000" w:rsidRPr="00000000" w14:paraId="00000277">
      <w:pPr>
        <w:pageBreakBefore w:val="0"/>
        <w:numPr>
          <w:ilvl w:val="2"/>
          <w:numId w:val="9"/>
        </w:numPr>
        <w:ind w:left="2160" w:hanging="360"/>
        <w:rPr>
          <w:u w:val="none"/>
        </w:rPr>
      </w:pPr>
      <w:r w:rsidDel="00000000" w:rsidR="00000000" w:rsidRPr="00000000">
        <w:rPr>
          <w:rtl w:val="0"/>
        </w:rPr>
        <w:t xml:space="preserve">workers in an industry form a union to standardize conditions, wages in the industry</w:t>
      </w:r>
    </w:p>
    <w:p w:rsidR="00000000" w:rsidDel="00000000" w:rsidP="00000000" w:rsidRDefault="00000000" w:rsidRPr="00000000" w14:paraId="00000278">
      <w:pPr>
        <w:pageBreakBefore w:val="0"/>
        <w:numPr>
          <w:ilvl w:val="2"/>
          <w:numId w:val="9"/>
        </w:numPr>
        <w:ind w:left="2160" w:hanging="360"/>
        <w:rPr>
          <w:u w:val="none"/>
        </w:rPr>
      </w:pPr>
      <w:r w:rsidDel="00000000" w:rsidR="00000000" w:rsidRPr="00000000">
        <w:rPr>
          <w:rtl w:val="0"/>
        </w:rPr>
        <w:t xml:space="preserve">Federation: made by multiple unions</w:t>
      </w:r>
    </w:p>
    <w:p w:rsidR="00000000" w:rsidDel="00000000" w:rsidP="00000000" w:rsidRDefault="00000000" w:rsidRPr="00000000" w14:paraId="00000279">
      <w:pPr>
        <w:pageBreakBefore w:val="0"/>
        <w:numPr>
          <w:ilvl w:val="2"/>
          <w:numId w:val="9"/>
        </w:numPr>
        <w:ind w:left="2160" w:hanging="360"/>
        <w:rPr>
          <w:u w:val="none"/>
        </w:rPr>
      </w:pPr>
      <w:r w:rsidDel="00000000" w:rsidR="00000000" w:rsidRPr="00000000">
        <w:rPr>
          <w:rtl w:val="0"/>
        </w:rPr>
        <w:t xml:space="preserve">Opposed by employers, leading to strikes and unions being illegal at first</w:t>
      </w:r>
    </w:p>
    <w:p w:rsidR="00000000" w:rsidDel="00000000" w:rsidP="00000000" w:rsidRDefault="00000000" w:rsidRPr="00000000" w14:paraId="0000027A">
      <w:pPr>
        <w:pageBreakBefore w:val="0"/>
        <w:numPr>
          <w:ilvl w:val="2"/>
          <w:numId w:val="9"/>
        </w:numPr>
        <w:ind w:left="2160" w:hanging="360"/>
        <w:rPr>
          <w:u w:val="none"/>
        </w:rPr>
      </w:pPr>
      <w:r w:rsidDel="00000000" w:rsidR="00000000" w:rsidRPr="00000000">
        <w:rPr>
          <w:rtl w:val="0"/>
        </w:rPr>
        <w:t xml:space="preserve">Supreme Court declares strikes and unions constitutional in Commonwealth v. Hunt</w:t>
      </w:r>
    </w:p>
    <w:p w:rsidR="00000000" w:rsidDel="00000000" w:rsidP="00000000" w:rsidRDefault="00000000" w:rsidRPr="00000000" w14:paraId="0000027B">
      <w:pPr>
        <w:pageBreakBefore w:val="0"/>
        <w:numPr>
          <w:ilvl w:val="0"/>
          <w:numId w:val="9"/>
        </w:numPr>
        <w:ind w:left="720" w:hanging="360"/>
        <w:rPr>
          <w:highlight w:val="yellow"/>
        </w:rPr>
      </w:pPr>
      <w:r w:rsidDel="00000000" w:rsidR="00000000" w:rsidRPr="00000000">
        <w:rPr>
          <w:highlight w:val="yellow"/>
          <w:rtl w:val="0"/>
        </w:rPr>
        <w:t xml:space="preserve">Market Revolution</w:t>
      </w:r>
    </w:p>
    <w:p w:rsidR="00000000" w:rsidDel="00000000" w:rsidP="00000000" w:rsidRDefault="00000000" w:rsidRPr="00000000" w14:paraId="0000027C">
      <w:pPr>
        <w:pageBreakBefore w:val="0"/>
        <w:numPr>
          <w:ilvl w:val="1"/>
          <w:numId w:val="9"/>
        </w:numPr>
        <w:ind w:left="1440" w:hanging="360"/>
        <w:rPr/>
      </w:pPr>
      <w:r w:rsidDel="00000000" w:rsidR="00000000" w:rsidRPr="00000000">
        <w:rPr>
          <w:rtl w:val="0"/>
        </w:rPr>
        <w:t xml:space="preserve">People move from producing what they need to buying what they need</w:t>
      </w:r>
    </w:p>
    <w:p w:rsidR="00000000" w:rsidDel="00000000" w:rsidP="00000000" w:rsidRDefault="00000000" w:rsidRPr="00000000" w14:paraId="0000027D">
      <w:pPr>
        <w:pageBreakBefore w:val="0"/>
        <w:numPr>
          <w:ilvl w:val="1"/>
          <w:numId w:val="9"/>
        </w:numPr>
        <w:ind w:left="1440" w:hanging="360"/>
        <w:rPr>
          <w:u w:val="none"/>
        </w:rPr>
      </w:pPr>
      <w:r w:rsidDel="00000000" w:rsidR="00000000" w:rsidRPr="00000000">
        <w:rPr>
          <w:rtl w:val="0"/>
        </w:rPr>
        <w:t xml:space="preserve">Specialization: people create only one or few type(s) of good(s) to sell</w:t>
      </w:r>
    </w:p>
    <w:p w:rsidR="00000000" w:rsidDel="00000000" w:rsidP="00000000" w:rsidRDefault="00000000" w:rsidRPr="00000000" w14:paraId="0000027E">
      <w:pPr>
        <w:pageBreakBefore w:val="0"/>
        <w:numPr>
          <w:ilvl w:val="2"/>
          <w:numId w:val="9"/>
        </w:numPr>
        <w:ind w:left="2160" w:hanging="360"/>
        <w:rPr>
          <w:u w:val="none"/>
        </w:rPr>
      </w:pPr>
      <w:r w:rsidDel="00000000" w:rsidR="00000000" w:rsidRPr="00000000">
        <w:rPr>
          <w:rtl w:val="0"/>
        </w:rPr>
        <w:t xml:space="preserve">Regional specialization exists too</w:t>
      </w:r>
    </w:p>
    <w:p w:rsidR="00000000" w:rsidDel="00000000" w:rsidP="00000000" w:rsidRDefault="00000000" w:rsidRPr="00000000" w14:paraId="0000027F">
      <w:pPr>
        <w:pageBreakBefore w:val="0"/>
        <w:numPr>
          <w:ilvl w:val="3"/>
          <w:numId w:val="9"/>
        </w:numPr>
        <w:ind w:left="2880" w:hanging="360"/>
        <w:rPr>
          <w:u w:val="none"/>
        </w:rPr>
      </w:pPr>
      <w:r w:rsidDel="00000000" w:rsidR="00000000" w:rsidRPr="00000000">
        <w:rPr>
          <w:rtl w:val="0"/>
        </w:rPr>
        <w:t xml:space="preserve">South: agriculture</w:t>
      </w:r>
    </w:p>
    <w:p w:rsidR="00000000" w:rsidDel="00000000" w:rsidP="00000000" w:rsidRDefault="00000000" w:rsidRPr="00000000" w14:paraId="00000280">
      <w:pPr>
        <w:pageBreakBefore w:val="0"/>
        <w:numPr>
          <w:ilvl w:val="3"/>
          <w:numId w:val="9"/>
        </w:numPr>
        <w:ind w:left="2880" w:hanging="360"/>
        <w:rPr>
          <w:u w:val="none"/>
        </w:rPr>
      </w:pPr>
      <w:r w:rsidDel="00000000" w:rsidR="00000000" w:rsidRPr="00000000">
        <w:rPr>
          <w:rtl w:val="0"/>
        </w:rPr>
        <w:t xml:space="preserve">Northeast: shipping and manufacturing</w:t>
      </w:r>
    </w:p>
    <w:p w:rsidR="00000000" w:rsidDel="00000000" w:rsidP="00000000" w:rsidRDefault="00000000" w:rsidRPr="00000000" w14:paraId="00000281">
      <w:pPr>
        <w:pageBreakBefore w:val="0"/>
        <w:numPr>
          <w:ilvl w:val="3"/>
          <w:numId w:val="9"/>
        </w:numPr>
        <w:ind w:left="2880" w:hanging="360"/>
        <w:rPr>
          <w:u w:val="none"/>
        </w:rPr>
      </w:pPr>
      <w:r w:rsidDel="00000000" w:rsidR="00000000" w:rsidRPr="00000000">
        <w:rPr>
          <w:rtl w:val="0"/>
        </w:rPr>
        <w:t xml:space="preserve">Midwest: farming</w:t>
      </w:r>
    </w:p>
    <w:p w:rsidR="00000000" w:rsidDel="00000000" w:rsidP="00000000" w:rsidRDefault="00000000" w:rsidRPr="00000000" w14:paraId="00000282">
      <w:pPr>
        <w:pageBreakBefore w:val="0"/>
        <w:numPr>
          <w:ilvl w:val="1"/>
          <w:numId w:val="9"/>
        </w:numPr>
        <w:ind w:left="1440" w:hanging="360"/>
        <w:rPr>
          <w:u w:val="none"/>
        </w:rPr>
      </w:pPr>
      <w:r w:rsidDel="00000000" w:rsidR="00000000" w:rsidRPr="00000000">
        <w:rPr>
          <w:rtl w:val="0"/>
        </w:rPr>
        <w:t xml:space="preserve">Depended on capitalism (businesses privatizing resources/means of production - ie: machines, land - for profit) and entrepreneurs (investors)</w:t>
      </w:r>
    </w:p>
    <w:p w:rsidR="00000000" w:rsidDel="00000000" w:rsidP="00000000" w:rsidRDefault="00000000" w:rsidRPr="00000000" w14:paraId="00000283">
      <w:pPr>
        <w:pageBreakBefore w:val="0"/>
        <w:numPr>
          <w:ilvl w:val="1"/>
          <w:numId w:val="9"/>
        </w:numPr>
        <w:ind w:left="1440" w:hanging="360"/>
        <w:rPr>
          <w:u w:val="none"/>
        </w:rPr>
      </w:pPr>
      <w:r w:rsidDel="00000000" w:rsidR="00000000" w:rsidRPr="00000000">
        <w:rPr>
          <w:rtl w:val="0"/>
        </w:rPr>
        <w:t xml:space="preserve">Lowered prices of goods over time, increasing affordability</w:t>
      </w:r>
    </w:p>
    <w:p w:rsidR="00000000" w:rsidDel="00000000" w:rsidP="00000000" w:rsidRDefault="00000000" w:rsidRPr="00000000" w14:paraId="00000284">
      <w:pPr>
        <w:pageBreakBefore w:val="0"/>
        <w:numPr>
          <w:ilvl w:val="1"/>
          <w:numId w:val="9"/>
        </w:numPr>
        <w:ind w:left="1440" w:hanging="360"/>
        <w:rPr>
          <w:u w:val="none"/>
        </w:rPr>
      </w:pPr>
      <w:r w:rsidDel="00000000" w:rsidR="00000000" w:rsidRPr="00000000">
        <w:rPr>
          <w:rtl w:val="0"/>
        </w:rPr>
        <w:t xml:space="preserve">Inventions</w:t>
      </w:r>
    </w:p>
    <w:p w:rsidR="00000000" w:rsidDel="00000000" w:rsidP="00000000" w:rsidRDefault="00000000" w:rsidRPr="00000000" w14:paraId="00000285">
      <w:pPr>
        <w:pageBreakBefore w:val="0"/>
        <w:numPr>
          <w:ilvl w:val="2"/>
          <w:numId w:val="9"/>
        </w:numPr>
        <w:ind w:left="2160" w:hanging="360"/>
        <w:rPr>
          <w:u w:val="none"/>
        </w:rPr>
      </w:pPr>
      <w:r w:rsidDel="00000000" w:rsidR="00000000" w:rsidRPr="00000000">
        <w:rPr>
          <w:rtl w:val="0"/>
        </w:rPr>
        <w:t xml:space="preserve">Vulcanized rubber</w:t>
      </w:r>
    </w:p>
    <w:p w:rsidR="00000000" w:rsidDel="00000000" w:rsidP="00000000" w:rsidRDefault="00000000" w:rsidRPr="00000000" w14:paraId="00000286">
      <w:pPr>
        <w:pageBreakBefore w:val="0"/>
        <w:numPr>
          <w:ilvl w:val="3"/>
          <w:numId w:val="9"/>
        </w:numPr>
        <w:ind w:left="2880" w:hanging="360"/>
        <w:rPr>
          <w:u w:val="none"/>
        </w:rPr>
      </w:pPr>
      <w:r w:rsidDel="00000000" w:rsidR="00000000" w:rsidRPr="00000000">
        <w:rPr>
          <w:rtl w:val="0"/>
        </w:rPr>
        <w:t xml:space="preserve">Charles Goodyear, 1839</w:t>
      </w:r>
    </w:p>
    <w:p w:rsidR="00000000" w:rsidDel="00000000" w:rsidP="00000000" w:rsidRDefault="00000000" w:rsidRPr="00000000" w14:paraId="00000287">
      <w:pPr>
        <w:pageBreakBefore w:val="0"/>
        <w:numPr>
          <w:ilvl w:val="3"/>
          <w:numId w:val="9"/>
        </w:numPr>
        <w:ind w:left="2880" w:hanging="360"/>
        <w:rPr>
          <w:u w:val="none"/>
        </w:rPr>
      </w:pPr>
      <w:r w:rsidDel="00000000" w:rsidR="00000000" w:rsidRPr="00000000">
        <w:rPr>
          <w:rtl w:val="0"/>
        </w:rPr>
        <w:t xml:space="preserve">Created more durable products</w:t>
      </w:r>
    </w:p>
    <w:p w:rsidR="00000000" w:rsidDel="00000000" w:rsidP="00000000" w:rsidRDefault="00000000" w:rsidRPr="00000000" w14:paraId="00000288">
      <w:pPr>
        <w:pageBreakBefore w:val="0"/>
        <w:numPr>
          <w:ilvl w:val="2"/>
          <w:numId w:val="9"/>
        </w:numPr>
        <w:ind w:left="2160" w:hanging="360"/>
        <w:rPr>
          <w:u w:val="none"/>
        </w:rPr>
      </w:pPr>
      <w:r w:rsidDel="00000000" w:rsidR="00000000" w:rsidRPr="00000000">
        <w:rPr>
          <w:rtl w:val="0"/>
        </w:rPr>
        <w:t xml:space="preserve">Sewing machine</w:t>
      </w:r>
    </w:p>
    <w:p w:rsidR="00000000" w:rsidDel="00000000" w:rsidP="00000000" w:rsidRDefault="00000000" w:rsidRPr="00000000" w14:paraId="00000289">
      <w:pPr>
        <w:pageBreakBefore w:val="0"/>
        <w:numPr>
          <w:ilvl w:val="3"/>
          <w:numId w:val="9"/>
        </w:numPr>
        <w:ind w:left="2880" w:hanging="360"/>
        <w:rPr>
          <w:u w:val="none"/>
        </w:rPr>
      </w:pPr>
      <w:r w:rsidDel="00000000" w:rsidR="00000000" w:rsidRPr="00000000">
        <w:rPr>
          <w:rtl w:val="0"/>
        </w:rPr>
        <w:t xml:space="preserve">Elias Howe, 1846</w:t>
      </w:r>
    </w:p>
    <w:p w:rsidR="00000000" w:rsidDel="00000000" w:rsidP="00000000" w:rsidRDefault="00000000" w:rsidRPr="00000000" w14:paraId="0000028A">
      <w:pPr>
        <w:pageBreakBefore w:val="0"/>
        <w:numPr>
          <w:ilvl w:val="3"/>
          <w:numId w:val="9"/>
        </w:numPr>
        <w:ind w:left="2880" w:hanging="360"/>
        <w:rPr>
          <w:u w:val="none"/>
        </w:rPr>
      </w:pPr>
      <w:r w:rsidDel="00000000" w:rsidR="00000000" w:rsidRPr="00000000">
        <w:rPr>
          <w:rtl w:val="0"/>
        </w:rPr>
        <w:t xml:space="preserve">Lowered price of clothing, for more people to afford</w:t>
      </w:r>
    </w:p>
    <w:p w:rsidR="00000000" w:rsidDel="00000000" w:rsidP="00000000" w:rsidRDefault="00000000" w:rsidRPr="00000000" w14:paraId="0000028B">
      <w:pPr>
        <w:pageBreakBefore w:val="0"/>
        <w:numPr>
          <w:ilvl w:val="2"/>
          <w:numId w:val="9"/>
        </w:numPr>
        <w:ind w:left="2160" w:hanging="360"/>
        <w:rPr>
          <w:u w:val="none"/>
        </w:rPr>
      </w:pPr>
      <w:r w:rsidDel="00000000" w:rsidR="00000000" w:rsidRPr="00000000">
        <w:rPr>
          <w:rtl w:val="0"/>
        </w:rPr>
        <w:t xml:space="preserve">Telegraph</w:t>
      </w:r>
    </w:p>
    <w:p w:rsidR="00000000" w:rsidDel="00000000" w:rsidP="00000000" w:rsidRDefault="00000000" w:rsidRPr="00000000" w14:paraId="0000028C">
      <w:pPr>
        <w:pageBreakBefore w:val="0"/>
        <w:numPr>
          <w:ilvl w:val="3"/>
          <w:numId w:val="9"/>
        </w:numPr>
        <w:ind w:left="2880" w:hanging="360"/>
        <w:rPr>
          <w:u w:val="none"/>
        </w:rPr>
      </w:pPr>
      <w:r w:rsidDel="00000000" w:rsidR="00000000" w:rsidRPr="00000000">
        <w:rPr>
          <w:rtl w:val="0"/>
        </w:rPr>
        <w:t xml:space="preserve">Joseph Henry, Samuel F. B. Morse, 1837</w:t>
      </w:r>
    </w:p>
    <w:p w:rsidR="00000000" w:rsidDel="00000000" w:rsidP="00000000" w:rsidRDefault="00000000" w:rsidRPr="00000000" w14:paraId="0000028D">
      <w:pPr>
        <w:pageBreakBefore w:val="0"/>
        <w:numPr>
          <w:ilvl w:val="3"/>
          <w:numId w:val="9"/>
        </w:numPr>
        <w:ind w:left="2880" w:hanging="360"/>
        <w:rPr>
          <w:u w:val="none"/>
        </w:rPr>
      </w:pPr>
      <w:r w:rsidDel="00000000" w:rsidR="00000000" w:rsidRPr="00000000">
        <w:rPr>
          <w:rtl w:val="0"/>
        </w:rPr>
        <w:t xml:space="preserve">Enabled timely, long distance communication</w:t>
      </w:r>
    </w:p>
    <w:p w:rsidR="00000000" w:rsidDel="00000000" w:rsidP="00000000" w:rsidRDefault="00000000" w:rsidRPr="00000000" w14:paraId="0000028E">
      <w:pPr>
        <w:pageBreakBefore w:val="0"/>
        <w:numPr>
          <w:ilvl w:val="3"/>
          <w:numId w:val="9"/>
        </w:numPr>
        <w:ind w:left="2880" w:hanging="360"/>
        <w:rPr>
          <w:u w:val="none"/>
        </w:rPr>
      </w:pPr>
      <w:r w:rsidDel="00000000" w:rsidR="00000000" w:rsidRPr="00000000">
        <w:rPr>
          <w:rtl w:val="0"/>
        </w:rPr>
        <w:t xml:space="preserve">Businesses can transmit orders and info about prices</w:t>
      </w:r>
    </w:p>
    <w:p w:rsidR="00000000" w:rsidDel="00000000" w:rsidP="00000000" w:rsidRDefault="00000000" w:rsidRPr="00000000" w14:paraId="0000028F">
      <w:pPr>
        <w:pageBreakBefore w:val="0"/>
        <w:numPr>
          <w:ilvl w:val="3"/>
          <w:numId w:val="9"/>
        </w:numPr>
        <w:ind w:left="2880" w:hanging="360"/>
        <w:rPr>
          <w:u w:val="none"/>
        </w:rPr>
      </w:pPr>
      <w:r w:rsidDel="00000000" w:rsidR="00000000" w:rsidRPr="00000000">
        <w:rPr>
          <w:rtl w:val="0"/>
        </w:rPr>
        <w:t xml:space="preserve">Assisted railroad signalling</w:t>
      </w:r>
    </w:p>
    <w:p w:rsidR="00000000" w:rsidDel="00000000" w:rsidP="00000000" w:rsidRDefault="00000000" w:rsidRPr="00000000" w14:paraId="00000290">
      <w:pPr>
        <w:pageBreakBefore w:val="0"/>
        <w:numPr>
          <w:ilvl w:val="2"/>
          <w:numId w:val="9"/>
        </w:numPr>
        <w:ind w:left="2160" w:hanging="360"/>
        <w:rPr>
          <w:u w:val="none"/>
        </w:rPr>
      </w:pPr>
      <w:r w:rsidDel="00000000" w:rsidR="00000000" w:rsidRPr="00000000">
        <w:rPr>
          <w:rtl w:val="0"/>
        </w:rPr>
        <w:t xml:space="preserve">Steamboats</w:t>
      </w:r>
    </w:p>
    <w:p w:rsidR="00000000" w:rsidDel="00000000" w:rsidP="00000000" w:rsidRDefault="00000000" w:rsidRPr="00000000" w14:paraId="00000291">
      <w:pPr>
        <w:pageBreakBefore w:val="0"/>
        <w:numPr>
          <w:ilvl w:val="3"/>
          <w:numId w:val="9"/>
        </w:numPr>
        <w:ind w:left="2880" w:hanging="360"/>
        <w:rPr>
          <w:u w:val="none"/>
        </w:rPr>
      </w:pPr>
      <w:r w:rsidDel="00000000" w:rsidR="00000000" w:rsidRPr="00000000">
        <w:rPr>
          <w:rtl w:val="0"/>
        </w:rPr>
        <w:t xml:space="preserve">Became faster, making it more feasible to transport goods and resources between different regions of specialization </w:t>
      </w:r>
    </w:p>
    <w:p w:rsidR="00000000" w:rsidDel="00000000" w:rsidP="00000000" w:rsidRDefault="00000000" w:rsidRPr="00000000" w14:paraId="00000292">
      <w:pPr>
        <w:pageBreakBefore w:val="0"/>
        <w:numPr>
          <w:ilvl w:val="3"/>
          <w:numId w:val="9"/>
        </w:numPr>
        <w:ind w:left="2880" w:hanging="360"/>
        <w:rPr>
          <w:u w:val="none"/>
        </w:rPr>
      </w:pPr>
      <w:r w:rsidDel="00000000" w:rsidR="00000000" w:rsidRPr="00000000">
        <w:rPr>
          <w:rtl w:val="0"/>
        </w:rPr>
        <w:t xml:space="preserve">More canals opened </w:t>
      </w:r>
    </w:p>
    <w:p w:rsidR="00000000" w:rsidDel="00000000" w:rsidP="00000000" w:rsidRDefault="00000000" w:rsidRPr="00000000" w14:paraId="00000293">
      <w:pPr>
        <w:pageBreakBefore w:val="0"/>
        <w:numPr>
          <w:ilvl w:val="2"/>
          <w:numId w:val="9"/>
        </w:numPr>
        <w:ind w:left="2160" w:hanging="360"/>
        <w:rPr>
          <w:u w:val="none"/>
        </w:rPr>
      </w:pPr>
      <w:r w:rsidDel="00000000" w:rsidR="00000000" w:rsidRPr="00000000">
        <w:rPr>
          <w:rtl w:val="0"/>
        </w:rPr>
        <w:t xml:space="preserve">Railroads</w:t>
      </w:r>
    </w:p>
    <w:p w:rsidR="00000000" w:rsidDel="00000000" w:rsidP="00000000" w:rsidRDefault="00000000" w:rsidRPr="00000000" w14:paraId="00000294">
      <w:pPr>
        <w:pageBreakBefore w:val="0"/>
        <w:numPr>
          <w:ilvl w:val="3"/>
          <w:numId w:val="9"/>
        </w:numPr>
        <w:ind w:left="2880" w:hanging="360"/>
        <w:rPr>
          <w:u w:val="none"/>
        </w:rPr>
      </w:pPr>
      <w:r w:rsidDel="00000000" w:rsidR="00000000" w:rsidRPr="00000000">
        <w:rPr>
          <w:rtl w:val="0"/>
        </w:rPr>
        <w:t xml:space="preserve">Very fast long distance transportation of goods between different regions of specialization</w:t>
      </w:r>
    </w:p>
    <w:p w:rsidR="00000000" w:rsidDel="00000000" w:rsidP="00000000" w:rsidRDefault="00000000" w:rsidRPr="00000000" w14:paraId="00000295">
      <w:pPr>
        <w:pageBreakBefore w:val="0"/>
        <w:numPr>
          <w:ilvl w:val="3"/>
          <w:numId w:val="9"/>
        </w:numPr>
        <w:ind w:left="2880" w:hanging="360"/>
        <w:rPr>
          <w:u w:val="none"/>
        </w:rPr>
      </w:pPr>
      <w:r w:rsidDel="00000000" w:rsidR="00000000" w:rsidRPr="00000000">
        <w:rPr>
          <w:rtl w:val="0"/>
        </w:rPr>
        <w:t xml:space="preserve">Could cross over rough conditions</w:t>
      </w:r>
    </w:p>
    <w:p w:rsidR="00000000" w:rsidDel="00000000" w:rsidP="00000000" w:rsidRDefault="00000000" w:rsidRPr="00000000" w14:paraId="00000296">
      <w:pPr>
        <w:pageBreakBefore w:val="0"/>
        <w:numPr>
          <w:ilvl w:val="2"/>
          <w:numId w:val="9"/>
        </w:numPr>
        <w:ind w:left="2160" w:hanging="360"/>
        <w:rPr>
          <w:u w:val="none"/>
        </w:rPr>
      </w:pPr>
      <w:r w:rsidDel="00000000" w:rsidR="00000000" w:rsidRPr="00000000">
        <w:rPr>
          <w:rtl w:val="0"/>
        </w:rPr>
        <w:t xml:space="preserve">Steel plow</w:t>
      </w:r>
    </w:p>
    <w:p w:rsidR="00000000" w:rsidDel="00000000" w:rsidP="00000000" w:rsidRDefault="00000000" w:rsidRPr="00000000" w14:paraId="00000297">
      <w:pPr>
        <w:pageBreakBefore w:val="0"/>
        <w:numPr>
          <w:ilvl w:val="3"/>
          <w:numId w:val="9"/>
        </w:numPr>
        <w:ind w:left="2880" w:hanging="360"/>
        <w:rPr>
          <w:u w:val="none"/>
        </w:rPr>
      </w:pPr>
      <w:r w:rsidDel="00000000" w:rsidR="00000000" w:rsidRPr="00000000">
        <w:rPr>
          <w:rtl w:val="0"/>
        </w:rPr>
        <w:t xml:space="preserve">John Deere, 1837</w:t>
      </w:r>
    </w:p>
    <w:p w:rsidR="00000000" w:rsidDel="00000000" w:rsidP="00000000" w:rsidRDefault="00000000" w:rsidRPr="00000000" w14:paraId="00000298">
      <w:pPr>
        <w:pageBreakBefore w:val="0"/>
        <w:numPr>
          <w:ilvl w:val="3"/>
          <w:numId w:val="9"/>
        </w:numPr>
        <w:ind w:left="2880" w:hanging="360"/>
        <w:rPr>
          <w:u w:val="none"/>
        </w:rPr>
      </w:pPr>
      <w:r w:rsidDel="00000000" w:rsidR="00000000" w:rsidRPr="00000000">
        <w:rPr>
          <w:rtl w:val="0"/>
        </w:rPr>
        <w:t xml:space="preserve">Lessens the force needed to make land arable</w:t>
      </w:r>
    </w:p>
    <w:p w:rsidR="00000000" w:rsidDel="00000000" w:rsidP="00000000" w:rsidRDefault="00000000" w:rsidRPr="00000000" w14:paraId="00000299">
      <w:pPr>
        <w:pageBreakBefore w:val="0"/>
        <w:numPr>
          <w:ilvl w:val="2"/>
          <w:numId w:val="9"/>
        </w:numPr>
        <w:ind w:left="2160" w:hanging="360"/>
        <w:rPr>
          <w:u w:val="none"/>
        </w:rPr>
      </w:pPr>
      <w:r w:rsidDel="00000000" w:rsidR="00000000" w:rsidRPr="00000000">
        <w:rPr>
          <w:rtl w:val="0"/>
        </w:rPr>
        <w:t xml:space="preserve">Mechanical reaper</w:t>
      </w:r>
    </w:p>
    <w:p w:rsidR="00000000" w:rsidDel="00000000" w:rsidP="00000000" w:rsidRDefault="00000000" w:rsidRPr="00000000" w14:paraId="0000029A">
      <w:pPr>
        <w:pageBreakBefore w:val="0"/>
        <w:numPr>
          <w:ilvl w:val="3"/>
          <w:numId w:val="9"/>
        </w:numPr>
        <w:ind w:left="2880" w:hanging="360"/>
        <w:rPr>
          <w:u w:val="none"/>
        </w:rPr>
      </w:pPr>
      <w:r w:rsidDel="00000000" w:rsidR="00000000" w:rsidRPr="00000000">
        <w:rPr>
          <w:rtl w:val="0"/>
        </w:rPr>
        <w:t xml:space="preserve">Cyrus McCormick</w:t>
      </w:r>
    </w:p>
    <w:p w:rsidR="00000000" w:rsidDel="00000000" w:rsidP="00000000" w:rsidRDefault="00000000" w:rsidRPr="00000000" w14:paraId="0000029B">
      <w:pPr>
        <w:pageBreakBefore w:val="0"/>
        <w:numPr>
          <w:ilvl w:val="3"/>
          <w:numId w:val="9"/>
        </w:numPr>
        <w:ind w:left="2880" w:hanging="360"/>
        <w:rPr>
          <w:u w:val="none"/>
        </w:rPr>
      </w:pPr>
      <w:r w:rsidDel="00000000" w:rsidR="00000000" w:rsidRPr="00000000">
        <w:rPr>
          <w:rtl w:val="0"/>
        </w:rPr>
        <w:t xml:space="preserve">1 farmer could do the work of 5</w:t>
      </w:r>
    </w:p>
    <w:p w:rsidR="00000000" w:rsidDel="00000000" w:rsidP="00000000" w:rsidRDefault="00000000" w:rsidRPr="00000000" w14:paraId="0000029C">
      <w:pPr>
        <w:pageBreakBefore w:val="0"/>
        <w:numPr>
          <w:ilvl w:val="1"/>
          <w:numId w:val="9"/>
        </w:numPr>
        <w:ind w:left="1440" w:hanging="360"/>
        <w:rPr>
          <w:u w:val="none"/>
        </w:rPr>
      </w:pPr>
      <w:r w:rsidDel="00000000" w:rsidR="00000000" w:rsidRPr="00000000">
        <w:rPr>
          <w:rtl w:val="0"/>
        </w:rPr>
        <w:t xml:space="preserve">South didn’t like modernization, calling the north filthy and overcrowded</w:t>
      </w:r>
    </w:p>
    <w:p w:rsidR="00000000" w:rsidDel="00000000" w:rsidP="00000000" w:rsidRDefault="00000000" w:rsidRPr="00000000" w14:paraId="0000029D">
      <w:pPr>
        <w:pageBreakBefore w:val="0"/>
        <w:numPr>
          <w:ilvl w:val="0"/>
          <w:numId w:val="9"/>
        </w:numPr>
        <w:ind w:left="720" w:hanging="360"/>
        <w:rPr>
          <w:highlight w:val="yellow"/>
        </w:rPr>
      </w:pPr>
      <w:r w:rsidDel="00000000" w:rsidR="00000000" w:rsidRPr="00000000">
        <w:rPr>
          <w:highlight w:val="yellow"/>
          <w:rtl w:val="0"/>
        </w:rPr>
        <w:t xml:space="preserve">Manifest destiny</w:t>
      </w:r>
    </w:p>
    <w:p w:rsidR="00000000" w:rsidDel="00000000" w:rsidP="00000000" w:rsidRDefault="00000000" w:rsidRPr="00000000" w14:paraId="0000029E">
      <w:pPr>
        <w:pageBreakBefore w:val="0"/>
        <w:numPr>
          <w:ilvl w:val="1"/>
          <w:numId w:val="9"/>
        </w:numPr>
        <w:ind w:left="1440" w:hanging="360"/>
        <w:rPr>
          <w:u w:val="none"/>
        </w:rPr>
      </w:pPr>
      <w:r w:rsidDel="00000000" w:rsidR="00000000" w:rsidRPr="00000000">
        <w:rPr>
          <w:rtl w:val="0"/>
        </w:rPr>
        <w:t xml:space="preserve">Americans believed that America was destined to take up the whole continent</w:t>
      </w:r>
    </w:p>
    <w:p w:rsidR="00000000" w:rsidDel="00000000" w:rsidP="00000000" w:rsidRDefault="00000000" w:rsidRPr="00000000" w14:paraId="0000029F">
      <w:pPr>
        <w:pageBreakBefore w:val="0"/>
        <w:numPr>
          <w:ilvl w:val="1"/>
          <w:numId w:val="9"/>
        </w:numPr>
        <w:ind w:left="1440" w:hanging="360"/>
        <w:rPr>
          <w:u w:val="none"/>
        </w:rPr>
      </w:pPr>
      <w:r w:rsidDel="00000000" w:rsidR="00000000" w:rsidRPr="00000000">
        <w:rPr>
          <w:rtl w:val="0"/>
        </w:rPr>
        <w:t xml:space="preserve">Americans moved westwards to economically restart themselves, own land, seek more markets, trade with Asia through ports along the Pacific coast</w:t>
      </w:r>
    </w:p>
    <w:p w:rsidR="00000000" w:rsidDel="00000000" w:rsidP="00000000" w:rsidRDefault="00000000" w:rsidRPr="00000000" w14:paraId="000002A0">
      <w:pPr>
        <w:pageBreakBefore w:val="0"/>
        <w:numPr>
          <w:ilvl w:val="1"/>
          <w:numId w:val="9"/>
        </w:numPr>
        <w:ind w:left="1440" w:hanging="360"/>
        <w:rPr>
          <w:u w:val="none"/>
        </w:rPr>
      </w:pPr>
      <w:r w:rsidDel="00000000" w:rsidR="00000000" w:rsidRPr="00000000">
        <w:rPr>
          <w:rtl w:val="0"/>
        </w:rPr>
        <w:t xml:space="preserve">Affected Natives assimilated, moved and kept their traditions or fought back</w:t>
      </w:r>
    </w:p>
    <w:p w:rsidR="00000000" w:rsidDel="00000000" w:rsidP="00000000" w:rsidRDefault="00000000" w:rsidRPr="00000000" w14:paraId="000002A1">
      <w:pPr>
        <w:pageBreakBefore w:val="0"/>
        <w:numPr>
          <w:ilvl w:val="2"/>
          <w:numId w:val="9"/>
        </w:numPr>
        <w:ind w:left="2160" w:hanging="360"/>
        <w:rPr>
          <w:u w:val="none"/>
        </w:rPr>
      </w:pPr>
      <w:r w:rsidDel="00000000" w:rsidR="00000000" w:rsidRPr="00000000">
        <w:rPr>
          <w:rtl w:val="0"/>
        </w:rPr>
        <w:t xml:space="preserve">Black Hawk War</w:t>
      </w:r>
    </w:p>
    <w:p w:rsidR="00000000" w:rsidDel="00000000" w:rsidP="00000000" w:rsidRDefault="00000000" w:rsidRPr="00000000" w14:paraId="000002A2">
      <w:pPr>
        <w:pageBreakBefore w:val="0"/>
        <w:numPr>
          <w:ilvl w:val="3"/>
          <w:numId w:val="9"/>
        </w:numPr>
        <w:ind w:left="2880" w:hanging="360"/>
        <w:rPr>
          <w:u w:val="none"/>
        </w:rPr>
      </w:pPr>
      <w:r w:rsidDel="00000000" w:rsidR="00000000" w:rsidRPr="00000000">
        <w:rPr>
          <w:rtl w:val="0"/>
        </w:rPr>
        <w:t xml:space="preserve">Many Natives came to Chief Black Hawk claiming that a prophet said that the Chief would be involved in something</w:t>
      </w:r>
    </w:p>
    <w:p w:rsidR="00000000" w:rsidDel="00000000" w:rsidP="00000000" w:rsidRDefault="00000000" w:rsidRPr="00000000" w14:paraId="000002A3">
      <w:pPr>
        <w:pageBreakBefore w:val="0"/>
        <w:numPr>
          <w:ilvl w:val="3"/>
          <w:numId w:val="9"/>
        </w:numPr>
        <w:ind w:left="2880" w:hanging="360"/>
        <w:rPr>
          <w:u w:val="none"/>
        </w:rPr>
      </w:pPr>
      <w:r w:rsidDel="00000000" w:rsidR="00000000" w:rsidRPr="00000000">
        <w:rPr>
          <w:rtl w:val="0"/>
        </w:rPr>
        <w:t xml:space="preserve">The Chief started a war against Americans </w:t>
      </w:r>
    </w:p>
    <w:p w:rsidR="00000000" w:rsidDel="00000000" w:rsidP="00000000" w:rsidRDefault="00000000" w:rsidRPr="00000000" w14:paraId="000002A4">
      <w:pPr>
        <w:pageBreakBefore w:val="0"/>
        <w:numPr>
          <w:ilvl w:val="3"/>
          <w:numId w:val="9"/>
        </w:numPr>
        <w:ind w:left="2880" w:hanging="360"/>
        <w:rPr>
          <w:u w:val="none"/>
        </w:rPr>
      </w:pPr>
      <w:r w:rsidDel="00000000" w:rsidR="00000000" w:rsidRPr="00000000">
        <w:rPr>
          <w:rtl w:val="0"/>
        </w:rPr>
        <w:t xml:space="preserve">The Natives lost, so the Sauk and Fox tribes were forcibly removed</w:t>
      </w:r>
    </w:p>
    <w:p w:rsidR="00000000" w:rsidDel="00000000" w:rsidP="00000000" w:rsidRDefault="00000000" w:rsidRPr="00000000" w14:paraId="000002A5">
      <w:pPr>
        <w:pageBreakBefore w:val="0"/>
        <w:numPr>
          <w:ilvl w:val="2"/>
          <w:numId w:val="9"/>
        </w:numPr>
        <w:ind w:left="2160" w:hanging="360"/>
        <w:rPr>
          <w:u w:val="none"/>
        </w:rPr>
      </w:pPr>
      <w:r w:rsidDel="00000000" w:rsidR="00000000" w:rsidRPr="00000000">
        <w:rPr>
          <w:rtl w:val="0"/>
        </w:rPr>
        <w:t xml:space="preserve">Middle ground</w:t>
      </w:r>
    </w:p>
    <w:p w:rsidR="00000000" w:rsidDel="00000000" w:rsidP="00000000" w:rsidRDefault="00000000" w:rsidRPr="00000000" w14:paraId="000002A6">
      <w:pPr>
        <w:pageBreakBefore w:val="0"/>
        <w:numPr>
          <w:ilvl w:val="3"/>
          <w:numId w:val="9"/>
        </w:numPr>
        <w:ind w:left="2880" w:hanging="360"/>
        <w:rPr>
          <w:u w:val="none"/>
        </w:rPr>
      </w:pPr>
      <w:r w:rsidDel="00000000" w:rsidR="00000000" w:rsidRPr="00000000">
        <w:rPr>
          <w:rtl w:val="0"/>
        </w:rPr>
        <w:t xml:space="preserve">Americans needed Natives as trading partners and guides to the land, so Americans took care that they don’t totally eradicate the Natives</w:t>
      </w:r>
    </w:p>
    <w:p w:rsidR="00000000" w:rsidDel="00000000" w:rsidP="00000000" w:rsidRDefault="00000000" w:rsidRPr="00000000" w14:paraId="000002A7">
      <w:pPr>
        <w:pageBreakBefore w:val="0"/>
        <w:numPr>
          <w:ilvl w:val="2"/>
          <w:numId w:val="9"/>
        </w:numPr>
        <w:ind w:left="2160" w:hanging="360"/>
        <w:rPr>
          <w:u w:val="none"/>
        </w:rPr>
      </w:pPr>
      <w:r w:rsidDel="00000000" w:rsidR="00000000" w:rsidRPr="00000000">
        <w:rPr>
          <w:rtl w:val="0"/>
        </w:rPr>
        <w:t xml:space="preserve">Treaty of Fort Laramie</w:t>
      </w:r>
    </w:p>
    <w:p w:rsidR="00000000" w:rsidDel="00000000" w:rsidP="00000000" w:rsidRDefault="00000000" w:rsidRPr="00000000" w14:paraId="000002A8">
      <w:pPr>
        <w:pageBreakBefore w:val="0"/>
        <w:numPr>
          <w:ilvl w:val="3"/>
          <w:numId w:val="9"/>
        </w:numPr>
        <w:ind w:left="2880" w:hanging="360"/>
        <w:rPr>
          <w:u w:val="none"/>
        </w:rPr>
      </w:pPr>
      <w:r w:rsidDel="00000000" w:rsidR="00000000" w:rsidRPr="00000000">
        <w:rPr>
          <w:rtl w:val="0"/>
        </w:rPr>
        <w:t xml:space="preserve">1851</w:t>
      </w:r>
    </w:p>
    <w:p w:rsidR="00000000" w:rsidDel="00000000" w:rsidP="00000000" w:rsidRDefault="00000000" w:rsidRPr="00000000" w14:paraId="000002A9">
      <w:pPr>
        <w:pageBreakBefore w:val="0"/>
        <w:numPr>
          <w:ilvl w:val="3"/>
          <w:numId w:val="9"/>
        </w:numPr>
        <w:ind w:left="2880" w:hanging="360"/>
        <w:rPr>
          <w:u w:val="none"/>
        </w:rPr>
      </w:pPr>
      <w:r w:rsidDel="00000000" w:rsidR="00000000" w:rsidRPr="00000000">
        <w:rPr>
          <w:rtl w:val="0"/>
        </w:rPr>
        <w:t xml:space="preserve">Natives secured some land in exchange for being peaceful, not attacking Americans, and allow the federal government to build infrastructure</w:t>
      </w:r>
    </w:p>
    <w:p w:rsidR="00000000" w:rsidDel="00000000" w:rsidP="00000000" w:rsidRDefault="00000000" w:rsidRPr="00000000" w14:paraId="000002AA">
      <w:pPr>
        <w:pageBreakBefore w:val="0"/>
        <w:numPr>
          <w:ilvl w:val="3"/>
          <w:numId w:val="9"/>
        </w:numPr>
        <w:ind w:left="2880" w:hanging="360"/>
        <w:rPr>
          <w:u w:val="none"/>
        </w:rPr>
      </w:pPr>
      <w:r w:rsidDel="00000000" w:rsidR="00000000" w:rsidRPr="00000000">
        <w:rPr>
          <w:rtl w:val="0"/>
        </w:rPr>
        <w:t xml:space="preserve">The federal government violated their end of this Treaty multiple times</w:t>
      </w:r>
    </w:p>
    <w:p w:rsidR="00000000" w:rsidDel="00000000" w:rsidP="00000000" w:rsidRDefault="00000000" w:rsidRPr="00000000" w14:paraId="000002AB">
      <w:pPr>
        <w:pageBreakBefore w:val="0"/>
        <w:numPr>
          <w:ilvl w:val="1"/>
          <w:numId w:val="9"/>
        </w:numPr>
        <w:ind w:left="1440" w:hanging="360"/>
        <w:rPr>
          <w:u w:val="none"/>
        </w:rPr>
      </w:pPr>
      <w:r w:rsidDel="00000000" w:rsidR="00000000" w:rsidRPr="00000000">
        <w:rPr>
          <w:rtl w:val="0"/>
        </w:rPr>
        <w:t xml:space="preserve">Trails</w:t>
      </w:r>
    </w:p>
    <w:p w:rsidR="00000000" w:rsidDel="00000000" w:rsidP="00000000" w:rsidRDefault="00000000" w:rsidRPr="00000000" w14:paraId="000002AC">
      <w:pPr>
        <w:pageBreakBefore w:val="0"/>
        <w:numPr>
          <w:ilvl w:val="2"/>
          <w:numId w:val="9"/>
        </w:numPr>
        <w:ind w:left="2160" w:hanging="360"/>
        <w:rPr>
          <w:u w:val="none"/>
        </w:rPr>
      </w:pPr>
      <w:r w:rsidDel="00000000" w:rsidR="00000000" w:rsidRPr="00000000">
        <w:rPr>
          <w:rtl w:val="0"/>
        </w:rPr>
        <w:t xml:space="preserve">Santa Fe Trail</w:t>
      </w:r>
    </w:p>
    <w:p w:rsidR="00000000" w:rsidDel="00000000" w:rsidP="00000000" w:rsidRDefault="00000000" w:rsidRPr="00000000" w14:paraId="000002AD">
      <w:pPr>
        <w:pageBreakBefore w:val="0"/>
        <w:numPr>
          <w:ilvl w:val="3"/>
          <w:numId w:val="9"/>
        </w:numPr>
        <w:ind w:left="2880" w:hanging="360"/>
        <w:rPr>
          <w:u w:val="none"/>
        </w:rPr>
      </w:pPr>
      <w:r w:rsidDel="00000000" w:rsidR="00000000" w:rsidRPr="00000000">
        <w:rPr>
          <w:rtl w:val="0"/>
        </w:rPr>
        <w:t xml:space="preserve">From Independence, Missouri to Santa Fe, New Mexico</w:t>
      </w:r>
    </w:p>
    <w:p w:rsidR="00000000" w:rsidDel="00000000" w:rsidP="00000000" w:rsidRDefault="00000000" w:rsidRPr="00000000" w14:paraId="000002AE">
      <w:pPr>
        <w:pageBreakBefore w:val="0"/>
        <w:numPr>
          <w:ilvl w:val="3"/>
          <w:numId w:val="9"/>
        </w:numPr>
        <w:ind w:left="2880" w:hanging="360"/>
        <w:rPr>
          <w:u w:val="none"/>
        </w:rPr>
      </w:pPr>
      <w:r w:rsidDel="00000000" w:rsidR="00000000" w:rsidRPr="00000000">
        <w:rPr>
          <w:rtl w:val="0"/>
        </w:rPr>
        <w:t xml:space="preserve">Used for trading in New Mexico</w:t>
      </w:r>
    </w:p>
    <w:p w:rsidR="00000000" w:rsidDel="00000000" w:rsidP="00000000" w:rsidRDefault="00000000" w:rsidRPr="00000000" w14:paraId="000002AF">
      <w:pPr>
        <w:pageBreakBefore w:val="0"/>
        <w:numPr>
          <w:ilvl w:val="2"/>
          <w:numId w:val="9"/>
        </w:numPr>
        <w:ind w:left="2160" w:hanging="360"/>
        <w:rPr>
          <w:u w:val="none"/>
        </w:rPr>
      </w:pPr>
      <w:r w:rsidDel="00000000" w:rsidR="00000000" w:rsidRPr="00000000">
        <w:rPr>
          <w:rtl w:val="0"/>
        </w:rPr>
        <w:t xml:space="preserve">Oregon Trail</w:t>
      </w:r>
    </w:p>
    <w:p w:rsidR="00000000" w:rsidDel="00000000" w:rsidP="00000000" w:rsidRDefault="00000000" w:rsidRPr="00000000" w14:paraId="000002B0">
      <w:pPr>
        <w:pageBreakBefore w:val="0"/>
        <w:numPr>
          <w:ilvl w:val="3"/>
          <w:numId w:val="9"/>
        </w:numPr>
        <w:ind w:left="2880" w:hanging="360"/>
        <w:rPr>
          <w:u w:val="none"/>
        </w:rPr>
      </w:pPr>
      <w:r w:rsidDel="00000000" w:rsidR="00000000" w:rsidRPr="00000000">
        <w:rPr>
          <w:rtl w:val="0"/>
        </w:rPr>
        <w:t xml:space="preserve">From Independence, Missouri to Portland, Oregon</w:t>
      </w:r>
    </w:p>
    <w:p w:rsidR="00000000" w:rsidDel="00000000" w:rsidP="00000000" w:rsidRDefault="00000000" w:rsidRPr="00000000" w14:paraId="000002B1">
      <w:pPr>
        <w:pageBreakBefore w:val="0"/>
        <w:numPr>
          <w:ilvl w:val="3"/>
          <w:numId w:val="9"/>
        </w:numPr>
        <w:ind w:left="2880" w:hanging="360"/>
        <w:rPr>
          <w:u w:val="none"/>
        </w:rPr>
      </w:pPr>
      <w:r w:rsidDel="00000000" w:rsidR="00000000" w:rsidRPr="00000000">
        <w:rPr>
          <w:rtl w:val="0"/>
        </w:rPr>
        <w:t xml:space="preserve">People were attracted to farm in Oregon</w:t>
      </w:r>
    </w:p>
    <w:p w:rsidR="00000000" w:rsidDel="00000000" w:rsidP="00000000" w:rsidRDefault="00000000" w:rsidRPr="00000000" w14:paraId="000002B2">
      <w:pPr>
        <w:pageBreakBefore w:val="0"/>
        <w:numPr>
          <w:ilvl w:val="3"/>
          <w:numId w:val="9"/>
        </w:numPr>
        <w:ind w:left="2880" w:hanging="360"/>
        <w:rPr>
          <w:u w:val="none"/>
        </w:rPr>
      </w:pPr>
      <w:r w:rsidDel="00000000" w:rsidR="00000000" w:rsidRPr="00000000">
        <w:rPr>
          <w:rtl w:val="0"/>
        </w:rPr>
        <w:t xml:space="preserve">Mermons</w:t>
      </w:r>
    </w:p>
    <w:p w:rsidR="00000000" w:rsidDel="00000000" w:rsidP="00000000" w:rsidRDefault="00000000" w:rsidRPr="00000000" w14:paraId="000002B3">
      <w:pPr>
        <w:pageBreakBefore w:val="0"/>
        <w:numPr>
          <w:ilvl w:val="4"/>
          <w:numId w:val="9"/>
        </w:numPr>
        <w:ind w:left="3600" w:hanging="360"/>
        <w:rPr>
          <w:u w:val="none"/>
        </w:rPr>
      </w:pPr>
      <w:r w:rsidDel="00000000" w:rsidR="00000000" w:rsidRPr="00000000">
        <w:rPr>
          <w:rtl w:val="0"/>
        </w:rPr>
        <w:t xml:space="preserve">A religious group who moved west due to anti-Mormons attacks where they were </w:t>
      </w:r>
    </w:p>
    <w:p w:rsidR="00000000" w:rsidDel="00000000" w:rsidP="00000000" w:rsidRDefault="00000000" w:rsidRPr="00000000" w14:paraId="000002B4">
      <w:pPr>
        <w:pageBreakBefore w:val="0"/>
        <w:numPr>
          <w:ilvl w:val="1"/>
          <w:numId w:val="9"/>
        </w:numPr>
        <w:ind w:left="1440" w:hanging="360"/>
        <w:rPr>
          <w:u w:val="none"/>
        </w:rPr>
      </w:pPr>
      <w:r w:rsidDel="00000000" w:rsidR="00000000" w:rsidRPr="00000000">
        <w:rPr>
          <w:rtl w:val="0"/>
        </w:rPr>
        <w:t xml:space="preserve">Oregon Territory</w:t>
      </w:r>
    </w:p>
    <w:p w:rsidR="00000000" w:rsidDel="00000000" w:rsidP="00000000" w:rsidRDefault="00000000" w:rsidRPr="00000000" w14:paraId="000002B5">
      <w:pPr>
        <w:pageBreakBefore w:val="0"/>
        <w:numPr>
          <w:ilvl w:val="2"/>
          <w:numId w:val="9"/>
        </w:numPr>
        <w:ind w:left="2160" w:hanging="360"/>
        <w:rPr>
          <w:u w:val="none"/>
        </w:rPr>
      </w:pPr>
      <w:r w:rsidDel="00000000" w:rsidR="00000000" w:rsidRPr="00000000">
        <w:rPr>
          <w:rtl w:val="0"/>
        </w:rPr>
        <w:t xml:space="preserve">was under joint occupation between America and Britain.  </w:t>
      </w:r>
    </w:p>
    <w:p w:rsidR="00000000" w:rsidDel="00000000" w:rsidP="00000000" w:rsidRDefault="00000000" w:rsidRPr="00000000" w14:paraId="000002B6">
      <w:pPr>
        <w:pageBreakBefore w:val="0"/>
        <w:numPr>
          <w:ilvl w:val="2"/>
          <w:numId w:val="9"/>
        </w:numPr>
        <w:ind w:left="2160" w:hanging="360"/>
        <w:rPr>
          <w:u w:val="none"/>
        </w:rPr>
      </w:pPr>
      <w:r w:rsidDel="00000000" w:rsidR="00000000" w:rsidRPr="00000000">
        <w:rPr>
          <w:rtl w:val="0"/>
        </w:rPr>
        <w:t xml:space="preserve">President Polk in 1844 called to annex Oregon into America full ownership.  </w:t>
      </w:r>
    </w:p>
    <w:p w:rsidR="00000000" w:rsidDel="00000000" w:rsidP="00000000" w:rsidRDefault="00000000" w:rsidRPr="00000000" w14:paraId="000002B7">
      <w:pPr>
        <w:pageBreakBefore w:val="0"/>
        <w:numPr>
          <w:ilvl w:val="2"/>
          <w:numId w:val="9"/>
        </w:numPr>
        <w:ind w:left="2160" w:hanging="360"/>
        <w:rPr>
          <w:u w:val="none"/>
        </w:rPr>
      </w:pPr>
      <w:r w:rsidDel="00000000" w:rsidR="00000000" w:rsidRPr="00000000">
        <w:rPr>
          <w:rtl w:val="0"/>
        </w:rPr>
        <w:t xml:space="preserve">Since British trade was decreasing there, Britain gave in, establishing the US-Canada border of the 49th parallel</w:t>
      </w:r>
    </w:p>
    <w:p w:rsidR="00000000" w:rsidDel="00000000" w:rsidP="00000000" w:rsidRDefault="00000000" w:rsidRPr="00000000" w14:paraId="000002B8">
      <w:pPr>
        <w:pageBreakBefore w:val="0"/>
        <w:numPr>
          <w:ilvl w:val="1"/>
          <w:numId w:val="9"/>
        </w:numPr>
        <w:ind w:left="1440" w:hanging="360"/>
        <w:rPr>
          <w:u w:val="none"/>
        </w:rPr>
      </w:pPr>
      <w:r w:rsidDel="00000000" w:rsidR="00000000" w:rsidRPr="00000000">
        <w:rPr>
          <w:rtl w:val="0"/>
        </w:rPr>
        <w:t xml:space="preserve">Texas</w:t>
      </w:r>
    </w:p>
    <w:p w:rsidR="00000000" w:rsidDel="00000000" w:rsidP="00000000" w:rsidRDefault="00000000" w:rsidRPr="00000000" w14:paraId="000002B9">
      <w:pPr>
        <w:pageBreakBefore w:val="0"/>
        <w:numPr>
          <w:ilvl w:val="2"/>
          <w:numId w:val="9"/>
        </w:numPr>
        <w:ind w:left="2160" w:hanging="360"/>
        <w:rPr>
          <w:u w:val="none"/>
        </w:rPr>
      </w:pPr>
      <w:r w:rsidDel="00000000" w:rsidR="00000000" w:rsidRPr="00000000">
        <w:rPr>
          <w:rtl w:val="0"/>
        </w:rPr>
        <w:t xml:space="preserve">Spain used to be in control of Mexico until 1821</w:t>
      </w:r>
    </w:p>
    <w:p w:rsidR="00000000" w:rsidDel="00000000" w:rsidP="00000000" w:rsidRDefault="00000000" w:rsidRPr="00000000" w14:paraId="000002BA">
      <w:pPr>
        <w:pageBreakBefore w:val="0"/>
        <w:numPr>
          <w:ilvl w:val="2"/>
          <w:numId w:val="9"/>
        </w:numPr>
        <w:ind w:left="2160" w:hanging="360"/>
        <w:rPr>
          <w:u w:val="none"/>
        </w:rPr>
      </w:pPr>
      <w:r w:rsidDel="00000000" w:rsidR="00000000" w:rsidRPr="00000000">
        <w:rPr>
          <w:rtl w:val="0"/>
        </w:rPr>
        <w:t xml:space="preserve">Barely anyone lived in Texas, Mexico</w:t>
      </w:r>
    </w:p>
    <w:p w:rsidR="00000000" w:rsidDel="00000000" w:rsidP="00000000" w:rsidRDefault="00000000" w:rsidRPr="00000000" w14:paraId="000002BB">
      <w:pPr>
        <w:pageBreakBefore w:val="0"/>
        <w:numPr>
          <w:ilvl w:val="2"/>
          <w:numId w:val="9"/>
        </w:numPr>
        <w:ind w:left="2160" w:hanging="360"/>
        <w:rPr>
          <w:u w:val="none"/>
        </w:rPr>
      </w:pPr>
      <w:r w:rsidDel="00000000" w:rsidR="00000000" w:rsidRPr="00000000">
        <w:rPr>
          <w:rtl w:val="0"/>
        </w:rPr>
        <w:t xml:space="preserve">Texas had lots of resources and was good for agriculture</w:t>
      </w:r>
    </w:p>
    <w:p w:rsidR="00000000" w:rsidDel="00000000" w:rsidP="00000000" w:rsidRDefault="00000000" w:rsidRPr="00000000" w14:paraId="000002BC">
      <w:pPr>
        <w:pageBreakBefore w:val="0"/>
        <w:numPr>
          <w:ilvl w:val="2"/>
          <w:numId w:val="9"/>
        </w:numPr>
        <w:ind w:left="2160" w:hanging="360"/>
        <w:rPr>
          <w:u w:val="none"/>
        </w:rPr>
      </w:pPr>
      <w:r w:rsidDel="00000000" w:rsidR="00000000" w:rsidRPr="00000000">
        <w:rPr>
          <w:rtl w:val="0"/>
        </w:rPr>
        <w:t xml:space="preserve">Mexicans captured Natives and forced them into labor, so Natives terrorized Mexican communities</w:t>
      </w:r>
    </w:p>
    <w:p w:rsidR="00000000" w:rsidDel="00000000" w:rsidP="00000000" w:rsidRDefault="00000000" w:rsidRPr="00000000" w14:paraId="000002BD">
      <w:pPr>
        <w:pageBreakBefore w:val="0"/>
        <w:numPr>
          <w:ilvl w:val="2"/>
          <w:numId w:val="9"/>
        </w:numPr>
        <w:ind w:left="2160" w:hanging="360"/>
        <w:rPr>
          <w:u w:val="none"/>
        </w:rPr>
      </w:pPr>
      <w:r w:rsidDel="00000000" w:rsidR="00000000" w:rsidRPr="00000000">
        <w:rPr>
          <w:rtl w:val="0"/>
        </w:rPr>
        <w:t xml:space="preserve">There was a lot of trade between America and Mexico</w:t>
      </w:r>
    </w:p>
    <w:p w:rsidR="00000000" w:rsidDel="00000000" w:rsidP="00000000" w:rsidRDefault="00000000" w:rsidRPr="00000000" w14:paraId="000002BE">
      <w:pPr>
        <w:pageBreakBefore w:val="0"/>
        <w:numPr>
          <w:ilvl w:val="2"/>
          <w:numId w:val="9"/>
        </w:numPr>
        <w:ind w:left="2160" w:hanging="360"/>
        <w:rPr>
          <w:u w:val="none"/>
        </w:rPr>
      </w:pPr>
      <w:r w:rsidDel="00000000" w:rsidR="00000000" w:rsidRPr="00000000">
        <w:rPr>
          <w:rtl w:val="0"/>
        </w:rPr>
        <w:t xml:space="preserve">Since Texas was barely occupied and was threatened by Natives, Mexico gave large cheap land grants to American empresarios to help defend Texas</w:t>
      </w:r>
    </w:p>
    <w:p w:rsidR="00000000" w:rsidDel="00000000" w:rsidP="00000000" w:rsidRDefault="00000000" w:rsidRPr="00000000" w14:paraId="000002BF">
      <w:pPr>
        <w:pageBreakBefore w:val="0"/>
        <w:numPr>
          <w:ilvl w:val="2"/>
          <w:numId w:val="9"/>
        </w:numPr>
        <w:ind w:left="2160" w:hanging="360"/>
        <w:rPr>
          <w:u w:val="none"/>
        </w:rPr>
      </w:pPr>
      <w:r w:rsidDel="00000000" w:rsidR="00000000" w:rsidRPr="00000000">
        <w:rPr>
          <w:rtl w:val="0"/>
        </w:rPr>
        <w:t xml:space="preserve">Texas became an American majority</w:t>
      </w:r>
    </w:p>
    <w:p w:rsidR="00000000" w:rsidDel="00000000" w:rsidP="00000000" w:rsidRDefault="00000000" w:rsidRPr="00000000" w14:paraId="000002C0">
      <w:pPr>
        <w:pageBreakBefore w:val="0"/>
        <w:numPr>
          <w:ilvl w:val="2"/>
          <w:numId w:val="9"/>
        </w:numPr>
        <w:ind w:left="2160" w:hanging="360"/>
        <w:rPr>
          <w:u w:val="none"/>
        </w:rPr>
      </w:pPr>
      <w:r w:rsidDel="00000000" w:rsidR="00000000" w:rsidRPr="00000000">
        <w:rPr>
          <w:rtl w:val="0"/>
        </w:rPr>
        <w:t xml:space="preserve">Empresario Stephen F. Austin created a colony in Austin, Texas</w:t>
      </w:r>
    </w:p>
    <w:p w:rsidR="00000000" w:rsidDel="00000000" w:rsidP="00000000" w:rsidRDefault="00000000" w:rsidRPr="00000000" w14:paraId="000002C1">
      <w:pPr>
        <w:pageBreakBefore w:val="0"/>
        <w:numPr>
          <w:ilvl w:val="2"/>
          <w:numId w:val="9"/>
        </w:numPr>
        <w:ind w:left="2160" w:hanging="360"/>
        <w:rPr>
          <w:u w:val="none"/>
        </w:rPr>
      </w:pPr>
      <w:r w:rsidDel="00000000" w:rsidR="00000000" w:rsidRPr="00000000">
        <w:rPr>
          <w:rtl w:val="0"/>
        </w:rPr>
        <w:t xml:space="preserve">America bids to buy Texas and Mexico regrets attracting Americans</w:t>
      </w:r>
    </w:p>
    <w:p w:rsidR="00000000" w:rsidDel="00000000" w:rsidP="00000000" w:rsidRDefault="00000000" w:rsidRPr="00000000" w14:paraId="000002C2">
      <w:pPr>
        <w:pageBreakBefore w:val="0"/>
        <w:numPr>
          <w:ilvl w:val="2"/>
          <w:numId w:val="9"/>
        </w:numPr>
        <w:ind w:left="2160" w:hanging="360"/>
        <w:rPr>
          <w:u w:val="none"/>
        </w:rPr>
      </w:pPr>
      <w:r w:rsidDel="00000000" w:rsidR="00000000" w:rsidRPr="00000000">
        <w:rPr>
          <w:rtl w:val="0"/>
        </w:rPr>
        <w:t xml:space="preserve">Mexico complained that the Americans spoke too much English and brought their slaves (Mexico outlawed slavery by then)</w:t>
      </w:r>
    </w:p>
    <w:p w:rsidR="00000000" w:rsidDel="00000000" w:rsidP="00000000" w:rsidRDefault="00000000" w:rsidRPr="00000000" w14:paraId="000002C3">
      <w:pPr>
        <w:pageBreakBefore w:val="0"/>
        <w:numPr>
          <w:ilvl w:val="2"/>
          <w:numId w:val="9"/>
        </w:numPr>
        <w:ind w:left="2160" w:hanging="360"/>
        <w:rPr>
          <w:u w:val="none"/>
        </w:rPr>
      </w:pPr>
      <w:r w:rsidDel="00000000" w:rsidR="00000000" w:rsidRPr="00000000">
        <w:rPr>
          <w:rtl w:val="0"/>
        </w:rPr>
        <w:t xml:space="preserve">1830: Mexico closes its borders and heavily taxes American trades</w:t>
      </w:r>
    </w:p>
    <w:p w:rsidR="00000000" w:rsidDel="00000000" w:rsidP="00000000" w:rsidRDefault="00000000" w:rsidRPr="00000000" w14:paraId="000002C4">
      <w:pPr>
        <w:pageBreakBefore w:val="0"/>
        <w:numPr>
          <w:ilvl w:val="2"/>
          <w:numId w:val="9"/>
        </w:numPr>
        <w:ind w:left="2160" w:hanging="360"/>
        <w:rPr>
          <w:u w:val="none"/>
        </w:rPr>
      </w:pPr>
      <w:r w:rsidDel="00000000" w:rsidR="00000000" w:rsidRPr="00000000">
        <w:rPr>
          <w:rtl w:val="0"/>
        </w:rPr>
        <w:t xml:space="preserve">Mexico failed to police its border well enough, so American population kept increasing</w:t>
      </w:r>
    </w:p>
    <w:p w:rsidR="00000000" w:rsidDel="00000000" w:rsidP="00000000" w:rsidRDefault="00000000" w:rsidRPr="00000000" w14:paraId="000002C5">
      <w:pPr>
        <w:pageBreakBefore w:val="0"/>
        <w:numPr>
          <w:ilvl w:val="2"/>
          <w:numId w:val="9"/>
        </w:numPr>
        <w:ind w:left="2160" w:hanging="360"/>
        <w:rPr>
          <w:u w:val="none"/>
        </w:rPr>
      </w:pPr>
      <w:r w:rsidDel="00000000" w:rsidR="00000000" w:rsidRPr="00000000">
        <w:rPr>
          <w:rtl w:val="0"/>
        </w:rPr>
        <w:t xml:space="preserve">Texas Revolution</w:t>
      </w:r>
    </w:p>
    <w:p w:rsidR="00000000" w:rsidDel="00000000" w:rsidP="00000000" w:rsidRDefault="00000000" w:rsidRPr="00000000" w14:paraId="000002C6">
      <w:pPr>
        <w:pageBreakBefore w:val="0"/>
        <w:numPr>
          <w:ilvl w:val="3"/>
          <w:numId w:val="9"/>
        </w:numPr>
        <w:ind w:left="2880" w:hanging="360"/>
        <w:rPr>
          <w:u w:val="none"/>
        </w:rPr>
      </w:pPr>
      <w:r w:rsidDel="00000000" w:rsidR="00000000" w:rsidRPr="00000000">
        <w:rPr>
          <w:rtl w:val="0"/>
        </w:rPr>
        <w:t xml:space="preserve">1833: Austin goes to Mexican president Antonio Lopez de Santa Anna to petition for more autonomy in Texas</w:t>
      </w:r>
    </w:p>
    <w:p w:rsidR="00000000" w:rsidDel="00000000" w:rsidP="00000000" w:rsidRDefault="00000000" w:rsidRPr="00000000" w14:paraId="000002C7">
      <w:pPr>
        <w:pageBreakBefore w:val="0"/>
        <w:numPr>
          <w:ilvl w:val="3"/>
          <w:numId w:val="9"/>
        </w:numPr>
        <w:ind w:left="2880" w:hanging="360"/>
        <w:rPr>
          <w:u w:val="none"/>
        </w:rPr>
      </w:pPr>
      <w:r w:rsidDel="00000000" w:rsidR="00000000" w:rsidRPr="00000000">
        <w:rPr>
          <w:rtl w:val="0"/>
        </w:rPr>
        <w:t xml:space="preserve">Santa Anna responds by suspending the Mexican constitution, imprisoned Austin and revoked local state powers</w:t>
      </w:r>
    </w:p>
    <w:p w:rsidR="00000000" w:rsidDel="00000000" w:rsidP="00000000" w:rsidRDefault="00000000" w:rsidRPr="00000000" w14:paraId="000002C8">
      <w:pPr>
        <w:pageBreakBefore w:val="0"/>
        <w:numPr>
          <w:ilvl w:val="3"/>
          <w:numId w:val="9"/>
        </w:numPr>
        <w:ind w:left="2880" w:hanging="360"/>
        <w:rPr>
          <w:u w:val="none"/>
        </w:rPr>
      </w:pPr>
      <w:r w:rsidDel="00000000" w:rsidR="00000000" w:rsidRPr="00000000">
        <w:rPr>
          <w:rtl w:val="0"/>
        </w:rPr>
        <w:t xml:space="preserve">Santa Anna sends troops to Texas to war.  Santa Anna gets captured by Texans, and was released contingent that Texas becomes independent, creating the Republic of Texas in 1836</w:t>
      </w:r>
    </w:p>
    <w:p w:rsidR="00000000" w:rsidDel="00000000" w:rsidP="00000000" w:rsidRDefault="00000000" w:rsidRPr="00000000" w14:paraId="000002C9">
      <w:pPr>
        <w:pageBreakBefore w:val="0"/>
        <w:numPr>
          <w:ilvl w:val="2"/>
          <w:numId w:val="9"/>
        </w:numPr>
        <w:ind w:left="2160" w:hanging="360"/>
        <w:rPr>
          <w:u w:val="none"/>
        </w:rPr>
      </w:pPr>
      <w:r w:rsidDel="00000000" w:rsidR="00000000" w:rsidRPr="00000000">
        <w:rPr>
          <w:rtl w:val="0"/>
        </w:rPr>
        <w:t xml:space="preserve">1838: Texan president Sam Houston invites America to annex Texas</w:t>
      </w:r>
    </w:p>
    <w:p w:rsidR="00000000" w:rsidDel="00000000" w:rsidP="00000000" w:rsidRDefault="00000000" w:rsidRPr="00000000" w14:paraId="000002CA">
      <w:pPr>
        <w:pageBreakBefore w:val="0"/>
        <w:numPr>
          <w:ilvl w:val="3"/>
          <w:numId w:val="9"/>
        </w:numPr>
        <w:ind w:left="2880" w:hanging="360"/>
        <w:rPr>
          <w:u w:val="none"/>
        </w:rPr>
      </w:pPr>
      <w:r w:rsidDel="00000000" w:rsidR="00000000" w:rsidRPr="00000000">
        <w:rPr>
          <w:rtl w:val="0"/>
        </w:rPr>
        <w:t xml:space="preserve">Southerners welcomed this, as Americans already established slavery in Texas</w:t>
      </w:r>
    </w:p>
    <w:p w:rsidR="00000000" w:rsidDel="00000000" w:rsidP="00000000" w:rsidRDefault="00000000" w:rsidRPr="00000000" w14:paraId="000002CB">
      <w:pPr>
        <w:pageBreakBefore w:val="0"/>
        <w:numPr>
          <w:ilvl w:val="3"/>
          <w:numId w:val="9"/>
        </w:numPr>
        <w:ind w:left="2880" w:hanging="360"/>
        <w:rPr>
          <w:u w:val="none"/>
        </w:rPr>
      </w:pPr>
      <w:r w:rsidDel="00000000" w:rsidR="00000000" w:rsidRPr="00000000">
        <w:rPr>
          <w:rtl w:val="0"/>
        </w:rPr>
        <w:t xml:space="preserve">Northerners hated this, as this would give slave states more power in the federal government</w:t>
      </w:r>
    </w:p>
    <w:p w:rsidR="00000000" w:rsidDel="00000000" w:rsidP="00000000" w:rsidRDefault="00000000" w:rsidRPr="00000000" w14:paraId="000002CC">
      <w:pPr>
        <w:pageBreakBefore w:val="0"/>
        <w:numPr>
          <w:ilvl w:val="3"/>
          <w:numId w:val="9"/>
        </w:numPr>
        <w:ind w:left="2880" w:hanging="360"/>
        <w:rPr>
          <w:u w:val="none"/>
        </w:rPr>
      </w:pPr>
      <w:r w:rsidDel="00000000" w:rsidR="00000000" w:rsidRPr="00000000">
        <w:rPr>
          <w:rtl w:val="0"/>
        </w:rPr>
        <w:t xml:space="preserve">1845: US President Polk welcomes Texas as the 28th state</w:t>
      </w:r>
    </w:p>
    <w:p w:rsidR="00000000" w:rsidDel="00000000" w:rsidP="00000000" w:rsidRDefault="00000000" w:rsidRPr="00000000" w14:paraId="000002CD">
      <w:pPr>
        <w:pageBreakBefore w:val="0"/>
        <w:numPr>
          <w:ilvl w:val="1"/>
          <w:numId w:val="9"/>
        </w:numPr>
        <w:ind w:left="1440" w:hanging="360"/>
        <w:rPr>
          <w:u w:val="none"/>
        </w:rPr>
      </w:pPr>
      <w:r w:rsidDel="00000000" w:rsidR="00000000" w:rsidRPr="00000000">
        <w:rPr>
          <w:rtl w:val="0"/>
        </w:rPr>
        <w:t xml:space="preserve">Mexican War</w:t>
      </w:r>
    </w:p>
    <w:p w:rsidR="00000000" w:rsidDel="00000000" w:rsidP="00000000" w:rsidRDefault="00000000" w:rsidRPr="00000000" w14:paraId="000002CE">
      <w:pPr>
        <w:pageBreakBefore w:val="0"/>
        <w:numPr>
          <w:ilvl w:val="2"/>
          <w:numId w:val="9"/>
        </w:numPr>
        <w:ind w:left="2160" w:hanging="360"/>
        <w:rPr>
          <w:u w:val="none"/>
        </w:rPr>
      </w:pPr>
      <w:r w:rsidDel="00000000" w:rsidR="00000000" w:rsidRPr="00000000">
        <w:rPr>
          <w:rtl w:val="0"/>
        </w:rPr>
        <w:t xml:space="preserve">America claims that Texas’ border is Rio Grande, while Mexico claims it’s Nueces River</w:t>
      </w:r>
    </w:p>
    <w:p w:rsidR="00000000" w:rsidDel="00000000" w:rsidP="00000000" w:rsidRDefault="00000000" w:rsidRPr="00000000" w14:paraId="000002CF">
      <w:pPr>
        <w:pageBreakBefore w:val="0"/>
        <w:numPr>
          <w:ilvl w:val="2"/>
          <w:numId w:val="9"/>
        </w:numPr>
        <w:ind w:left="2160" w:hanging="360"/>
        <w:rPr>
          <w:u w:val="none"/>
        </w:rPr>
      </w:pPr>
      <w:r w:rsidDel="00000000" w:rsidR="00000000" w:rsidRPr="00000000">
        <w:rPr>
          <w:rtl w:val="0"/>
        </w:rPr>
        <w:t xml:space="preserve">1845: US President Polk sends John Slidell to Mexico to buy California and New Mexico</w:t>
      </w:r>
    </w:p>
    <w:p w:rsidR="00000000" w:rsidDel="00000000" w:rsidP="00000000" w:rsidRDefault="00000000" w:rsidRPr="00000000" w14:paraId="000002D0">
      <w:pPr>
        <w:pageBreakBefore w:val="0"/>
        <w:numPr>
          <w:ilvl w:val="3"/>
          <w:numId w:val="9"/>
        </w:numPr>
        <w:ind w:left="2880" w:hanging="360"/>
        <w:rPr>
          <w:u w:val="none"/>
        </w:rPr>
      </w:pPr>
      <w:r w:rsidDel="00000000" w:rsidR="00000000" w:rsidRPr="00000000">
        <w:rPr>
          <w:rtl w:val="0"/>
        </w:rPr>
        <w:t xml:space="preserve">Mexico refused to receive Slidell</w:t>
      </w:r>
    </w:p>
    <w:p w:rsidR="00000000" w:rsidDel="00000000" w:rsidP="00000000" w:rsidRDefault="00000000" w:rsidRPr="00000000" w14:paraId="000002D1">
      <w:pPr>
        <w:pageBreakBefore w:val="0"/>
        <w:numPr>
          <w:ilvl w:val="2"/>
          <w:numId w:val="9"/>
        </w:numPr>
        <w:ind w:left="2160" w:hanging="360"/>
        <w:rPr>
          <w:u w:val="none"/>
        </w:rPr>
      </w:pPr>
      <w:r w:rsidDel="00000000" w:rsidR="00000000" w:rsidRPr="00000000">
        <w:rPr>
          <w:rtl w:val="0"/>
        </w:rPr>
        <w:t xml:space="preserve">Polk sent Zachary Taylor to blockade Rio Grande, prompting Mexico military response</w:t>
      </w:r>
    </w:p>
    <w:p w:rsidR="00000000" w:rsidDel="00000000" w:rsidP="00000000" w:rsidRDefault="00000000" w:rsidRPr="00000000" w14:paraId="000002D2">
      <w:pPr>
        <w:pageBreakBefore w:val="0"/>
        <w:numPr>
          <w:ilvl w:val="2"/>
          <w:numId w:val="9"/>
        </w:numPr>
        <w:ind w:left="2160" w:hanging="360"/>
        <w:rPr>
          <w:u w:val="none"/>
        </w:rPr>
      </w:pPr>
      <w:r w:rsidDel="00000000" w:rsidR="00000000" w:rsidRPr="00000000">
        <w:rPr>
          <w:rtl w:val="0"/>
        </w:rPr>
        <w:t xml:space="preserve">Polk used this military response as justification to declare war on Mexico</w:t>
      </w:r>
    </w:p>
    <w:p w:rsidR="00000000" w:rsidDel="00000000" w:rsidP="00000000" w:rsidRDefault="00000000" w:rsidRPr="00000000" w14:paraId="000002D3">
      <w:pPr>
        <w:pageBreakBefore w:val="0"/>
        <w:numPr>
          <w:ilvl w:val="3"/>
          <w:numId w:val="9"/>
        </w:numPr>
        <w:ind w:left="2880" w:hanging="360"/>
        <w:rPr>
          <w:u w:val="none"/>
        </w:rPr>
      </w:pPr>
      <w:r w:rsidDel="00000000" w:rsidR="00000000" w:rsidRPr="00000000">
        <w:rPr>
          <w:rtl w:val="0"/>
        </w:rPr>
        <w:t xml:space="preserve">Southerners liked the war, as it would give them more land to spread slavery into</w:t>
      </w:r>
    </w:p>
    <w:p w:rsidR="00000000" w:rsidDel="00000000" w:rsidP="00000000" w:rsidRDefault="00000000" w:rsidRPr="00000000" w14:paraId="000002D4">
      <w:pPr>
        <w:pageBreakBefore w:val="0"/>
        <w:numPr>
          <w:ilvl w:val="3"/>
          <w:numId w:val="9"/>
        </w:numPr>
        <w:ind w:left="2880" w:hanging="360"/>
        <w:rPr>
          <w:u w:val="none"/>
        </w:rPr>
      </w:pPr>
      <w:r w:rsidDel="00000000" w:rsidR="00000000" w:rsidRPr="00000000">
        <w:rPr>
          <w:rtl w:val="0"/>
        </w:rPr>
        <w:t xml:space="preserve">Northerners hate the war, as it would give southern states more power in the federal government</w:t>
      </w:r>
    </w:p>
    <w:p w:rsidR="00000000" w:rsidDel="00000000" w:rsidP="00000000" w:rsidRDefault="00000000" w:rsidRPr="00000000" w14:paraId="000002D5">
      <w:pPr>
        <w:pageBreakBefore w:val="0"/>
        <w:numPr>
          <w:ilvl w:val="2"/>
          <w:numId w:val="9"/>
        </w:numPr>
        <w:ind w:left="2160" w:hanging="360"/>
        <w:rPr>
          <w:u w:val="none"/>
        </w:rPr>
      </w:pPr>
      <w:r w:rsidDel="00000000" w:rsidR="00000000" w:rsidRPr="00000000">
        <w:rPr>
          <w:rtl w:val="0"/>
        </w:rPr>
        <w:t xml:space="preserve">Stephen Kearny went to New Mexico and earned it for the US without losing a life</w:t>
      </w:r>
    </w:p>
    <w:p w:rsidR="00000000" w:rsidDel="00000000" w:rsidP="00000000" w:rsidRDefault="00000000" w:rsidRPr="00000000" w14:paraId="000002D6">
      <w:pPr>
        <w:pageBreakBefore w:val="0"/>
        <w:numPr>
          <w:ilvl w:val="2"/>
          <w:numId w:val="9"/>
        </w:numPr>
        <w:ind w:left="2160" w:hanging="360"/>
        <w:rPr>
          <w:u w:val="none"/>
        </w:rPr>
      </w:pPr>
      <w:r w:rsidDel="00000000" w:rsidR="00000000" w:rsidRPr="00000000">
        <w:rPr>
          <w:rtl w:val="0"/>
        </w:rPr>
        <w:t xml:space="preserve">Fremont and Kearny sent the US military to California and Mexican troops gave way, giving the US control over California</w:t>
      </w:r>
    </w:p>
    <w:p w:rsidR="00000000" w:rsidDel="00000000" w:rsidP="00000000" w:rsidRDefault="00000000" w:rsidRPr="00000000" w14:paraId="000002D7">
      <w:pPr>
        <w:pageBreakBefore w:val="0"/>
        <w:numPr>
          <w:ilvl w:val="2"/>
          <w:numId w:val="9"/>
        </w:numPr>
        <w:ind w:left="2160" w:hanging="360"/>
        <w:rPr>
          <w:u w:val="none"/>
        </w:rPr>
      </w:pPr>
      <w:r w:rsidDel="00000000" w:rsidR="00000000" w:rsidRPr="00000000">
        <w:rPr>
          <w:rtl w:val="0"/>
        </w:rPr>
        <w:t xml:space="preserve">Zachary Taylor and Winfield Scott captured Monterrey</w:t>
      </w:r>
    </w:p>
    <w:p w:rsidR="00000000" w:rsidDel="00000000" w:rsidP="00000000" w:rsidRDefault="00000000" w:rsidRPr="00000000" w14:paraId="000002D8">
      <w:pPr>
        <w:pageBreakBefore w:val="0"/>
        <w:numPr>
          <w:ilvl w:val="2"/>
          <w:numId w:val="9"/>
        </w:numPr>
        <w:ind w:left="2160" w:hanging="360"/>
        <w:rPr>
          <w:u w:val="none"/>
        </w:rPr>
      </w:pPr>
      <w:r w:rsidDel="00000000" w:rsidR="00000000" w:rsidRPr="00000000">
        <w:rPr>
          <w:rtl w:val="0"/>
        </w:rPr>
        <w:t xml:space="preserve">Santa Anna was exiled in Cuba, and promised to end the war if Polk frees him.  Polk frees him, but Santa Anna resumes presidency and took over Mexican army.  Santa Anna’s troops were tired and lost, giving Veracruz and Mexico City to US</w:t>
      </w:r>
    </w:p>
    <w:p w:rsidR="00000000" w:rsidDel="00000000" w:rsidP="00000000" w:rsidRDefault="00000000" w:rsidRPr="00000000" w14:paraId="000002D9">
      <w:pPr>
        <w:pageBreakBefore w:val="0"/>
        <w:numPr>
          <w:ilvl w:val="2"/>
          <w:numId w:val="9"/>
        </w:numPr>
        <w:ind w:left="2160" w:hanging="360"/>
        <w:rPr>
          <w:u w:val="none"/>
        </w:rPr>
      </w:pPr>
      <w:r w:rsidDel="00000000" w:rsidR="00000000" w:rsidRPr="00000000">
        <w:rPr>
          <w:rtl w:val="0"/>
        </w:rPr>
        <w:t xml:space="preserve">Treaty of Guadalupe Hidalgo: Texas gets Rio Grande border, US gets California and New Mexico.  US pays Mexico $15M for the land</w:t>
      </w:r>
    </w:p>
    <w:p w:rsidR="00000000" w:rsidDel="00000000" w:rsidP="00000000" w:rsidRDefault="00000000" w:rsidRPr="00000000" w14:paraId="000002DA">
      <w:pPr>
        <w:pageBreakBefore w:val="0"/>
        <w:numPr>
          <w:ilvl w:val="2"/>
          <w:numId w:val="9"/>
        </w:numPr>
        <w:ind w:left="2160" w:hanging="360"/>
        <w:rPr>
          <w:u w:val="none"/>
        </w:rPr>
      </w:pPr>
      <w:r w:rsidDel="00000000" w:rsidR="00000000" w:rsidRPr="00000000">
        <w:rPr>
          <w:rtl w:val="0"/>
        </w:rPr>
        <w:t xml:space="preserve">1853: Gadsden Purchase: $10M for land south of Gila River.  We’re at 48 states now</w:t>
      </w:r>
    </w:p>
    <w:p w:rsidR="00000000" w:rsidDel="00000000" w:rsidP="00000000" w:rsidRDefault="00000000" w:rsidRPr="00000000" w14:paraId="000002DB">
      <w:pPr>
        <w:pageBreakBefore w:val="0"/>
        <w:numPr>
          <w:ilvl w:val="2"/>
          <w:numId w:val="9"/>
        </w:numPr>
        <w:ind w:left="2160" w:hanging="360"/>
        <w:rPr>
          <w:u w:val="none"/>
        </w:rPr>
      </w:pPr>
      <w:r w:rsidDel="00000000" w:rsidR="00000000" w:rsidRPr="00000000">
        <w:rPr>
          <w:rtl w:val="0"/>
        </w:rPr>
        <w:t xml:space="preserve">Gold rush</w:t>
      </w:r>
    </w:p>
    <w:p w:rsidR="00000000" w:rsidDel="00000000" w:rsidP="00000000" w:rsidRDefault="00000000" w:rsidRPr="00000000" w14:paraId="000002DC">
      <w:pPr>
        <w:pageBreakBefore w:val="0"/>
        <w:numPr>
          <w:ilvl w:val="3"/>
          <w:numId w:val="9"/>
        </w:numPr>
        <w:ind w:left="2880" w:hanging="360"/>
        <w:rPr>
          <w:u w:val="none"/>
        </w:rPr>
      </w:pPr>
      <w:r w:rsidDel="00000000" w:rsidR="00000000" w:rsidRPr="00000000">
        <w:rPr>
          <w:rtl w:val="0"/>
        </w:rPr>
        <w:t xml:space="preserve">Gold was found in California</w:t>
      </w:r>
    </w:p>
    <w:p w:rsidR="00000000" w:rsidDel="00000000" w:rsidP="00000000" w:rsidRDefault="00000000" w:rsidRPr="00000000" w14:paraId="000002DD">
      <w:pPr>
        <w:pageBreakBefore w:val="0"/>
        <w:numPr>
          <w:ilvl w:val="3"/>
          <w:numId w:val="9"/>
        </w:numPr>
        <w:ind w:left="2880" w:hanging="360"/>
        <w:rPr>
          <w:u w:val="none"/>
        </w:rPr>
      </w:pPr>
      <w:r w:rsidDel="00000000" w:rsidR="00000000" w:rsidRPr="00000000">
        <w:rPr>
          <w:rtl w:val="0"/>
        </w:rPr>
        <w:t xml:space="preserve">Everyone around the world dropped everything to come to California</w:t>
      </w:r>
    </w:p>
    <w:p w:rsidR="00000000" w:rsidDel="00000000" w:rsidP="00000000" w:rsidRDefault="00000000" w:rsidRPr="00000000" w14:paraId="000002DE">
      <w:pPr>
        <w:pageBreakBefore w:val="0"/>
        <w:numPr>
          <w:ilvl w:val="3"/>
          <w:numId w:val="9"/>
        </w:numPr>
        <w:ind w:left="2880" w:hanging="360"/>
        <w:rPr>
          <w:u w:val="none"/>
        </w:rPr>
      </w:pPr>
      <w:r w:rsidDel="00000000" w:rsidR="00000000" w:rsidRPr="00000000">
        <w:rPr>
          <w:rtl w:val="0"/>
        </w:rPr>
        <w:t xml:space="preserve">Explosion of diverse population</w:t>
      </w:r>
    </w:p>
    <w:p w:rsidR="00000000" w:rsidDel="00000000" w:rsidP="00000000" w:rsidRDefault="00000000" w:rsidRPr="00000000" w14:paraId="000002DF">
      <w:pPr>
        <w:pageBreakBefore w:val="0"/>
        <w:numPr>
          <w:ilvl w:val="3"/>
          <w:numId w:val="9"/>
        </w:numPr>
        <w:ind w:left="2880" w:hanging="360"/>
        <w:rPr>
          <w:u w:val="none"/>
        </w:rPr>
      </w:pPr>
      <w:r w:rsidDel="00000000" w:rsidR="00000000" w:rsidRPr="00000000">
        <w:rPr>
          <w:rtl w:val="0"/>
        </w:rPr>
        <w:t xml:space="preserve">California quickly gains statehood, with a constitution that bans slavery, alarming southern states</w:t>
      </w:r>
    </w:p>
    <w:p w:rsidR="00000000" w:rsidDel="00000000" w:rsidP="00000000" w:rsidRDefault="00000000" w:rsidRPr="00000000" w14:paraId="000002E0">
      <w:pPr>
        <w:pageBreakBefore w:val="0"/>
        <w:rPr/>
      </w:pPr>
      <w:r w:rsidDel="00000000" w:rsidR="00000000" w:rsidRPr="00000000">
        <w:rPr>
          <w:rtl w:val="0"/>
        </w:rPr>
      </w:r>
    </w:p>
    <w:p w:rsidR="00000000" w:rsidDel="00000000" w:rsidP="00000000" w:rsidRDefault="00000000" w:rsidRPr="00000000" w14:paraId="000002E1">
      <w:pPr>
        <w:pStyle w:val="Title"/>
        <w:pageBreakBefore w:val="0"/>
        <w:rPr/>
      </w:pPr>
      <w:bookmarkStart w:colFirst="0" w:colLast="0" w:name="_c823xrg0y1ea" w:id="5"/>
      <w:bookmarkEnd w:id="5"/>
      <w:r w:rsidDel="00000000" w:rsidR="00000000" w:rsidRPr="00000000">
        <w:rPr>
          <w:rtl w:val="0"/>
        </w:rPr>
        <w:t xml:space="preserve">Pre-Civil War (1856-1860)</w:t>
      </w:r>
    </w:p>
    <w:p w:rsidR="00000000" w:rsidDel="00000000" w:rsidP="00000000" w:rsidRDefault="00000000" w:rsidRPr="00000000" w14:paraId="000002E2">
      <w:pPr>
        <w:pageBreakBefore w:val="0"/>
        <w:numPr>
          <w:ilvl w:val="0"/>
          <w:numId w:val="19"/>
        </w:numPr>
        <w:ind w:left="720" w:hanging="360"/>
        <w:rPr>
          <w:u w:val="none"/>
        </w:rPr>
      </w:pPr>
      <w:r w:rsidDel="00000000" w:rsidR="00000000" w:rsidRPr="00000000">
        <w:rPr>
          <w:rtl w:val="0"/>
        </w:rPr>
        <w:t xml:space="preserve">North and South were very different</w:t>
      </w:r>
    </w:p>
    <w:p w:rsidR="00000000" w:rsidDel="00000000" w:rsidP="00000000" w:rsidRDefault="00000000" w:rsidRPr="00000000" w14:paraId="000002E3">
      <w:pPr>
        <w:pageBreakBefore w:val="0"/>
        <w:numPr>
          <w:ilvl w:val="1"/>
          <w:numId w:val="19"/>
        </w:numPr>
        <w:ind w:left="1440" w:hanging="360"/>
        <w:rPr>
          <w:u w:val="none"/>
        </w:rPr>
      </w:pPr>
      <w:r w:rsidDel="00000000" w:rsidR="00000000" w:rsidRPr="00000000">
        <w:rPr>
          <w:rtl w:val="0"/>
        </w:rPr>
        <w:t xml:space="preserve">North was industrial and technologically advanced.  Had high volume of immigration.  Feared slavery undermining the idea of earning wages</w:t>
      </w:r>
    </w:p>
    <w:p w:rsidR="00000000" w:rsidDel="00000000" w:rsidP="00000000" w:rsidRDefault="00000000" w:rsidRPr="00000000" w14:paraId="000002E4">
      <w:pPr>
        <w:pageBreakBefore w:val="0"/>
        <w:numPr>
          <w:ilvl w:val="1"/>
          <w:numId w:val="19"/>
        </w:numPr>
        <w:ind w:left="1440" w:hanging="360"/>
        <w:rPr>
          <w:u w:val="none"/>
        </w:rPr>
      </w:pPr>
      <w:r w:rsidDel="00000000" w:rsidR="00000000" w:rsidRPr="00000000">
        <w:rPr>
          <w:rtl w:val="0"/>
        </w:rPr>
        <w:t xml:space="preserve">South was rural, agricultural.  Technologically behind.  Low immigration.  Cherrishes slavery.  Views northerners as a threat for being antislavery</w:t>
      </w:r>
    </w:p>
    <w:p w:rsidR="00000000" w:rsidDel="00000000" w:rsidP="00000000" w:rsidRDefault="00000000" w:rsidRPr="00000000" w14:paraId="000002E5">
      <w:pPr>
        <w:pageBreakBefore w:val="0"/>
        <w:numPr>
          <w:ilvl w:val="0"/>
          <w:numId w:val="19"/>
        </w:numPr>
        <w:ind w:left="720" w:hanging="360"/>
        <w:rPr>
          <w:u w:val="none"/>
        </w:rPr>
      </w:pPr>
      <w:r w:rsidDel="00000000" w:rsidR="00000000" w:rsidRPr="00000000">
        <w:rPr>
          <w:rtl w:val="0"/>
        </w:rPr>
        <w:t xml:space="preserve">1846: Wilmot Proviso: land from Mexico are to never have slaves</w:t>
      </w:r>
    </w:p>
    <w:p w:rsidR="00000000" w:rsidDel="00000000" w:rsidP="00000000" w:rsidRDefault="00000000" w:rsidRPr="00000000" w14:paraId="000002E6">
      <w:pPr>
        <w:pageBreakBefore w:val="0"/>
        <w:numPr>
          <w:ilvl w:val="1"/>
          <w:numId w:val="19"/>
        </w:numPr>
        <w:ind w:left="1440" w:hanging="360"/>
        <w:rPr>
          <w:u w:val="none"/>
        </w:rPr>
      </w:pPr>
      <w:r w:rsidDel="00000000" w:rsidR="00000000" w:rsidRPr="00000000">
        <w:rPr>
          <w:rtl w:val="0"/>
        </w:rPr>
        <w:t xml:space="preserve">Northerners supported, as they fear slavery will undermine the concept of wages</w:t>
      </w:r>
    </w:p>
    <w:p w:rsidR="00000000" w:rsidDel="00000000" w:rsidP="00000000" w:rsidRDefault="00000000" w:rsidRPr="00000000" w14:paraId="000002E7">
      <w:pPr>
        <w:pageBreakBefore w:val="0"/>
        <w:numPr>
          <w:ilvl w:val="1"/>
          <w:numId w:val="19"/>
        </w:numPr>
        <w:ind w:left="1440" w:hanging="360"/>
        <w:rPr>
          <w:u w:val="none"/>
        </w:rPr>
      </w:pPr>
      <w:r w:rsidDel="00000000" w:rsidR="00000000" w:rsidRPr="00000000">
        <w:rPr>
          <w:rtl w:val="0"/>
        </w:rPr>
        <w:t xml:space="preserve">Southerners opposed, claiming their constitutional right to property, and more free slaves will allow the north to politically oppress the south</w:t>
      </w:r>
    </w:p>
    <w:p w:rsidR="00000000" w:rsidDel="00000000" w:rsidP="00000000" w:rsidRDefault="00000000" w:rsidRPr="00000000" w14:paraId="000002E8">
      <w:pPr>
        <w:pageBreakBefore w:val="0"/>
        <w:numPr>
          <w:ilvl w:val="0"/>
          <w:numId w:val="19"/>
        </w:numPr>
        <w:ind w:left="720" w:hanging="360"/>
        <w:rPr>
          <w:u w:val="none"/>
        </w:rPr>
      </w:pPr>
      <w:r w:rsidDel="00000000" w:rsidR="00000000" w:rsidRPr="00000000">
        <w:rPr>
          <w:rtl w:val="0"/>
        </w:rPr>
        <w:t xml:space="preserve">South and North extremely bitter at each other.  South threatens secession, claiming the north to be attacking their way of life</w:t>
      </w:r>
    </w:p>
    <w:p w:rsidR="00000000" w:rsidDel="00000000" w:rsidP="00000000" w:rsidRDefault="00000000" w:rsidRPr="00000000" w14:paraId="000002E9">
      <w:pPr>
        <w:pageBreakBefore w:val="0"/>
        <w:numPr>
          <w:ilvl w:val="0"/>
          <w:numId w:val="19"/>
        </w:numPr>
        <w:ind w:left="720" w:hanging="360"/>
        <w:rPr>
          <w:highlight w:val="yellow"/>
        </w:rPr>
      </w:pPr>
      <w:r w:rsidDel="00000000" w:rsidR="00000000" w:rsidRPr="00000000">
        <w:rPr>
          <w:highlight w:val="yellow"/>
          <w:rtl w:val="0"/>
        </w:rPr>
        <w:t xml:space="preserve">Clay’s Compromise of 1850</w:t>
      </w:r>
    </w:p>
    <w:p w:rsidR="00000000" w:rsidDel="00000000" w:rsidP="00000000" w:rsidRDefault="00000000" w:rsidRPr="00000000" w14:paraId="000002EA">
      <w:pPr>
        <w:pageBreakBefore w:val="0"/>
        <w:numPr>
          <w:ilvl w:val="1"/>
          <w:numId w:val="19"/>
        </w:numPr>
        <w:ind w:left="1440" w:hanging="360"/>
        <w:rPr>
          <w:u w:val="none"/>
        </w:rPr>
      </w:pPr>
      <w:r w:rsidDel="00000000" w:rsidR="00000000" w:rsidRPr="00000000">
        <w:rPr>
          <w:rtl w:val="0"/>
        </w:rPr>
        <w:t xml:space="preserve">California is to be a free state</w:t>
      </w:r>
    </w:p>
    <w:p w:rsidR="00000000" w:rsidDel="00000000" w:rsidP="00000000" w:rsidRDefault="00000000" w:rsidRPr="00000000" w14:paraId="000002EB">
      <w:pPr>
        <w:pageBreakBefore w:val="0"/>
        <w:numPr>
          <w:ilvl w:val="1"/>
          <w:numId w:val="19"/>
        </w:numPr>
        <w:ind w:left="1440" w:hanging="360"/>
        <w:rPr>
          <w:u w:val="none"/>
        </w:rPr>
      </w:pPr>
      <w:r w:rsidDel="00000000" w:rsidR="00000000" w:rsidRPr="00000000">
        <w:rPr>
          <w:rtl w:val="0"/>
        </w:rPr>
        <w:t xml:space="preserve">Popular sovereignty: when a state joins the Union, its residents vote for whether to allow slaves or not</w:t>
      </w:r>
    </w:p>
    <w:p w:rsidR="00000000" w:rsidDel="00000000" w:rsidP="00000000" w:rsidRDefault="00000000" w:rsidRPr="00000000" w14:paraId="000002EC">
      <w:pPr>
        <w:pageBreakBefore w:val="0"/>
        <w:numPr>
          <w:ilvl w:val="1"/>
          <w:numId w:val="19"/>
        </w:numPr>
        <w:ind w:left="1440" w:hanging="360"/>
        <w:rPr>
          <w:u w:val="none"/>
        </w:rPr>
      </w:pPr>
      <w:r w:rsidDel="00000000" w:rsidR="00000000" w:rsidRPr="00000000">
        <w:rPr>
          <w:rtl w:val="0"/>
        </w:rPr>
        <w:t xml:space="preserve">Federal government pays $10M to Texas to hand over New Mexico’s land claims</w:t>
      </w:r>
    </w:p>
    <w:p w:rsidR="00000000" w:rsidDel="00000000" w:rsidP="00000000" w:rsidRDefault="00000000" w:rsidRPr="00000000" w14:paraId="000002ED">
      <w:pPr>
        <w:pageBreakBefore w:val="0"/>
        <w:numPr>
          <w:ilvl w:val="1"/>
          <w:numId w:val="19"/>
        </w:numPr>
        <w:ind w:left="1440" w:hanging="360"/>
        <w:rPr>
          <w:u w:val="none"/>
        </w:rPr>
      </w:pPr>
      <w:r w:rsidDel="00000000" w:rsidR="00000000" w:rsidRPr="00000000">
        <w:rPr>
          <w:rtl w:val="0"/>
        </w:rPr>
        <w:t xml:space="preserve">Slaves may not be purchased anymore in Washington DC</w:t>
      </w:r>
    </w:p>
    <w:p w:rsidR="00000000" w:rsidDel="00000000" w:rsidP="00000000" w:rsidRDefault="00000000" w:rsidRPr="00000000" w14:paraId="000002EE">
      <w:pPr>
        <w:pageBreakBefore w:val="0"/>
        <w:numPr>
          <w:ilvl w:val="1"/>
          <w:numId w:val="19"/>
        </w:numPr>
        <w:ind w:left="1440" w:hanging="360"/>
        <w:rPr>
          <w:u w:val="none"/>
        </w:rPr>
      </w:pPr>
      <w:r w:rsidDel="00000000" w:rsidR="00000000" w:rsidRPr="00000000">
        <w:rPr>
          <w:rtl w:val="0"/>
        </w:rPr>
        <w:t xml:space="preserve">Stronger enforcement of Fugitive Slave Act.  Free states have to catch and return fugitive slaves.  Slaves are to be treated as property, therefor has no constitutional rights</w:t>
      </w:r>
    </w:p>
    <w:p w:rsidR="00000000" w:rsidDel="00000000" w:rsidP="00000000" w:rsidRDefault="00000000" w:rsidRPr="00000000" w14:paraId="000002EF">
      <w:pPr>
        <w:pageBreakBefore w:val="0"/>
        <w:numPr>
          <w:ilvl w:val="1"/>
          <w:numId w:val="19"/>
        </w:numPr>
        <w:ind w:left="1440" w:hanging="360"/>
        <w:rPr>
          <w:u w:val="none"/>
        </w:rPr>
      </w:pPr>
      <w:r w:rsidDel="00000000" w:rsidR="00000000" w:rsidRPr="00000000">
        <w:rPr>
          <w:rtl w:val="0"/>
        </w:rPr>
        <w:t xml:space="preserve">Senate rejected the Compromise</w:t>
      </w:r>
    </w:p>
    <w:p w:rsidR="00000000" w:rsidDel="00000000" w:rsidP="00000000" w:rsidRDefault="00000000" w:rsidRPr="00000000" w14:paraId="000002F0">
      <w:pPr>
        <w:pageBreakBefore w:val="0"/>
        <w:numPr>
          <w:ilvl w:val="1"/>
          <w:numId w:val="19"/>
        </w:numPr>
        <w:ind w:left="1440" w:hanging="360"/>
        <w:rPr>
          <w:u w:val="none"/>
        </w:rPr>
      </w:pPr>
      <w:r w:rsidDel="00000000" w:rsidR="00000000" w:rsidRPr="00000000">
        <w:rPr>
          <w:rtl w:val="0"/>
        </w:rPr>
        <w:t xml:space="preserve">Stephen A. Douglas attempted to get the Compromise passed again</w:t>
      </w:r>
    </w:p>
    <w:p w:rsidR="00000000" w:rsidDel="00000000" w:rsidP="00000000" w:rsidRDefault="00000000" w:rsidRPr="00000000" w14:paraId="000002F1">
      <w:pPr>
        <w:pageBreakBefore w:val="0"/>
        <w:numPr>
          <w:ilvl w:val="2"/>
          <w:numId w:val="19"/>
        </w:numPr>
        <w:ind w:left="2160" w:hanging="360"/>
        <w:rPr>
          <w:u w:val="none"/>
        </w:rPr>
      </w:pPr>
      <w:r w:rsidDel="00000000" w:rsidR="00000000" w:rsidRPr="00000000">
        <w:rPr>
          <w:rtl w:val="0"/>
        </w:rPr>
        <w:t xml:space="preserve">Douglas tried passing one term at a time</w:t>
      </w:r>
    </w:p>
    <w:p w:rsidR="00000000" w:rsidDel="00000000" w:rsidP="00000000" w:rsidRDefault="00000000" w:rsidRPr="00000000" w14:paraId="000002F2">
      <w:pPr>
        <w:pageBreakBefore w:val="0"/>
        <w:numPr>
          <w:ilvl w:val="2"/>
          <w:numId w:val="19"/>
        </w:numPr>
        <w:ind w:left="2160" w:hanging="360"/>
        <w:rPr>
          <w:u w:val="none"/>
        </w:rPr>
      </w:pPr>
      <w:r w:rsidDel="00000000" w:rsidR="00000000" w:rsidRPr="00000000">
        <w:rPr>
          <w:rtl w:val="0"/>
        </w:rPr>
        <w:t xml:space="preserve">President Taylor died in office, and his successor Millard Fillmore was a supporter of the Compromise</w:t>
      </w:r>
    </w:p>
    <w:p w:rsidR="00000000" w:rsidDel="00000000" w:rsidP="00000000" w:rsidRDefault="00000000" w:rsidRPr="00000000" w14:paraId="000002F3">
      <w:pPr>
        <w:pageBreakBefore w:val="0"/>
        <w:numPr>
          <w:ilvl w:val="2"/>
          <w:numId w:val="19"/>
        </w:numPr>
        <w:ind w:left="2160" w:hanging="360"/>
        <w:rPr>
          <w:u w:val="none"/>
        </w:rPr>
      </w:pPr>
      <w:r w:rsidDel="00000000" w:rsidR="00000000" w:rsidRPr="00000000">
        <w:rPr>
          <w:rtl w:val="0"/>
        </w:rPr>
        <w:t xml:space="preserve">South was willing to negotiate</w:t>
      </w:r>
    </w:p>
    <w:p w:rsidR="00000000" w:rsidDel="00000000" w:rsidP="00000000" w:rsidRDefault="00000000" w:rsidRPr="00000000" w14:paraId="000002F4">
      <w:pPr>
        <w:pageBreakBefore w:val="0"/>
        <w:numPr>
          <w:ilvl w:val="2"/>
          <w:numId w:val="19"/>
        </w:numPr>
        <w:ind w:left="2160" w:hanging="360"/>
        <w:rPr>
          <w:u w:val="none"/>
        </w:rPr>
      </w:pPr>
      <w:r w:rsidDel="00000000" w:rsidR="00000000" w:rsidRPr="00000000">
        <w:rPr>
          <w:rtl w:val="0"/>
        </w:rPr>
        <w:t xml:space="preserve">Douglas was successful</w:t>
      </w:r>
    </w:p>
    <w:p w:rsidR="00000000" w:rsidDel="00000000" w:rsidP="00000000" w:rsidRDefault="00000000" w:rsidRPr="00000000" w14:paraId="000002F5">
      <w:pPr>
        <w:pageBreakBefore w:val="0"/>
        <w:numPr>
          <w:ilvl w:val="0"/>
          <w:numId w:val="19"/>
        </w:numPr>
        <w:ind w:left="720" w:hanging="360"/>
        <w:rPr>
          <w:u w:val="none"/>
        </w:rPr>
      </w:pPr>
      <w:r w:rsidDel="00000000" w:rsidR="00000000" w:rsidRPr="00000000">
        <w:rPr>
          <w:rtl w:val="0"/>
        </w:rPr>
        <w:t xml:space="preserve">Northerners opposed the new Fugitive Slave Laws, so they created organizations to help slaves to Canada.  Northern states passed personal liberty laws to give the 6th Amendment (due process rights) back to slaves</w:t>
      </w:r>
    </w:p>
    <w:p w:rsidR="00000000" w:rsidDel="00000000" w:rsidP="00000000" w:rsidRDefault="00000000" w:rsidRPr="00000000" w14:paraId="000002F6">
      <w:pPr>
        <w:pageBreakBefore w:val="0"/>
        <w:numPr>
          <w:ilvl w:val="1"/>
          <w:numId w:val="19"/>
        </w:numPr>
        <w:ind w:left="1440" w:hanging="360"/>
        <w:rPr>
          <w:u w:val="none"/>
        </w:rPr>
      </w:pPr>
      <w:r w:rsidDel="00000000" w:rsidR="00000000" w:rsidRPr="00000000">
        <w:rPr>
          <w:rtl w:val="0"/>
        </w:rPr>
        <w:t xml:space="preserve">Underground Railroad: an organization that snuck slaves to Canada</w:t>
      </w:r>
    </w:p>
    <w:p w:rsidR="00000000" w:rsidDel="00000000" w:rsidP="00000000" w:rsidRDefault="00000000" w:rsidRPr="00000000" w14:paraId="000002F7">
      <w:pPr>
        <w:pageBreakBefore w:val="0"/>
        <w:numPr>
          <w:ilvl w:val="0"/>
          <w:numId w:val="19"/>
        </w:numPr>
        <w:ind w:left="720" w:hanging="360"/>
        <w:rPr>
          <w:u w:val="none"/>
        </w:rPr>
      </w:pPr>
      <w:r w:rsidDel="00000000" w:rsidR="00000000" w:rsidRPr="00000000">
        <w:rPr>
          <w:rtl w:val="0"/>
        </w:rPr>
        <w:t xml:space="preserve">Uncle Tom’s Cabin by Harriet Beecher Stowe: a very appealing book crtisizing slavery</w:t>
      </w:r>
    </w:p>
    <w:p w:rsidR="00000000" w:rsidDel="00000000" w:rsidP="00000000" w:rsidRDefault="00000000" w:rsidRPr="00000000" w14:paraId="000002F8">
      <w:pPr>
        <w:pageBreakBefore w:val="0"/>
        <w:numPr>
          <w:ilvl w:val="1"/>
          <w:numId w:val="19"/>
        </w:numPr>
        <w:ind w:left="1440" w:hanging="360"/>
        <w:rPr>
          <w:u w:val="none"/>
        </w:rPr>
      </w:pPr>
      <w:r w:rsidDel="00000000" w:rsidR="00000000" w:rsidRPr="00000000">
        <w:rPr>
          <w:rtl w:val="0"/>
        </w:rPr>
        <w:t xml:space="preserve">North gained extreme hate for slavery from this book</w:t>
      </w:r>
    </w:p>
    <w:p w:rsidR="00000000" w:rsidDel="00000000" w:rsidP="00000000" w:rsidRDefault="00000000" w:rsidRPr="00000000" w14:paraId="000002F9">
      <w:pPr>
        <w:pageBreakBefore w:val="0"/>
        <w:numPr>
          <w:ilvl w:val="1"/>
          <w:numId w:val="19"/>
        </w:numPr>
        <w:ind w:left="1440" w:hanging="360"/>
        <w:rPr>
          <w:u w:val="none"/>
        </w:rPr>
      </w:pPr>
      <w:r w:rsidDel="00000000" w:rsidR="00000000" w:rsidRPr="00000000">
        <w:rPr>
          <w:rtl w:val="0"/>
        </w:rPr>
        <w:t xml:space="preserve">South feels extreme attack from this book</w:t>
      </w:r>
    </w:p>
    <w:p w:rsidR="00000000" w:rsidDel="00000000" w:rsidP="00000000" w:rsidRDefault="00000000" w:rsidRPr="00000000" w14:paraId="000002FA">
      <w:pPr>
        <w:pageBreakBefore w:val="0"/>
        <w:numPr>
          <w:ilvl w:val="0"/>
          <w:numId w:val="19"/>
        </w:numPr>
        <w:ind w:left="720" w:hanging="360"/>
        <w:rPr>
          <w:highlight w:val="yellow"/>
        </w:rPr>
      </w:pPr>
      <w:r w:rsidDel="00000000" w:rsidR="00000000" w:rsidRPr="00000000">
        <w:rPr>
          <w:highlight w:val="yellow"/>
          <w:rtl w:val="0"/>
        </w:rPr>
        <w:t xml:space="preserve">1854 Kansas-Nebraska Act</w:t>
      </w:r>
    </w:p>
    <w:p w:rsidR="00000000" w:rsidDel="00000000" w:rsidP="00000000" w:rsidRDefault="00000000" w:rsidRPr="00000000" w14:paraId="000002FB">
      <w:pPr>
        <w:pageBreakBefore w:val="0"/>
        <w:numPr>
          <w:ilvl w:val="1"/>
          <w:numId w:val="19"/>
        </w:numPr>
        <w:ind w:left="1440" w:hanging="360"/>
        <w:rPr>
          <w:u w:val="none"/>
        </w:rPr>
      </w:pPr>
      <w:r w:rsidDel="00000000" w:rsidR="00000000" w:rsidRPr="00000000">
        <w:rPr>
          <w:rtl w:val="0"/>
        </w:rPr>
        <w:t xml:space="preserve">Douglas had a personal business affair with the south about constructing train tracks to connect to the south.  Douglass also thought that based on geography, lands north of 36</w:t>
      </w:r>
      <w:r w:rsidDel="00000000" w:rsidR="00000000" w:rsidRPr="00000000">
        <w:rPr>
          <w:vertAlign w:val="superscript"/>
          <w:rtl w:val="0"/>
        </w:rPr>
        <w:t xml:space="preserve">o</w:t>
      </w:r>
      <w:r w:rsidDel="00000000" w:rsidR="00000000" w:rsidRPr="00000000">
        <w:rPr>
          <w:rtl w:val="0"/>
        </w:rPr>
        <w:t xml:space="preserve">30’ would find slavery unnecessary</w:t>
      </w:r>
    </w:p>
    <w:p w:rsidR="00000000" w:rsidDel="00000000" w:rsidP="00000000" w:rsidRDefault="00000000" w:rsidRPr="00000000" w14:paraId="000002FC">
      <w:pPr>
        <w:pageBreakBefore w:val="0"/>
        <w:numPr>
          <w:ilvl w:val="1"/>
          <w:numId w:val="19"/>
        </w:numPr>
        <w:ind w:left="1440" w:hanging="360"/>
        <w:rPr>
          <w:u w:val="none"/>
        </w:rPr>
      </w:pPr>
      <w:r w:rsidDel="00000000" w:rsidR="00000000" w:rsidRPr="00000000">
        <w:rPr>
          <w:rtl w:val="0"/>
        </w:rPr>
        <w:t xml:space="preserve">Split Kansas from Nebraska</w:t>
      </w:r>
    </w:p>
    <w:p w:rsidR="00000000" w:rsidDel="00000000" w:rsidP="00000000" w:rsidRDefault="00000000" w:rsidRPr="00000000" w14:paraId="000002FD">
      <w:pPr>
        <w:pageBreakBefore w:val="0"/>
        <w:numPr>
          <w:ilvl w:val="1"/>
          <w:numId w:val="19"/>
        </w:numPr>
        <w:ind w:left="1440" w:hanging="360"/>
        <w:rPr>
          <w:u w:val="none"/>
        </w:rPr>
      </w:pPr>
      <w:r w:rsidDel="00000000" w:rsidR="00000000" w:rsidRPr="00000000">
        <w:rPr>
          <w:rtl w:val="0"/>
        </w:rPr>
        <w:t xml:space="preserve">Reverse Missouri Compromise</w:t>
      </w:r>
    </w:p>
    <w:p w:rsidR="00000000" w:rsidDel="00000000" w:rsidP="00000000" w:rsidRDefault="00000000" w:rsidRPr="00000000" w14:paraId="000002FE">
      <w:pPr>
        <w:pageBreakBefore w:val="0"/>
        <w:numPr>
          <w:ilvl w:val="1"/>
          <w:numId w:val="19"/>
        </w:numPr>
        <w:ind w:left="1440" w:hanging="360"/>
        <w:rPr>
          <w:u w:val="none"/>
        </w:rPr>
      </w:pPr>
      <w:r w:rsidDel="00000000" w:rsidR="00000000" w:rsidRPr="00000000">
        <w:rPr>
          <w:rtl w:val="0"/>
        </w:rPr>
        <w:t xml:space="preserve">Make popular sovereignty the only method of determining slave states</w:t>
      </w:r>
    </w:p>
    <w:p w:rsidR="00000000" w:rsidDel="00000000" w:rsidP="00000000" w:rsidRDefault="00000000" w:rsidRPr="00000000" w14:paraId="000002FF">
      <w:pPr>
        <w:pageBreakBefore w:val="0"/>
        <w:numPr>
          <w:ilvl w:val="1"/>
          <w:numId w:val="19"/>
        </w:numPr>
        <w:ind w:left="1440" w:hanging="360"/>
        <w:rPr>
          <w:u w:val="none"/>
        </w:rPr>
      </w:pPr>
      <w:r w:rsidDel="00000000" w:rsidR="00000000" w:rsidRPr="00000000">
        <w:rPr>
          <w:rtl w:val="0"/>
        </w:rPr>
        <w:t xml:space="preserve">Bleeding Kansas</w:t>
      </w:r>
    </w:p>
    <w:p w:rsidR="00000000" w:rsidDel="00000000" w:rsidP="00000000" w:rsidRDefault="00000000" w:rsidRPr="00000000" w14:paraId="00000300">
      <w:pPr>
        <w:pageBreakBefore w:val="0"/>
        <w:numPr>
          <w:ilvl w:val="2"/>
          <w:numId w:val="19"/>
        </w:numPr>
        <w:ind w:left="2160" w:hanging="360"/>
        <w:rPr>
          <w:u w:val="none"/>
        </w:rPr>
      </w:pPr>
      <w:r w:rsidDel="00000000" w:rsidR="00000000" w:rsidRPr="00000000">
        <w:rPr>
          <w:rtl w:val="0"/>
        </w:rPr>
        <w:t xml:space="preserve">As a result of using popular sovereignty, during elections for determining slave states, southern residents sneak into the states where voting is going on to cast illegitimate votes for slavery.  That’s how Kansas became a slave state.  US was edging towards becoming a slave nation</w:t>
      </w:r>
    </w:p>
    <w:p w:rsidR="00000000" w:rsidDel="00000000" w:rsidP="00000000" w:rsidRDefault="00000000" w:rsidRPr="00000000" w14:paraId="00000301">
      <w:pPr>
        <w:pageBreakBefore w:val="0"/>
        <w:numPr>
          <w:ilvl w:val="2"/>
          <w:numId w:val="19"/>
        </w:numPr>
        <w:ind w:left="2160" w:hanging="360"/>
        <w:rPr>
          <w:u w:val="none"/>
        </w:rPr>
      </w:pPr>
      <w:r w:rsidDel="00000000" w:rsidR="00000000" w:rsidRPr="00000000">
        <w:rPr>
          <w:rtl w:val="0"/>
        </w:rPr>
        <w:t xml:space="preserve">Sack of Lawrence</w:t>
      </w:r>
    </w:p>
    <w:p w:rsidR="00000000" w:rsidDel="00000000" w:rsidP="00000000" w:rsidRDefault="00000000" w:rsidRPr="00000000" w14:paraId="00000302">
      <w:pPr>
        <w:pageBreakBefore w:val="0"/>
        <w:numPr>
          <w:ilvl w:val="3"/>
          <w:numId w:val="19"/>
        </w:numPr>
        <w:ind w:left="2880" w:hanging="360"/>
        <w:rPr>
          <w:u w:val="none"/>
        </w:rPr>
      </w:pPr>
      <w:r w:rsidDel="00000000" w:rsidR="00000000" w:rsidRPr="00000000">
        <w:rPr>
          <w:rtl w:val="0"/>
        </w:rPr>
        <w:t xml:space="preserve">In Kansas, there’s an antislavery town called Lawrence</w:t>
      </w:r>
    </w:p>
    <w:p w:rsidR="00000000" w:rsidDel="00000000" w:rsidP="00000000" w:rsidRDefault="00000000" w:rsidRPr="00000000" w14:paraId="00000303">
      <w:pPr>
        <w:pageBreakBefore w:val="0"/>
        <w:numPr>
          <w:ilvl w:val="3"/>
          <w:numId w:val="19"/>
        </w:numPr>
        <w:ind w:left="2880" w:hanging="360"/>
        <w:rPr>
          <w:u w:val="none"/>
        </w:rPr>
      </w:pPr>
      <w:r w:rsidDel="00000000" w:rsidR="00000000" w:rsidRPr="00000000">
        <w:rPr>
          <w:rtl w:val="0"/>
        </w:rPr>
        <w:t xml:space="preserve">Lowrence got looted and sacked by Kansas</w:t>
      </w:r>
    </w:p>
    <w:p w:rsidR="00000000" w:rsidDel="00000000" w:rsidP="00000000" w:rsidRDefault="00000000" w:rsidRPr="00000000" w14:paraId="00000304">
      <w:pPr>
        <w:pageBreakBefore w:val="0"/>
        <w:numPr>
          <w:ilvl w:val="2"/>
          <w:numId w:val="19"/>
        </w:numPr>
        <w:ind w:left="2160" w:hanging="360"/>
        <w:rPr>
          <w:u w:val="none"/>
        </w:rPr>
      </w:pPr>
      <w:r w:rsidDel="00000000" w:rsidR="00000000" w:rsidRPr="00000000">
        <w:rPr>
          <w:rtl w:val="0"/>
        </w:rPr>
        <w:t xml:space="preserve">Pottawatomie Massacre</w:t>
      </w:r>
    </w:p>
    <w:p w:rsidR="00000000" w:rsidDel="00000000" w:rsidP="00000000" w:rsidRDefault="00000000" w:rsidRPr="00000000" w14:paraId="00000305">
      <w:pPr>
        <w:pageBreakBefore w:val="0"/>
        <w:numPr>
          <w:ilvl w:val="3"/>
          <w:numId w:val="19"/>
        </w:numPr>
        <w:ind w:left="2880" w:hanging="360"/>
        <w:rPr>
          <w:u w:val="none"/>
        </w:rPr>
      </w:pPr>
      <w:r w:rsidDel="00000000" w:rsidR="00000000" w:rsidRPr="00000000">
        <w:rPr>
          <w:rtl w:val="0"/>
        </w:rPr>
        <w:t xml:space="preserve">John Brown thought that the Sack of Lawrence killed 5 people, so he went to Pottawatomie, Kansas and chose 5 people to kill</w:t>
      </w:r>
    </w:p>
    <w:p w:rsidR="00000000" w:rsidDel="00000000" w:rsidP="00000000" w:rsidRDefault="00000000" w:rsidRPr="00000000" w14:paraId="00000306">
      <w:pPr>
        <w:pageBreakBefore w:val="0"/>
        <w:numPr>
          <w:ilvl w:val="3"/>
          <w:numId w:val="19"/>
        </w:numPr>
        <w:ind w:left="2880" w:hanging="360"/>
        <w:rPr>
          <w:u w:val="none"/>
        </w:rPr>
      </w:pPr>
      <w:r w:rsidDel="00000000" w:rsidR="00000000" w:rsidRPr="00000000">
        <w:rPr>
          <w:rtl w:val="0"/>
        </w:rPr>
        <w:t xml:space="preserve">Triggered violent battles</w:t>
      </w:r>
    </w:p>
    <w:p w:rsidR="00000000" w:rsidDel="00000000" w:rsidP="00000000" w:rsidRDefault="00000000" w:rsidRPr="00000000" w14:paraId="00000307">
      <w:pPr>
        <w:pageBreakBefore w:val="0"/>
        <w:numPr>
          <w:ilvl w:val="0"/>
          <w:numId w:val="19"/>
        </w:numPr>
        <w:ind w:left="720" w:hanging="360"/>
        <w:rPr>
          <w:u w:val="none"/>
        </w:rPr>
      </w:pPr>
      <w:r w:rsidDel="00000000" w:rsidR="00000000" w:rsidRPr="00000000">
        <w:rPr>
          <w:rtl w:val="0"/>
        </w:rPr>
        <w:t xml:space="preserve">Government violence</w:t>
      </w:r>
    </w:p>
    <w:p w:rsidR="00000000" w:rsidDel="00000000" w:rsidP="00000000" w:rsidRDefault="00000000" w:rsidRPr="00000000" w14:paraId="00000308">
      <w:pPr>
        <w:pageBreakBefore w:val="0"/>
        <w:numPr>
          <w:ilvl w:val="1"/>
          <w:numId w:val="19"/>
        </w:numPr>
        <w:ind w:left="1440" w:hanging="360"/>
        <w:rPr>
          <w:u w:val="none"/>
        </w:rPr>
      </w:pPr>
      <w:r w:rsidDel="00000000" w:rsidR="00000000" w:rsidRPr="00000000">
        <w:rPr>
          <w:rtl w:val="0"/>
        </w:rPr>
        <w:t xml:space="preserve">Massachusetts senator Charles Sumner delivered a strong hate speech against slavery</w:t>
      </w:r>
    </w:p>
    <w:p w:rsidR="00000000" w:rsidDel="00000000" w:rsidP="00000000" w:rsidRDefault="00000000" w:rsidRPr="00000000" w14:paraId="00000309">
      <w:pPr>
        <w:pageBreakBefore w:val="0"/>
        <w:numPr>
          <w:ilvl w:val="1"/>
          <w:numId w:val="19"/>
        </w:numPr>
        <w:ind w:left="1440" w:hanging="360"/>
        <w:rPr>
          <w:u w:val="none"/>
        </w:rPr>
      </w:pPr>
      <w:r w:rsidDel="00000000" w:rsidR="00000000" w:rsidRPr="00000000">
        <w:rPr>
          <w:rtl w:val="0"/>
        </w:rPr>
        <w:t xml:space="preserve">Congressman Preston S. Brooks hated that speech so he dealt multiple blows to Sumner’s head with a cane until the cane broke and Sumner suffers brain damage</w:t>
      </w:r>
    </w:p>
    <w:p w:rsidR="00000000" w:rsidDel="00000000" w:rsidP="00000000" w:rsidRDefault="00000000" w:rsidRPr="00000000" w14:paraId="0000030A">
      <w:pPr>
        <w:pageBreakBefore w:val="0"/>
        <w:numPr>
          <w:ilvl w:val="0"/>
          <w:numId w:val="19"/>
        </w:numPr>
        <w:ind w:left="720" w:hanging="360"/>
        <w:rPr>
          <w:highlight w:val="yellow"/>
        </w:rPr>
      </w:pPr>
      <w:r w:rsidDel="00000000" w:rsidR="00000000" w:rsidRPr="00000000">
        <w:rPr>
          <w:highlight w:val="yellow"/>
          <w:rtl w:val="0"/>
        </w:rPr>
        <w:t xml:space="preserve">Political parties</w:t>
      </w:r>
    </w:p>
    <w:p w:rsidR="00000000" w:rsidDel="00000000" w:rsidP="00000000" w:rsidRDefault="00000000" w:rsidRPr="00000000" w14:paraId="0000030B">
      <w:pPr>
        <w:pageBreakBefore w:val="0"/>
        <w:numPr>
          <w:ilvl w:val="1"/>
          <w:numId w:val="19"/>
        </w:numPr>
        <w:ind w:left="1440" w:hanging="360"/>
        <w:rPr>
          <w:u w:val="none"/>
        </w:rPr>
      </w:pPr>
      <w:r w:rsidDel="00000000" w:rsidR="00000000" w:rsidRPr="00000000">
        <w:rPr>
          <w:rtl w:val="0"/>
        </w:rPr>
        <w:t xml:space="preserve">Whig</w:t>
      </w:r>
    </w:p>
    <w:p w:rsidR="00000000" w:rsidDel="00000000" w:rsidP="00000000" w:rsidRDefault="00000000" w:rsidRPr="00000000" w14:paraId="0000030C">
      <w:pPr>
        <w:pageBreakBefore w:val="0"/>
        <w:numPr>
          <w:ilvl w:val="2"/>
          <w:numId w:val="19"/>
        </w:numPr>
        <w:ind w:left="2160" w:hanging="360"/>
        <w:rPr>
          <w:u w:val="none"/>
        </w:rPr>
      </w:pPr>
      <w:r w:rsidDel="00000000" w:rsidR="00000000" w:rsidRPr="00000000">
        <w:rPr>
          <w:rtl w:val="0"/>
        </w:rPr>
        <w:t xml:space="preserve">Split over slavery, people leaving to seek other parties</w:t>
      </w:r>
    </w:p>
    <w:p w:rsidR="00000000" w:rsidDel="00000000" w:rsidP="00000000" w:rsidRDefault="00000000" w:rsidRPr="00000000" w14:paraId="0000030D">
      <w:pPr>
        <w:pageBreakBefore w:val="0"/>
        <w:numPr>
          <w:ilvl w:val="1"/>
          <w:numId w:val="19"/>
        </w:numPr>
        <w:ind w:left="1440" w:hanging="360"/>
        <w:rPr>
          <w:u w:val="none"/>
        </w:rPr>
      </w:pPr>
      <w:r w:rsidDel="00000000" w:rsidR="00000000" w:rsidRPr="00000000">
        <w:rPr>
          <w:rtl w:val="0"/>
        </w:rPr>
        <w:t xml:space="preserve">Democratic</w:t>
      </w:r>
    </w:p>
    <w:p w:rsidR="00000000" w:rsidDel="00000000" w:rsidP="00000000" w:rsidRDefault="00000000" w:rsidRPr="00000000" w14:paraId="0000030E">
      <w:pPr>
        <w:pageBreakBefore w:val="0"/>
        <w:numPr>
          <w:ilvl w:val="2"/>
          <w:numId w:val="19"/>
        </w:numPr>
        <w:ind w:left="2160" w:hanging="360"/>
        <w:rPr>
          <w:u w:val="none"/>
        </w:rPr>
      </w:pPr>
      <w:r w:rsidDel="00000000" w:rsidR="00000000" w:rsidRPr="00000000">
        <w:rPr>
          <w:rtl w:val="0"/>
        </w:rPr>
        <w:t xml:space="preserve">Weak</w:t>
      </w:r>
    </w:p>
    <w:p w:rsidR="00000000" w:rsidDel="00000000" w:rsidP="00000000" w:rsidRDefault="00000000" w:rsidRPr="00000000" w14:paraId="0000030F">
      <w:pPr>
        <w:pageBreakBefore w:val="0"/>
        <w:numPr>
          <w:ilvl w:val="2"/>
          <w:numId w:val="19"/>
        </w:numPr>
        <w:ind w:left="2160" w:hanging="360"/>
        <w:rPr>
          <w:u w:val="none"/>
        </w:rPr>
      </w:pPr>
      <w:r w:rsidDel="00000000" w:rsidR="00000000" w:rsidRPr="00000000">
        <w:rPr>
          <w:rtl w:val="0"/>
        </w:rPr>
        <w:t xml:space="preserve">State rights</w:t>
      </w:r>
    </w:p>
    <w:p w:rsidR="00000000" w:rsidDel="00000000" w:rsidP="00000000" w:rsidRDefault="00000000" w:rsidRPr="00000000" w14:paraId="00000310">
      <w:pPr>
        <w:pageBreakBefore w:val="0"/>
        <w:numPr>
          <w:ilvl w:val="2"/>
          <w:numId w:val="19"/>
        </w:numPr>
        <w:ind w:left="2160" w:hanging="360"/>
        <w:rPr>
          <w:u w:val="none"/>
        </w:rPr>
      </w:pPr>
      <w:r w:rsidDel="00000000" w:rsidR="00000000" w:rsidRPr="00000000">
        <w:rPr>
          <w:rtl w:val="0"/>
        </w:rPr>
        <w:t xml:space="preserve">Limit central government</w:t>
      </w:r>
    </w:p>
    <w:p w:rsidR="00000000" w:rsidDel="00000000" w:rsidP="00000000" w:rsidRDefault="00000000" w:rsidRPr="00000000" w14:paraId="00000311">
      <w:pPr>
        <w:pageBreakBefore w:val="0"/>
        <w:numPr>
          <w:ilvl w:val="2"/>
          <w:numId w:val="19"/>
        </w:numPr>
        <w:ind w:left="2160" w:hanging="360"/>
        <w:rPr>
          <w:u w:val="none"/>
        </w:rPr>
      </w:pPr>
      <w:r w:rsidDel="00000000" w:rsidR="00000000" w:rsidRPr="00000000">
        <w:rPr>
          <w:rtl w:val="0"/>
        </w:rPr>
        <w:t xml:space="preserve">Split over slavery</w:t>
      </w:r>
    </w:p>
    <w:p w:rsidR="00000000" w:rsidDel="00000000" w:rsidP="00000000" w:rsidRDefault="00000000" w:rsidRPr="00000000" w14:paraId="00000312">
      <w:pPr>
        <w:pageBreakBefore w:val="0"/>
        <w:numPr>
          <w:ilvl w:val="1"/>
          <w:numId w:val="19"/>
        </w:numPr>
        <w:ind w:left="1440" w:hanging="360"/>
        <w:rPr>
          <w:u w:val="none"/>
        </w:rPr>
      </w:pPr>
      <w:r w:rsidDel="00000000" w:rsidR="00000000" w:rsidRPr="00000000">
        <w:rPr>
          <w:rtl w:val="0"/>
        </w:rPr>
        <w:t xml:space="preserve">Republican</w:t>
      </w:r>
    </w:p>
    <w:p w:rsidR="00000000" w:rsidDel="00000000" w:rsidP="00000000" w:rsidRDefault="00000000" w:rsidRPr="00000000" w14:paraId="00000313">
      <w:pPr>
        <w:pageBreakBefore w:val="0"/>
        <w:numPr>
          <w:ilvl w:val="2"/>
          <w:numId w:val="19"/>
        </w:numPr>
        <w:ind w:left="2160" w:hanging="360"/>
        <w:rPr>
          <w:u w:val="none"/>
        </w:rPr>
      </w:pPr>
      <w:r w:rsidDel="00000000" w:rsidR="00000000" w:rsidRPr="00000000">
        <w:rPr>
          <w:rtl w:val="0"/>
        </w:rPr>
        <w:t xml:space="preserve">Opposed expanding slavery to more land</w:t>
      </w:r>
    </w:p>
    <w:p w:rsidR="00000000" w:rsidDel="00000000" w:rsidP="00000000" w:rsidRDefault="00000000" w:rsidRPr="00000000" w14:paraId="00000314">
      <w:pPr>
        <w:pageBreakBefore w:val="0"/>
        <w:numPr>
          <w:ilvl w:val="2"/>
          <w:numId w:val="19"/>
        </w:numPr>
        <w:ind w:left="2160" w:hanging="360"/>
        <w:rPr>
          <w:u w:val="none"/>
        </w:rPr>
      </w:pPr>
      <w:r w:rsidDel="00000000" w:rsidR="00000000" w:rsidRPr="00000000">
        <w:rPr>
          <w:rtl w:val="0"/>
        </w:rPr>
        <w:t xml:space="preserve">Composed of Whigs, Democrats and Free-Soilers</w:t>
      </w:r>
    </w:p>
    <w:p w:rsidR="00000000" w:rsidDel="00000000" w:rsidP="00000000" w:rsidRDefault="00000000" w:rsidRPr="00000000" w14:paraId="00000315">
      <w:pPr>
        <w:pageBreakBefore w:val="0"/>
        <w:numPr>
          <w:ilvl w:val="2"/>
          <w:numId w:val="19"/>
        </w:numPr>
        <w:ind w:left="2160" w:hanging="360"/>
        <w:rPr>
          <w:u w:val="none"/>
        </w:rPr>
      </w:pPr>
      <w:r w:rsidDel="00000000" w:rsidR="00000000" w:rsidRPr="00000000">
        <w:rPr>
          <w:rtl w:val="0"/>
        </w:rPr>
        <w:t xml:space="preserve">Members had varying degrees of opposition against slavery</w:t>
      </w:r>
    </w:p>
    <w:p w:rsidR="00000000" w:rsidDel="00000000" w:rsidP="00000000" w:rsidRDefault="00000000" w:rsidRPr="00000000" w14:paraId="00000316">
      <w:pPr>
        <w:pageBreakBefore w:val="0"/>
        <w:numPr>
          <w:ilvl w:val="1"/>
          <w:numId w:val="19"/>
        </w:numPr>
        <w:ind w:left="1440" w:hanging="360"/>
        <w:rPr>
          <w:u w:val="none"/>
        </w:rPr>
      </w:pPr>
      <w:r w:rsidDel="00000000" w:rsidR="00000000" w:rsidRPr="00000000">
        <w:rPr>
          <w:rtl w:val="0"/>
        </w:rPr>
        <w:t xml:space="preserve">Know-Nothing Party</w:t>
      </w:r>
    </w:p>
    <w:p w:rsidR="00000000" w:rsidDel="00000000" w:rsidP="00000000" w:rsidRDefault="00000000" w:rsidRPr="00000000" w14:paraId="00000317">
      <w:pPr>
        <w:pageBreakBefore w:val="0"/>
        <w:numPr>
          <w:ilvl w:val="2"/>
          <w:numId w:val="19"/>
        </w:numPr>
        <w:ind w:left="2160" w:hanging="360"/>
        <w:rPr>
          <w:u w:val="none"/>
        </w:rPr>
      </w:pPr>
      <w:r w:rsidDel="00000000" w:rsidR="00000000" w:rsidRPr="00000000">
        <w:rPr>
          <w:rtl w:val="0"/>
        </w:rPr>
        <w:t xml:space="preserve">Nativism: belief that native-born are superior</w:t>
      </w:r>
    </w:p>
    <w:p w:rsidR="00000000" w:rsidDel="00000000" w:rsidP="00000000" w:rsidRDefault="00000000" w:rsidRPr="00000000" w14:paraId="00000318">
      <w:pPr>
        <w:pageBreakBefore w:val="0"/>
        <w:numPr>
          <w:ilvl w:val="2"/>
          <w:numId w:val="19"/>
        </w:numPr>
        <w:ind w:left="2160" w:hanging="360"/>
        <w:rPr>
          <w:u w:val="none"/>
        </w:rPr>
      </w:pPr>
      <w:r w:rsidDel="00000000" w:rsidR="00000000" w:rsidRPr="00000000">
        <w:rPr>
          <w:rtl w:val="0"/>
        </w:rPr>
        <w:t xml:space="preserve">Antiimigration</w:t>
      </w:r>
    </w:p>
    <w:p w:rsidR="00000000" w:rsidDel="00000000" w:rsidP="00000000" w:rsidRDefault="00000000" w:rsidRPr="00000000" w14:paraId="00000319">
      <w:pPr>
        <w:pageBreakBefore w:val="0"/>
        <w:numPr>
          <w:ilvl w:val="2"/>
          <w:numId w:val="19"/>
        </w:numPr>
        <w:ind w:left="2160" w:hanging="360"/>
        <w:rPr>
          <w:u w:val="none"/>
        </w:rPr>
      </w:pPr>
      <w:r w:rsidDel="00000000" w:rsidR="00000000" w:rsidRPr="00000000">
        <w:rPr>
          <w:rtl w:val="0"/>
        </w:rPr>
        <w:t xml:space="preserve">Also split apart due to disagreement over slavery</w:t>
      </w:r>
    </w:p>
    <w:p w:rsidR="00000000" w:rsidDel="00000000" w:rsidP="00000000" w:rsidRDefault="00000000" w:rsidRPr="00000000" w14:paraId="0000031A">
      <w:pPr>
        <w:pageBreakBefore w:val="0"/>
        <w:numPr>
          <w:ilvl w:val="1"/>
          <w:numId w:val="19"/>
        </w:numPr>
        <w:ind w:left="1440" w:hanging="360"/>
        <w:rPr>
          <w:u w:val="none"/>
        </w:rPr>
      </w:pPr>
      <w:r w:rsidDel="00000000" w:rsidR="00000000" w:rsidRPr="00000000">
        <w:rPr>
          <w:rtl w:val="0"/>
        </w:rPr>
        <w:t xml:space="preserve">Liberty Party</w:t>
      </w:r>
    </w:p>
    <w:p w:rsidR="00000000" w:rsidDel="00000000" w:rsidP="00000000" w:rsidRDefault="00000000" w:rsidRPr="00000000" w14:paraId="0000031B">
      <w:pPr>
        <w:pageBreakBefore w:val="0"/>
        <w:numPr>
          <w:ilvl w:val="2"/>
          <w:numId w:val="19"/>
        </w:numPr>
        <w:ind w:left="2160" w:hanging="360"/>
        <w:rPr>
          <w:u w:val="none"/>
        </w:rPr>
      </w:pPr>
      <w:r w:rsidDel="00000000" w:rsidR="00000000" w:rsidRPr="00000000">
        <w:rPr>
          <w:rtl w:val="0"/>
        </w:rPr>
        <w:t xml:space="preserve">Pass new laws to edge closer to abolition</w:t>
      </w:r>
    </w:p>
    <w:p w:rsidR="00000000" w:rsidDel="00000000" w:rsidP="00000000" w:rsidRDefault="00000000" w:rsidRPr="00000000" w14:paraId="0000031C">
      <w:pPr>
        <w:pageBreakBefore w:val="0"/>
        <w:numPr>
          <w:ilvl w:val="1"/>
          <w:numId w:val="19"/>
        </w:numPr>
        <w:ind w:left="1440" w:hanging="360"/>
        <w:rPr>
          <w:u w:val="none"/>
        </w:rPr>
      </w:pPr>
      <w:r w:rsidDel="00000000" w:rsidR="00000000" w:rsidRPr="00000000">
        <w:rPr>
          <w:rtl w:val="0"/>
        </w:rPr>
        <w:t xml:space="preserve">Free-Soil Party</w:t>
      </w:r>
    </w:p>
    <w:p w:rsidR="00000000" w:rsidDel="00000000" w:rsidP="00000000" w:rsidRDefault="00000000" w:rsidRPr="00000000" w14:paraId="0000031D">
      <w:pPr>
        <w:pageBreakBefore w:val="0"/>
        <w:numPr>
          <w:ilvl w:val="2"/>
          <w:numId w:val="19"/>
        </w:numPr>
        <w:ind w:left="2160" w:hanging="360"/>
        <w:rPr>
          <w:u w:val="none"/>
        </w:rPr>
      </w:pPr>
      <w:r w:rsidDel="00000000" w:rsidR="00000000" w:rsidRPr="00000000">
        <w:rPr>
          <w:rtl w:val="0"/>
        </w:rPr>
        <w:t xml:space="preserve">Opposed extending slavery to more land</w:t>
      </w:r>
    </w:p>
    <w:p w:rsidR="00000000" w:rsidDel="00000000" w:rsidP="00000000" w:rsidRDefault="00000000" w:rsidRPr="00000000" w14:paraId="0000031E">
      <w:pPr>
        <w:pageBreakBefore w:val="0"/>
        <w:numPr>
          <w:ilvl w:val="2"/>
          <w:numId w:val="19"/>
        </w:numPr>
        <w:ind w:left="2160" w:hanging="360"/>
        <w:rPr>
          <w:u w:val="none"/>
        </w:rPr>
      </w:pPr>
      <w:r w:rsidDel="00000000" w:rsidR="00000000" w:rsidRPr="00000000">
        <w:rPr>
          <w:rtl w:val="0"/>
        </w:rPr>
        <w:t xml:space="preserve">Not necessarily opposing the existance of slavery</w:t>
      </w:r>
    </w:p>
    <w:p w:rsidR="00000000" w:rsidDel="00000000" w:rsidP="00000000" w:rsidRDefault="00000000" w:rsidRPr="00000000" w14:paraId="0000031F">
      <w:pPr>
        <w:pageBreakBefore w:val="0"/>
        <w:numPr>
          <w:ilvl w:val="1"/>
          <w:numId w:val="19"/>
        </w:numPr>
        <w:ind w:left="1440" w:hanging="360"/>
        <w:rPr>
          <w:u w:val="none"/>
        </w:rPr>
      </w:pPr>
      <w:r w:rsidDel="00000000" w:rsidR="00000000" w:rsidRPr="00000000">
        <w:rPr>
          <w:rtl w:val="0"/>
        </w:rPr>
        <w:t xml:space="preserve">Election</w:t>
      </w:r>
    </w:p>
    <w:p w:rsidR="00000000" w:rsidDel="00000000" w:rsidP="00000000" w:rsidRDefault="00000000" w:rsidRPr="00000000" w14:paraId="00000320">
      <w:pPr>
        <w:pageBreakBefore w:val="0"/>
        <w:numPr>
          <w:ilvl w:val="2"/>
          <w:numId w:val="19"/>
        </w:numPr>
        <w:ind w:left="2160" w:hanging="360"/>
        <w:rPr>
          <w:u w:val="none"/>
        </w:rPr>
      </w:pPr>
      <w:r w:rsidDel="00000000" w:rsidR="00000000" w:rsidRPr="00000000">
        <w:rPr>
          <w:rtl w:val="0"/>
        </w:rPr>
        <w:t xml:space="preserve">Republican forerunner: John C. Fremont</w:t>
      </w:r>
    </w:p>
    <w:p w:rsidR="00000000" w:rsidDel="00000000" w:rsidP="00000000" w:rsidRDefault="00000000" w:rsidRPr="00000000" w14:paraId="00000321">
      <w:pPr>
        <w:pageBreakBefore w:val="0"/>
        <w:numPr>
          <w:ilvl w:val="3"/>
          <w:numId w:val="19"/>
        </w:numPr>
        <w:ind w:left="2880" w:hanging="360"/>
        <w:rPr>
          <w:u w:val="none"/>
        </w:rPr>
      </w:pPr>
      <w:r w:rsidDel="00000000" w:rsidR="00000000" w:rsidRPr="00000000">
        <w:rPr>
          <w:rtl w:val="0"/>
        </w:rPr>
        <w:t xml:space="preserve">Had everything between Bleeding Kansas and Bleeding Sumner to use against Democrats</w:t>
      </w:r>
    </w:p>
    <w:p w:rsidR="00000000" w:rsidDel="00000000" w:rsidP="00000000" w:rsidRDefault="00000000" w:rsidRPr="00000000" w14:paraId="00000322">
      <w:pPr>
        <w:pageBreakBefore w:val="0"/>
        <w:numPr>
          <w:ilvl w:val="2"/>
          <w:numId w:val="19"/>
        </w:numPr>
        <w:ind w:left="2160" w:hanging="360"/>
        <w:rPr>
          <w:u w:val="none"/>
        </w:rPr>
      </w:pPr>
      <w:r w:rsidDel="00000000" w:rsidR="00000000" w:rsidRPr="00000000">
        <w:rPr>
          <w:rtl w:val="0"/>
        </w:rPr>
        <w:t xml:space="preserve">Democratic forerunner: James Buchanan</w:t>
      </w:r>
    </w:p>
    <w:p w:rsidR="00000000" w:rsidDel="00000000" w:rsidP="00000000" w:rsidRDefault="00000000" w:rsidRPr="00000000" w14:paraId="00000323">
      <w:pPr>
        <w:pageBreakBefore w:val="0"/>
        <w:numPr>
          <w:ilvl w:val="3"/>
          <w:numId w:val="19"/>
        </w:numPr>
        <w:ind w:left="2880" w:hanging="360"/>
        <w:rPr>
          <w:u w:val="none"/>
        </w:rPr>
      </w:pPr>
      <w:r w:rsidDel="00000000" w:rsidR="00000000" w:rsidRPr="00000000">
        <w:rPr>
          <w:rtl w:val="0"/>
        </w:rPr>
        <w:t xml:space="preserve">He was in Britain during the incidents, so he would be the least biased</w:t>
      </w:r>
    </w:p>
    <w:p w:rsidR="00000000" w:rsidDel="00000000" w:rsidP="00000000" w:rsidRDefault="00000000" w:rsidRPr="00000000" w14:paraId="00000324">
      <w:pPr>
        <w:pageBreakBefore w:val="0"/>
        <w:numPr>
          <w:ilvl w:val="3"/>
          <w:numId w:val="19"/>
        </w:numPr>
        <w:ind w:left="2880" w:hanging="360"/>
        <w:rPr>
          <w:u w:val="none"/>
        </w:rPr>
      </w:pPr>
      <w:r w:rsidDel="00000000" w:rsidR="00000000" w:rsidRPr="00000000">
        <w:rPr>
          <w:rtl w:val="0"/>
        </w:rPr>
        <w:t xml:space="preserve">He won the election.  Republican 2nd place, Know-Nothing last</w:t>
      </w:r>
    </w:p>
    <w:p w:rsidR="00000000" w:rsidDel="00000000" w:rsidP="00000000" w:rsidRDefault="00000000" w:rsidRPr="00000000" w14:paraId="00000325">
      <w:pPr>
        <w:pageBreakBefore w:val="0"/>
        <w:numPr>
          <w:ilvl w:val="0"/>
          <w:numId w:val="19"/>
        </w:numPr>
        <w:ind w:left="720" w:hanging="360"/>
        <w:rPr>
          <w:highlight w:val="yellow"/>
        </w:rPr>
      </w:pPr>
      <w:r w:rsidDel="00000000" w:rsidR="00000000" w:rsidRPr="00000000">
        <w:rPr>
          <w:highlight w:val="yellow"/>
          <w:rtl w:val="0"/>
        </w:rPr>
        <w:t xml:space="preserve">Dred Scott v. Sandford</w:t>
      </w:r>
    </w:p>
    <w:p w:rsidR="00000000" w:rsidDel="00000000" w:rsidP="00000000" w:rsidRDefault="00000000" w:rsidRPr="00000000" w14:paraId="00000326">
      <w:pPr>
        <w:pageBreakBefore w:val="0"/>
        <w:numPr>
          <w:ilvl w:val="1"/>
          <w:numId w:val="19"/>
        </w:numPr>
        <w:ind w:left="1440" w:hanging="360"/>
        <w:rPr>
          <w:u w:val="none"/>
        </w:rPr>
      </w:pPr>
      <w:r w:rsidDel="00000000" w:rsidR="00000000" w:rsidRPr="00000000">
        <w:rPr>
          <w:rtl w:val="0"/>
        </w:rPr>
        <w:t xml:space="preserve">Dred Scott was a slave who moved to a free territory for years before his master died.  He sued in federal court for his freedom</w:t>
      </w:r>
    </w:p>
    <w:p w:rsidR="00000000" w:rsidDel="00000000" w:rsidP="00000000" w:rsidRDefault="00000000" w:rsidRPr="00000000" w14:paraId="00000327">
      <w:pPr>
        <w:pageBreakBefore w:val="0"/>
        <w:numPr>
          <w:ilvl w:val="1"/>
          <w:numId w:val="19"/>
        </w:numPr>
        <w:ind w:left="1440" w:hanging="360"/>
        <w:rPr>
          <w:u w:val="none"/>
        </w:rPr>
      </w:pPr>
      <w:r w:rsidDel="00000000" w:rsidR="00000000" w:rsidRPr="00000000">
        <w:rPr>
          <w:rtl w:val="0"/>
        </w:rPr>
        <w:t xml:space="preserve">The Supreme Court decided that slaves are property, so they don’t have citizen rights</w:t>
      </w:r>
    </w:p>
    <w:p w:rsidR="00000000" w:rsidDel="00000000" w:rsidP="00000000" w:rsidRDefault="00000000" w:rsidRPr="00000000" w14:paraId="00000328">
      <w:pPr>
        <w:pageBreakBefore w:val="0"/>
        <w:numPr>
          <w:ilvl w:val="1"/>
          <w:numId w:val="19"/>
        </w:numPr>
        <w:ind w:left="1440" w:hanging="360"/>
        <w:rPr>
          <w:u w:val="none"/>
        </w:rPr>
      </w:pPr>
      <w:r w:rsidDel="00000000" w:rsidR="00000000" w:rsidRPr="00000000">
        <w:rPr>
          <w:rtl w:val="0"/>
        </w:rPr>
        <w:t xml:space="preserve">Scott’s case was dropped, as only citizens are allowed to sue</w:t>
      </w:r>
    </w:p>
    <w:p w:rsidR="00000000" w:rsidDel="00000000" w:rsidP="00000000" w:rsidRDefault="00000000" w:rsidRPr="00000000" w14:paraId="00000329">
      <w:pPr>
        <w:pageBreakBefore w:val="0"/>
        <w:numPr>
          <w:ilvl w:val="1"/>
          <w:numId w:val="19"/>
        </w:numPr>
        <w:ind w:left="1440" w:hanging="360"/>
        <w:rPr>
          <w:u w:val="none"/>
        </w:rPr>
      </w:pPr>
      <w:r w:rsidDel="00000000" w:rsidR="00000000" w:rsidRPr="00000000">
        <w:rPr>
          <w:rtl w:val="0"/>
        </w:rPr>
        <w:t xml:space="preserve">Missouri Compromise was deemed unconstitional, as Congress can’t regulate slavery; that would be a violation of the 5th Amendment (rights to property)</w:t>
      </w:r>
    </w:p>
    <w:p w:rsidR="00000000" w:rsidDel="00000000" w:rsidP="00000000" w:rsidRDefault="00000000" w:rsidRPr="00000000" w14:paraId="0000032A">
      <w:pPr>
        <w:pageBreakBefore w:val="0"/>
        <w:numPr>
          <w:ilvl w:val="1"/>
          <w:numId w:val="19"/>
        </w:numPr>
        <w:ind w:left="1440" w:hanging="360"/>
        <w:rPr>
          <w:u w:val="none"/>
        </w:rPr>
      </w:pPr>
      <w:r w:rsidDel="00000000" w:rsidR="00000000" w:rsidRPr="00000000">
        <w:rPr>
          <w:rtl w:val="0"/>
        </w:rPr>
        <w:t xml:space="preserve">Southerners rejoiced</w:t>
      </w:r>
    </w:p>
    <w:p w:rsidR="00000000" w:rsidDel="00000000" w:rsidP="00000000" w:rsidRDefault="00000000" w:rsidRPr="00000000" w14:paraId="0000032B">
      <w:pPr>
        <w:pageBreakBefore w:val="0"/>
        <w:numPr>
          <w:ilvl w:val="1"/>
          <w:numId w:val="19"/>
        </w:numPr>
        <w:ind w:left="1440" w:hanging="360"/>
        <w:rPr>
          <w:u w:val="none"/>
        </w:rPr>
      </w:pPr>
      <w:r w:rsidDel="00000000" w:rsidR="00000000" w:rsidRPr="00000000">
        <w:rPr>
          <w:rtl w:val="0"/>
        </w:rPr>
        <w:t xml:space="preserve">Northerners viewed this as a political play</w:t>
      </w:r>
    </w:p>
    <w:p w:rsidR="00000000" w:rsidDel="00000000" w:rsidP="00000000" w:rsidRDefault="00000000" w:rsidRPr="00000000" w14:paraId="0000032C">
      <w:pPr>
        <w:pageBreakBefore w:val="0"/>
        <w:numPr>
          <w:ilvl w:val="0"/>
          <w:numId w:val="19"/>
        </w:numPr>
        <w:ind w:left="720" w:hanging="360"/>
        <w:rPr>
          <w:u w:val="none"/>
        </w:rPr>
      </w:pPr>
      <w:r w:rsidDel="00000000" w:rsidR="00000000" w:rsidRPr="00000000">
        <w:rPr>
          <w:rtl w:val="0"/>
        </w:rPr>
        <w:t xml:space="preserve">Lecompton Constitution</w:t>
      </w:r>
    </w:p>
    <w:p w:rsidR="00000000" w:rsidDel="00000000" w:rsidP="00000000" w:rsidRDefault="00000000" w:rsidRPr="00000000" w14:paraId="0000032D">
      <w:pPr>
        <w:pageBreakBefore w:val="0"/>
        <w:numPr>
          <w:ilvl w:val="1"/>
          <w:numId w:val="19"/>
        </w:numPr>
        <w:ind w:left="1440" w:hanging="360"/>
        <w:rPr>
          <w:u w:val="none"/>
        </w:rPr>
      </w:pPr>
      <w:r w:rsidDel="00000000" w:rsidR="00000000" w:rsidRPr="00000000">
        <w:rPr>
          <w:rtl w:val="0"/>
        </w:rPr>
        <w:t xml:space="preserve">When Kansas applied for statehood, Free-Soilers rejected their constitution for protecting pro-slavery people</w:t>
      </w:r>
    </w:p>
    <w:p w:rsidR="00000000" w:rsidDel="00000000" w:rsidP="00000000" w:rsidRDefault="00000000" w:rsidRPr="00000000" w14:paraId="0000032E">
      <w:pPr>
        <w:pageBreakBefore w:val="0"/>
        <w:numPr>
          <w:ilvl w:val="1"/>
          <w:numId w:val="19"/>
        </w:numPr>
        <w:ind w:left="1440" w:hanging="360"/>
        <w:rPr>
          <w:u w:val="none"/>
        </w:rPr>
      </w:pPr>
      <w:r w:rsidDel="00000000" w:rsidR="00000000" w:rsidRPr="00000000">
        <w:rPr>
          <w:rtl w:val="0"/>
        </w:rPr>
        <w:t xml:space="preserve"> Eventually, that constitution was shut down all together</w:t>
      </w:r>
    </w:p>
    <w:p w:rsidR="00000000" w:rsidDel="00000000" w:rsidP="00000000" w:rsidRDefault="00000000" w:rsidRPr="00000000" w14:paraId="0000032F">
      <w:pPr>
        <w:pageBreakBefore w:val="0"/>
        <w:numPr>
          <w:ilvl w:val="1"/>
          <w:numId w:val="19"/>
        </w:numPr>
        <w:ind w:left="1440" w:hanging="360"/>
        <w:rPr>
          <w:highlight w:val="yellow"/>
          <w:rPrChange w:author="Serena Yung" w:id="0" w:date="2022-01-19T03:16:40Z">
            <w:rPr>
              <w:highlight w:val="yellow"/>
            </w:rPr>
          </w:rPrChange>
        </w:rPr>
        <w:pPrChange w:author="Serena Yung" w:id="0" w:date="2022-01-19T03:16:40Z">
          <w:pPr>
            <w:pageBreakBefore w:val="0"/>
            <w:numPr>
              <w:ilvl w:val="0"/>
              <w:numId w:val="19"/>
            </w:numPr>
            <w:ind w:left="720" w:hanging="360"/>
          </w:pPr>
        </w:pPrChange>
      </w:pPr>
      <w:r w:rsidDel="00000000" w:rsidR="00000000" w:rsidRPr="00000000">
        <w:rPr>
          <w:highlight w:val="yellow"/>
          <w:rtl w:val="0"/>
        </w:rPr>
        <w:t xml:space="preserve">Lincoln-Douglas Debates</w:t>
      </w:r>
    </w:p>
    <w:p w:rsidR="00000000" w:rsidDel="00000000" w:rsidP="00000000" w:rsidRDefault="00000000" w:rsidRPr="00000000" w14:paraId="00000330">
      <w:pPr>
        <w:pageBreakBefore w:val="0"/>
        <w:numPr>
          <w:ilvl w:val="1"/>
          <w:numId w:val="19"/>
        </w:numPr>
        <w:ind w:left="1440" w:hanging="360"/>
        <w:rPr>
          <w:u w:val="none"/>
        </w:rPr>
      </w:pPr>
      <w:r w:rsidDel="00000000" w:rsidR="00000000" w:rsidRPr="00000000">
        <w:rPr>
          <w:rtl w:val="0"/>
        </w:rPr>
        <w:t xml:space="preserve">Senatorial run</w:t>
      </w:r>
    </w:p>
    <w:p w:rsidR="00000000" w:rsidDel="00000000" w:rsidP="00000000" w:rsidRDefault="00000000" w:rsidRPr="00000000" w14:paraId="00000331">
      <w:pPr>
        <w:pageBreakBefore w:val="0"/>
        <w:numPr>
          <w:ilvl w:val="1"/>
          <w:numId w:val="19"/>
        </w:numPr>
        <w:ind w:left="1440" w:hanging="360"/>
        <w:rPr>
          <w:u w:val="none"/>
        </w:rPr>
      </w:pPr>
      <w:r w:rsidDel="00000000" w:rsidR="00000000" w:rsidRPr="00000000">
        <w:rPr>
          <w:rtl w:val="0"/>
        </w:rPr>
        <w:t xml:space="preserve">Douglas</w:t>
      </w:r>
    </w:p>
    <w:p w:rsidR="00000000" w:rsidDel="00000000" w:rsidP="00000000" w:rsidRDefault="00000000" w:rsidRPr="00000000" w14:paraId="00000332">
      <w:pPr>
        <w:pageBreakBefore w:val="0"/>
        <w:numPr>
          <w:ilvl w:val="2"/>
          <w:numId w:val="19"/>
        </w:numPr>
        <w:ind w:left="2160" w:hanging="360"/>
        <w:rPr>
          <w:u w:val="none"/>
        </w:rPr>
      </w:pPr>
      <w:r w:rsidDel="00000000" w:rsidR="00000000" w:rsidRPr="00000000">
        <w:rPr>
          <w:rtl w:val="0"/>
        </w:rPr>
        <w:t xml:space="preserve">spoke very confidently and dramatically</w:t>
      </w:r>
    </w:p>
    <w:p w:rsidR="00000000" w:rsidDel="00000000" w:rsidP="00000000" w:rsidRDefault="00000000" w:rsidRPr="00000000" w14:paraId="00000333">
      <w:pPr>
        <w:pageBreakBefore w:val="0"/>
        <w:numPr>
          <w:ilvl w:val="2"/>
          <w:numId w:val="19"/>
        </w:numPr>
        <w:ind w:left="2160" w:hanging="360"/>
      </w:pPr>
      <w:r w:rsidDel="00000000" w:rsidR="00000000" w:rsidRPr="00000000">
        <w:rPr>
          <w:rtl w:val="0"/>
        </w:rPr>
        <w:t xml:space="preserve">argued that popular sovereignty was the answer to everything</w:t>
      </w:r>
    </w:p>
    <w:p w:rsidR="00000000" w:rsidDel="00000000" w:rsidP="00000000" w:rsidRDefault="00000000" w:rsidRPr="00000000" w14:paraId="00000334">
      <w:pPr>
        <w:pageBreakBefore w:val="0"/>
        <w:numPr>
          <w:ilvl w:val="2"/>
          <w:numId w:val="19"/>
        </w:numPr>
        <w:ind w:left="2160" w:hanging="360"/>
        <w:rPr>
          <w:u w:val="none"/>
        </w:rPr>
      </w:pPr>
      <w:r w:rsidDel="00000000" w:rsidR="00000000" w:rsidRPr="00000000">
        <w:rPr>
          <w:rtl w:val="0"/>
        </w:rPr>
        <w:t xml:space="preserve">Found slavery to be retarding</w:t>
      </w:r>
    </w:p>
    <w:p w:rsidR="00000000" w:rsidDel="00000000" w:rsidP="00000000" w:rsidRDefault="00000000" w:rsidRPr="00000000" w14:paraId="00000335">
      <w:pPr>
        <w:pageBreakBefore w:val="0"/>
        <w:numPr>
          <w:ilvl w:val="2"/>
          <w:numId w:val="19"/>
        </w:numPr>
        <w:ind w:left="2160" w:hanging="360"/>
        <w:rPr>
          <w:u w:val="none"/>
        </w:rPr>
      </w:pPr>
      <w:r w:rsidDel="00000000" w:rsidR="00000000" w:rsidRPr="00000000">
        <w:rPr>
          <w:rtl w:val="0"/>
        </w:rPr>
        <w:t xml:space="preserve">Believed that slavery would be on its way out someday</w:t>
      </w:r>
    </w:p>
    <w:p w:rsidR="00000000" w:rsidDel="00000000" w:rsidP="00000000" w:rsidRDefault="00000000" w:rsidRPr="00000000" w14:paraId="00000336">
      <w:pPr>
        <w:pageBreakBefore w:val="0"/>
        <w:numPr>
          <w:ilvl w:val="2"/>
          <w:numId w:val="19"/>
        </w:numPr>
        <w:ind w:left="2160" w:hanging="360"/>
        <w:rPr>
          <w:u w:val="none"/>
        </w:rPr>
      </w:pPr>
      <w:r w:rsidDel="00000000" w:rsidR="00000000" w:rsidRPr="00000000">
        <w:rPr>
          <w:rtl w:val="0"/>
        </w:rPr>
        <w:t xml:space="preserve">Made Lincoln look like a supporter for racial equality</w:t>
      </w:r>
    </w:p>
    <w:p w:rsidR="00000000" w:rsidDel="00000000" w:rsidP="00000000" w:rsidRDefault="00000000" w:rsidRPr="00000000" w14:paraId="00000337">
      <w:pPr>
        <w:pageBreakBefore w:val="0"/>
        <w:numPr>
          <w:ilvl w:val="2"/>
          <w:numId w:val="19"/>
        </w:numPr>
        <w:ind w:left="2160" w:hanging="360"/>
        <w:rPr>
          <w:u w:val="none"/>
        </w:rPr>
      </w:pPr>
      <w:r w:rsidDel="00000000" w:rsidR="00000000" w:rsidRPr="00000000">
        <w:rPr>
          <w:rtl w:val="0"/>
        </w:rPr>
        <w:t xml:space="preserve">Freeport Doctrine: slavery can only exist in an area where the local government supports it</w:t>
      </w:r>
    </w:p>
    <w:p w:rsidR="00000000" w:rsidDel="00000000" w:rsidP="00000000" w:rsidRDefault="00000000" w:rsidRPr="00000000" w14:paraId="00000338">
      <w:pPr>
        <w:pageBreakBefore w:val="0"/>
        <w:numPr>
          <w:ilvl w:val="2"/>
          <w:numId w:val="19"/>
        </w:numPr>
        <w:ind w:left="2160" w:hanging="360"/>
        <w:rPr>
          <w:u w:val="none"/>
        </w:rPr>
      </w:pPr>
      <w:r w:rsidDel="00000000" w:rsidR="00000000" w:rsidRPr="00000000">
        <w:rPr>
          <w:rtl w:val="0"/>
        </w:rPr>
        <w:t xml:space="preserve">Won the Senate seat</w:t>
      </w:r>
    </w:p>
    <w:p w:rsidR="00000000" w:rsidDel="00000000" w:rsidP="00000000" w:rsidRDefault="00000000" w:rsidRPr="00000000" w14:paraId="00000339">
      <w:pPr>
        <w:pageBreakBefore w:val="0"/>
        <w:numPr>
          <w:ilvl w:val="1"/>
          <w:numId w:val="19"/>
        </w:numPr>
        <w:ind w:left="1440" w:hanging="360"/>
        <w:rPr>
          <w:u w:val="none"/>
        </w:rPr>
      </w:pPr>
      <w:r w:rsidDel="00000000" w:rsidR="00000000" w:rsidRPr="00000000">
        <w:rPr>
          <w:rtl w:val="0"/>
        </w:rPr>
        <w:t xml:space="preserve">Lincoln </w:t>
      </w:r>
    </w:p>
    <w:p w:rsidR="00000000" w:rsidDel="00000000" w:rsidP="00000000" w:rsidRDefault="00000000" w:rsidRPr="00000000" w14:paraId="0000033A">
      <w:pPr>
        <w:pageBreakBefore w:val="0"/>
        <w:numPr>
          <w:ilvl w:val="2"/>
          <w:numId w:val="19"/>
        </w:numPr>
        <w:ind w:left="2160" w:hanging="360"/>
        <w:rPr>
          <w:u w:val="none"/>
        </w:rPr>
      </w:pPr>
      <w:r w:rsidDel="00000000" w:rsidR="00000000" w:rsidRPr="00000000">
        <w:rPr>
          <w:rtl w:val="0"/>
        </w:rPr>
        <w:t xml:space="preserve">spoke directly and plainly</w:t>
      </w:r>
    </w:p>
    <w:p w:rsidR="00000000" w:rsidDel="00000000" w:rsidP="00000000" w:rsidRDefault="00000000" w:rsidRPr="00000000" w14:paraId="0000033B">
      <w:pPr>
        <w:pageBreakBefore w:val="0"/>
        <w:numPr>
          <w:ilvl w:val="2"/>
          <w:numId w:val="19"/>
        </w:numPr>
        <w:ind w:left="2160" w:hanging="360"/>
        <w:rPr>
          <w:u w:val="none"/>
        </w:rPr>
      </w:pPr>
      <w:r w:rsidDel="00000000" w:rsidR="00000000" w:rsidRPr="00000000">
        <w:rPr>
          <w:rtl w:val="0"/>
        </w:rPr>
        <w:t xml:space="preserve">Found slavery to be immoral</w:t>
      </w:r>
    </w:p>
    <w:p w:rsidR="00000000" w:rsidDel="00000000" w:rsidP="00000000" w:rsidRDefault="00000000" w:rsidRPr="00000000" w14:paraId="0000033C">
      <w:pPr>
        <w:pageBreakBefore w:val="0"/>
        <w:numPr>
          <w:ilvl w:val="2"/>
          <w:numId w:val="19"/>
        </w:numPr>
        <w:ind w:left="2160" w:hanging="360"/>
        <w:rPr>
          <w:u w:val="none"/>
        </w:rPr>
      </w:pPr>
      <w:r w:rsidDel="00000000" w:rsidR="00000000" w:rsidRPr="00000000">
        <w:rPr>
          <w:rtl w:val="0"/>
        </w:rPr>
        <w:t xml:space="preserve">Believed that slavery would never end if the government doesn’t intervene</w:t>
      </w:r>
    </w:p>
    <w:p w:rsidR="00000000" w:rsidDel="00000000" w:rsidP="00000000" w:rsidRDefault="00000000" w:rsidRPr="00000000" w14:paraId="0000033D">
      <w:pPr>
        <w:pageBreakBefore w:val="0"/>
        <w:numPr>
          <w:ilvl w:val="2"/>
          <w:numId w:val="19"/>
        </w:numPr>
        <w:ind w:left="2160" w:hanging="360"/>
        <w:rPr>
          <w:u w:val="none"/>
        </w:rPr>
      </w:pPr>
      <w:r w:rsidDel="00000000" w:rsidR="00000000" w:rsidRPr="00000000">
        <w:rPr>
          <w:rtl w:val="0"/>
        </w:rPr>
        <w:t xml:space="preserve">Made Douglas look like he’s protecting slavery</w:t>
      </w:r>
    </w:p>
    <w:p w:rsidR="00000000" w:rsidDel="00000000" w:rsidP="00000000" w:rsidRDefault="00000000" w:rsidRPr="00000000" w14:paraId="0000033E">
      <w:pPr>
        <w:pageBreakBefore w:val="0"/>
        <w:numPr>
          <w:ilvl w:val="0"/>
          <w:numId w:val="19"/>
        </w:numPr>
        <w:ind w:left="720" w:hanging="360"/>
        <w:rPr>
          <w:highlight w:val="yellow"/>
        </w:rPr>
      </w:pPr>
      <w:r w:rsidDel="00000000" w:rsidR="00000000" w:rsidRPr="00000000">
        <w:rPr>
          <w:highlight w:val="yellow"/>
          <w:rtl w:val="0"/>
        </w:rPr>
        <w:t xml:space="preserve">Harpers Ferry</w:t>
      </w:r>
    </w:p>
    <w:p w:rsidR="00000000" w:rsidDel="00000000" w:rsidP="00000000" w:rsidRDefault="00000000" w:rsidRPr="00000000" w14:paraId="0000033F">
      <w:pPr>
        <w:pageBreakBefore w:val="0"/>
        <w:numPr>
          <w:ilvl w:val="1"/>
          <w:numId w:val="19"/>
        </w:numPr>
        <w:ind w:left="1440" w:hanging="360"/>
        <w:rPr>
          <w:u w:val="none"/>
        </w:rPr>
      </w:pPr>
      <w:r w:rsidDel="00000000" w:rsidR="00000000" w:rsidRPr="00000000">
        <w:rPr>
          <w:rtl w:val="0"/>
        </w:rPr>
        <w:t xml:space="preserve">John Brown seized a federal arsenal and gave weapons to slaves for a slave uprising</w:t>
      </w:r>
    </w:p>
    <w:p w:rsidR="00000000" w:rsidDel="00000000" w:rsidP="00000000" w:rsidRDefault="00000000" w:rsidRPr="00000000" w14:paraId="00000340">
      <w:pPr>
        <w:pageBreakBefore w:val="0"/>
        <w:numPr>
          <w:ilvl w:val="1"/>
          <w:numId w:val="19"/>
        </w:numPr>
        <w:ind w:left="1440" w:hanging="360"/>
        <w:rPr>
          <w:u w:val="none"/>
        </w:rPr>
      </w:pPr>
      <w:r w:rsidDel="00000000" w:rsidR="00000000" w:rsidRPr="00000000">
        <w:rPr>
          <w:rtl w:val="0"/>
        </w:rPr>
        <w:t xml:space="preserve">The uprising was horribly organized; no one did anything</w:t>
      </w:r>
    </w:p>
    <w:p w:rsidR="00000000" w:rsidDel="00000000" w:rsidP="00000000" w:rsidRDefault="00000000" w:rsidRPr="00000000" w14:paraId="00000341">
      <w:pPr>
        <w:pageBreakBefore w:val="0"/>
        <w:numPr>
          <w:ilvl w:val="1"/>
          <w:numId w:val="19"/>
        </w:numPr>
        <w:ind w:left="1440" w:hanging="360"/>
        <w:rPr>
          <w:u w:val="none"/>
        </w:rPr>
      </w:pPr>
      <w:r w:rsidDel="00000000" w:rsidR="00000000" w:rsidRPr="00000000">
        <w:rPr>
          <w:rtl w:val="0"/>
        </w:rPr>
        <w:t xml:space="preserve">US army comes, cleans up the scene, arrests Brown</w:t>
      </w:r>
    </w:p>
    <w:p w:rsidR="00000000" w:rsidDel="00000000" w:rsidP="00000000" w:rsidRDefault="00000000" w:rsidRPr="00000000" w14:paraId="00000342">
      <w:pPr>
        <w:pageBreakBefore w:val="0"/>
        <w:numPr>
          <w:ilvl w:val="1"/>
          <w:numId w:val="19"/>
        </w:numPr>
        <w:ind w:left="1440" w:hanging="360"/>
        <w:rPr>
          <w:u w:val="none"/>
        </w:rPr>
      </w:pPr>
      <w:r w:rsidDel="00000000" w:rsidR="00000000" w:rsidRPr="00000000">
        <w:rPr>
          <w:rtl w:val="0"/>
        </w:rPr>
        <w:t xml:space="preserve">Brown gets executed for treason</w:t>
      </w:r>
    </w:p>
    <w:p w:rsidR="00000000" w:rsidDel="00000000" w:rsidP="00000000" w:rsidRDefault="00000000" w:rsidRPr="00000000" w14:paraId="00000343">
      <w:pPr>
        <w:pageBreakBefore w:val="0"/>
        <w:numPr>
          <w:ilvl w:val="1"/>
          <w:numId w:val="19"/>
        </w:numPr>
        <w:ind w:left="1440" w:hanging="360"/>
        <w:rPr>
          <w:u w:val="none"/>
        </w:rPr>
      </w:pPr>
      <w:r w:rsidDel="00000000" w:rsidR="00000000" w:rsidRPr="00000000">
        <w:rPr>
          <w:rtl w:val="0"/>
        </w:rPr>
        <w:t xml:space="preserve">Northerners view Brown as a hero</w:t>
      </w:r>
    </w:p>
    <w:p w:rsidR="00000000" w:rsidDel="00000000" w:rsidP="00000000" w:rsidRDefault="00000000" w:rsidRPr="00000000" w14:paraId="00000344">
      <w:pPr>
        <w:pageBreakBefore w:val="0"/>
        <w:numPr>
          <w:ilvl w:val="1"/>
          <w:numId w:val="19"/>
        </w:numPr>
        <w:ind w:left="1440" w:hanging="360"/>
        <w:rPr>
          <w:u w:val="none"/>
        </w:rPr>
      </w:pPr>
      <w:r w:rsidDel="00000000" w:rsidR="00000000" w:rsidRPr="00000000">
        <w:rPr>
          <w:rtl w:val="0"/>
        </w:rPr>
        <w:t xml:space="preserve">Southerners became extremely fearful, watching someone willing to take his own life for the sake of abolishing slavery</w:t>
      </w:r>
    </w:p>
    <w:p w:rsidR="00000000" w:rsidDel="00000000" w:rsidP="00000000" w:rsidRDefault="00000000" w:rsidRPr="00000000" w14:paraId="00000345">
      <w:pPr>
        <w:pageBreakBefore w:val="0"/>
        <w:numPr>
          <w:ilvl w:val="0"/>
          <w:numId w:val="19"/>
        </w:numPr>
        <w:ind w:left="720" w:hanging="360"/>
        <w:rPr>
          <w:highlight w:val="yellow"/>
        </w:rPr>
      </w:pPr>
      <w:r w:rsidDel="00000000" w:rsidR="00000000" w:rsidRPr="00000000">
        <w:rPr>
          <w:highlight w:val="yellow"/>
          <w:rtl w:val="0"/>
        </w:rPr>
        <w:t xml:space="preserve">Election of 1860</w:t>
      </w:r>
    </w:p>
    <w:p w:rsidR="00000000" w:rsidDel="00000000" w:rsidP="00000000" w:rsidRDefault="00000000" w:rsidRPr="00000000" w14:paraId="00000346">
      <w:pPr>
        <w:pageBreakBefore w:val="0"/>
        <w:numPr>
          <w:ilvl w:val="1"/>
          <w:numId w:val="19"/>
        </w:numPr>
        <w:ind w:left="1440" w:hanging="360"/>
        <w:rPr>
          <w:u w:val="none"/>
        </w:rPr>
      </w:pPr>
      <w:r w:rsidDel="00000000" w:rsidR="00000000" w:rsidRPr="00000000">
        <w:rPr>
          <w:rtl w:val="0"/>
        </w:rPr>
        <w:t xml:space="preserve">Abraham Lincoln was the Democratic forerunner, as the other forerunner candidate, Seward, had a history of being offensive to Republicans</w:t>
      </w:r>
    </w:p>
    <w:p w:rsidR="00000000" w:rsidDel="00000000" w:rsidP="00000000" w:rsidRDefault="00000000" w:rsidRPr="00000000" w14:paraId="00000347">
      <w:pPr>
        <w:pageBreakBefore w:val="0"/>
        <w:numPr>
          <w:ilvl w:val="1"/>
          <w:numId w:val="19"/>
        </w:numPr>
        <w:ind w:left="1440" w:hanging="360"/>
        <w:rPr>
          <w:u w:val="none"/>
        </w:rPr>
      </w:pPr>
      <w:r w:rsidDel="00000000" w:rsidR="00000000" w:rsidRPr="00000000">
        <w:rPr>
          <w:rtl w:val="0"/>
        </w:rPr>
        <w:t xml:space="preserve">Lincoln promised to halt the spread of slavery into more lands, but won’t end slavery where it existed already.  Southerners ignored this promise, and called Lincoln the worst demon to ever exist</w:t>
      </w:r>
    </w:p>
    <w:p w:rsidR="00000000" w:rsidDel="00000000" w:rsidP="00000000" w:rsidRDefault="00000000" w:rsidRPr="00000000" w14:paraId="00000348">
      <w:pPr>
        <w:pageBreakBefore w:val="0"/>
        <w:numPr>
          <w:ilvl w:val="1"/>
          <w:numId w:val="19"/>
        </w:numPr>
        <w:ind w:left="1440" w:hanging="360"/>
        <w:rPr>
          <w:u w:val="none"/>
        </w:rPr>
      </w:pPr>
      <w:r w:rsidDel="00000000" w:rsidR="00000000" w:rsidRPr="00000000">
        <w:rPr>
          <w:rtl w:val="0"/>
        </w:rPr>
        <w:t xml:space="preserve">Lincoln won the election, even though no one in the south voted for him</w:t>
      </w:r>
    </w:p>
    <w:p w:rsidR="00000000" w:rsidDel="00000000" w:rsidP="00000000" w:rsidRDefault="00000000" w:rsidRPr="00000000" w14:paraId="00000349">
      <w:pPr>
        <w:pageBreakBefore w:val="0"/>
        <w:numPr>
          <w:ilvl w:val="1"/>
          <w:numId w:val="19"/>
        </w:numPr>
        <w:ind w:left="1440" w:hanging="360"/>
        <w:rPr>
          <w:u w:val="none"/>
        </w:rPr>
      </w:pPr>
      <w:r w:rsidDel="00000000" w:rsidR="00000000" w:rsidRPr="00000000">
        <w:rPr>
          <w:rtl w:val="0"/>
        </w:rPr>
        <w:t xml:space="preserve">Southerners believed that they lost their voice in the federal government, and southern states start seceding from the Union, forming the Confederate States of America</w:t>
      </w:r>
    </w:p>
    <w:p w:rsidR="00000000" w:rsidDel="00000000" w:rsidP="00000000" w:rsidRDefault="00000000" w:rsidRPr="00000000" w14:paraId="0000034A">
      <w:pPr>
        <w:pageBreakBefore w:val="0"/>
        <w:numPr>
          <w:ilvl w:val="0"/>
          <w:numId w:val="19"/>
        </w:numPr>
        <w:ind w:left="720" w:hanging="360"/>
        <w:rPr>
          <w:highlight w:val="yellow"/>
        </w:rPr>
      </w:pPr>
      <w:r w:rsidDel="00000000" w:rsidR="00000000" w:rsidRPr="00000000">
        <w:rPr>
          <w:highlight w:val="yellow"/>
          <w:rtl w:val="0"/>
        </w:rPr>
        <w:t xml:space="preserve">Confederate States of America</w:t>
      </w:r>
    </w:p>
    <w:p w:rsidR="00000000" w:rsidDel="00000000" w:rsidP="00000000" w:rsidRDefault="00000000" w:rsidRPr="00000000" w14:paraId="0000034B">
      <w:pPr>
        <w:pageBreakBefore w:val="0"/>
        <w:numPr>
          <w:ilvl w:val="1"/>
          <w:numId w:val="19"/>
        </w:numPr>
        <w:ind w:left="1440" w:hanging="360"/>
        <w:rPr>
          <w:u w:val="none"/>
        </w:rPr>
      </w:pPr>
      <w:r w:rsidDel="00000000" w:rsidR="00000000" w:rsidRPr="00000000">
        <w:rPr>
          <w:rtl w:val="0"/>
        </w:rPr>
        <w:t xml:space="preserve">Basically a copy of USA, but emphasis on the protection of slavery and state rights</w:t>
      </w:r>
    </w:p>
    <w:p w:rsidR="00000000" w:rsidDel="00000000" w:rsidP="00000000" w:rsidRDefault="00000000" w:rsidRPr="00000000" w14:paraId="0000034C">
      <w:pPr>
        <w:pageBreakBefore w:val="0"/>
        <w:numPr>
          <w:ilvl w:val="1"/>
          <w:numId w:val="19"/>
        </w:numPr>
        <w:ind w:left="1440" w:hanging="360"/>
        <w:rPr>
          <w:u w:val="none"/>
        </w:rPr>
      </w:pPr>
      <w:r w:rsidDel="00000000" w:rsidR="00000000" w:rsidRPr="00000000">
        <w:rPr>
          <w:rtl w:val="0"/>
        </w:rPr>
        <w:t xml:space="preserve">Secession was illegal, but it’s also illegal for the USA to do anything about it</w:t>
      </w:r>
      <w:r w:rsidDel="00000000" w:rsidR="00000000" w:rsidRPr="00000000">
        <w:rPr>
          <w:rtl w:val="0"/>
        </w:rPr>
      </w:r>
    </w:p>
    <w:p w:rsidR="00000000" w:rsidDel="00000000" w:rsidP="00000000" w:rsidRDefault="00000000" w:rsidRPr="00000000" w14:paraId="0000034D">
      <w:pPr>
        <w:pageBreakBefore w:val="0"/>
        <w:rPr/>
      </w:pPr>
      <w:r w:rsidDel="00000000" w:rsidR="00000000" w:rsidRPr="00000000">
        <w:rPr>
          <w:rtl w:val="0"/>
        </w:rPr>
      </w:r>
    </w:p>
    <w:p w:rsidR="00000000" w:rsidDel="00000000" w:rsidP="00000000" w:rsidRDefault="00000000" w:rsidRPr="00000000" w14:paraId="0000034E">
      <w:pPr>
        <w:pStyle w:val="Title"/>
        <w:pageBreakBefore w:val="0"/>
        <w:rPr/>
      </w:pPr>
      <w:bookmarkStart w:colFirst="0" w:colLast="0" w:name="_rt0iem9qin4s" w:id="6"/>
      <w:bookmarkEnd w:id="6"/>
      <w:r w:rsidDel="00000000" w:rsidR="00000000" w:rsidRPr="00000000">
        <w:rPr>
          <w:rtl w:val="0"/>
        </w:rPr>
        <w:t xml:space="preserve">Civil War (1861-1865)</w:t>
      </w:r>
    </w:p>
    <w:p w:rsidR="00000000" w:rsidDel="00000000" w:rsidP="00000000" w:rsidRDefault="00000000" w:rsidRPr="00000000" w14:paraId="0000034F">
      <w:pPr>
        <w:pageBreakBefore w:val="0"/>
        <w:numPr>
          <w:ilvl w:val="0"/>
          <w:numId w:val="5"/>
        </w:numPr>
        <w:ind w:left="720" w:hanging="360"/>
        <w:rPr>
          <w:highlight w:val="yellow"/>
        </w:rPr>
      </w:pPr>
      <w:r w:rsidDel="00000000" w:rsidR="00000000" w:rsidRPr="00000000">
        <w:rPr>
          <w:highlight w:val="yellow"/>
          <w:rtl w:val="0"/>
        </w:rPr>
        <w:t xml:space="preserve">Battles</w:t>
      </w:r>
    </w:p>
    <w:p w:rsidR="00000000" w:rsidDel="00000000" w:rsidP="00000000" w:rsidRDefault="00000000" w:rsidRPr="00000000" w14:paraId="00000350">
      <w:pPr>
        <w:pageBreakBefore w:val="0"/>
        <w:numPr>
          <w:ilvl w:val="1"/>
          <w:numId w:val="5"/>
        </w:numPr>
        <w:ind w:left="1440" w:hanging="360"/>
      </w:pPr>
      <w:r w:rsidDel="00000000" w:rsidR="00000000" w:rsidRPr="00000000">
        <w:rPr>
          <w:rtl w:val="0"/>
        </w:rPr>
        <w:t xml:space="preserve">Soldiers lived with poor hygiene, poor food</w:t>
      </w:r>
    </w:p>
    <w:p w:rsidR="00000000" w:rsidDel="00000000" w:rsidP="00000000" w:rsidRDefault="00000000" w:rsidRPr="00000000" w14:paraId="00000351">
      <w:pPr>
        <w:pageBreakBefore w:val="0"/>
        <w:numPr>
          <w:ilvl w:val="1"/>
          <w:numId w:val="5"/>
        </w:numPr>
        <w:ind w:left="1440" w:hanging="360"/>
      </w:pPr>
      <w:r w:rsidDel="00000000" w:rsidR="00000000" w:rsidRPr="00000000">
        <w:rPr>
          <w:rtl w:val="0"/>
        </w:rPr>
        <w:t xml:space="preserve">Union armies had better health, due to the US Sanitary Commission, which improves hygienic conditions and recruit+trains nurses </w:t>
      </w:r>
    </w:p>
    <w:p w:rsidR="00000000" w:rsidDel="00000000" w:rsidP="00000000" w:rsidRDefault="00000000" w:rsidRPr="00000000" w14:paraId="00000352">
      <w:pPr>
        <w:pageBreakBefore w:val="0"/>
        <w:numPr>
          <w:ilvl w:val="1"/>
          <w:numId w:val="5"/>
        </w:numPr>
        <w:ind w:left="1440" w:hanging="360"/>
      </w:pPr>
      <w:r w:rsidDel="00000000" w:rsidR="00000000" w:rsidRPr="00000000">
        <w:rPr>
          <w:rtl w:val="0"/>
        </w:rPr>
        <w:t xml:space="preserve">This treatment wasn’t extended to prisons</w:t>
      </w:r>
    </w:p>
    <w:p w:rsidR="00000000" w:rsidDel="00000000" w:rsidP="00000000" w:rsidRDefault="00000000" w:rsidRPr="00000000" w14:paraId="00000353">
      <w:pPr>
        <w:pageBreakBefore w:val="0"/>
        <w:numPr>
          <w:ilvl w:val="1"/>
          <w:numId w:val="5"/>
        </w:numPr>
        <w:ind w:left="1440" w:hanging="360"/>
      </w:pPr>
      <w:r w:rsidDel="00000000" w:rsidR="00000000" w:rsidRPr="00000000">
        <w:rPr>
          <w:rtl w:val="0"/>
        </w:rPr>
        <w:t xml:space="preserve">Northern prisons fared better than southern prisons</w:t>
      </w:r>
    </w:p>
    <w:p w:rsidR="00000000" w:rsidDel="00000000" w:rsidP="00000000" w:rsidRDefault="00000000" w:rsidRPr="00000000" w14:paraId="00000354">
      <w:pPr>
        <w:pageBreakBefore w:val="0"/>
        <w:numPr>
          <w:ilvl w:val="1"/>
          <w:numId w:val="5"/>
        </w:numPr>
        <w:ind w:left="1440" w:hanging="360"/>
        <w:rPr>
          <w:highlight w:val="yellow"/>
        </w:rPr>
      </w:pPr>
      <w:r w:rsidDel="00000000" w:rsidR="00000000" w:rsidRPr="00000000">
        <w:rPr>
          <w:highlight w:val="yellow"/>
          <w:rtl w:val="0"/>
        </w:rPr>
        <w:t xml:space="preserve">Fort Sumter</w:t>
      </w:r>
    </w:p>
    <w:p w:rsidR="00000000" w:rsidDel="00000000" w:rsidP="00000000" w:rsidRDefault="00000000" w:rsidRPr="00000000" w14:paraId="00000355">
      <w:pPr>
        <w:pageBreakBefore w:val="0"/>
        <w:numPr>
          <w:ilvl w:val="2"/>
          <w:numId w:val="5"/>
        </w:numPr>
        <w:ind w:left="2160" w:hanging="360"/>
      </w:pPr>
      <w:r w:rsidDel="00000000" w:rsidR="00000000" w:rsidRPr="00000000">
        <w:rPr>
          <w:rtl w:val="0"/>
        </w:rPr>
        <w:t xml:space="preserve">a fort controlled by the Union but located on Confederate land</w:t>
      </w:r>
    </w:p>
    <w:p w:rsidR="00000000" w:rsidDel="00000000" w:rsidP="00000000" w:rsidRDefault="00000000" w:rsidRPr="00000000" w14:paraId="00000356">
      <w:pPr>
        <w:pageBreakBefore w:val="0"/>
        <w:numPr>
          <w:ilvl w:val="2"/>
          <w:numId w:val="5"/>
        </w:numPr>
        <w:ind w:left="2160" w:hanging="360"/>
      </w:pPr>
      <w:r w:rsidDel="00000000" w:rsidR="00000000" w:rsidRPr="00000000">
        <w:rPr>
          <w:rtl w:val="0"/>
        </w:rPr>
        <w:t xml:space="preserve">The Confederate demands the Union to surrender the Fort or face an attack</w:t>
      </w:r>
    </w:p>
    <w:p w:rsidR="00000000" w:rsidDel="00000000" w:rsidP="00000000" w:rsidRDefault="00000000" w:rsidRPr="00000000" w14:paraId="00000357">
      <w:pPr>
        <w:pageBreakBefore w:val="0"/>
        <w:numPr>
          <w:ilvl w:val="2"/>
          <w:numId w:val="5"/>
        </w:numPr>
        <w:ind w:left="2160" w:hanging="360"/>
      </w:pPr>
      <w:r w:rsidDel="00000000" w:rsidR="00000000" w:rsidRPr="00000000">
        <w:rPr>
          <w:rtl w:val="0"/>
        </w:rPr>
        <w:t xml:space="preserve">If Lincoln surrenders, he would be accused of recognizing a country that was illegally formed</w:t>
      </w:r>
    </w:p>
    <w:p w:rsidR="00000000" w:rsidDel="00000000" w:rsidP="00000000" w:rsidRDefault="00000000" w:rsidRPr="00000000" w14:paraId="00000358">
      <w:pPr>
        <w:pageBreakBefore w:val="0"/>
        <w:numPr>
          <w:ilvl w:val="2"/>
          <w:numId w:val="5"/>
        </w:numPr>
        <w:ind w:left="2160" w:hanging="360"/>
      </w:pPr>
      <w:r w:rsidDel="00000000" w:rsidR="00000000" w:rsidRPr="00000000">
        <w:rPr>
          <w:rtl w:val="0"/>
        </w:rPr>
        <w:t xml:space="preserve">If Lincoln fights, he would be accused of initiating war</w:t>
      </w:r>
    </w:p>
    <w:p w:rsidR="00000000" w:rsidDel="00000000" w:rsidP="00000000" w:rsidRDefault="00000000" w:rsidRPr="00000000" w14:paraId="00000359">
      <w:pPr>
        <w:pageBreakBefore w:val="0"/>
        <w:numPr>
          <w:ilvl w:val="2"/>
          <w:numId w:val="5"/>
        </w:numPr>
        <w:ind w:left="2160" w:hanging="360"/>
      </w:pPr>
      <w:r w:rsidDel="00000000" w:rsidR="00000000" w:rsidRPr="00000000">
        <w:rPr>
          <w:rtl w:val="0"/>
        </w:rPr>
        <w:t xml:space="preserve">Lincoln decides to deliver food to the fort</w:t>
      </w:r>
    </w:p>
    <w:p w:rsidR="00000000" w:rsidDel="00000000" w:rsidP="00000000" w:rsidRDefault="00000000" w:rsidRPr="00000000" w14:paraId="0000035A">
      <w:pPr>
        <w:pageBreakBefore w:val="0"/>
        <w:numPr>
          <w:ilvl w:val="2"/>
          <w:numId w:val="5"/>
        </w:numPr>
        <w:ind w:left="2160" w:hanging="360"/>
      </w:pPr>
      <w:r w:rsidDel="00000000" w:rsidR="00000000" w:rsidRPr="00000000">
        <w:rPr>
          <w:rtl w:val="0"/>
        </w:rPr>
        <w:t xml:space="preserve">If the Confederate doesn’t respond, its people would accuse it for being weak, so it declares war on the Union</w:t>
      </w:r>
    </w:p>
    <w:p w:rsidR="00000000" w:rsidDel="00000000" w:rsidP="00000000" w:rsidRDefault="00000000" w:rsidRPr="00000000" w14:paraId="0000035B">
      <w:pPr>
        <w:pageBreakBefore w:val="0"/>
        <w:numPr>
          <w:ilvl w:val="2"/>
          <w:numId w:val="5"/>
        </w:numPr>
        <w:ind w:left="2160" w:hanging="360"/>
      </w:pPr>
      <w:r w:rsidDel="00000000" w:rsidR="00000000" w:rsidRPr="00000000">
        <w:rPr>
          <w:rtl w:val="0"/>
        </w:rPr>
        <w:t xml:space="preserve">The Confederate won the first battle at the Fort</w:t>
      </w:r>
      <w:r w:rsidDel="00000000" w:rsidR="00000000" w:rsidRPr="00000000">
        <w:rPr>
          <w:rtl w:val="0"/>
        </w:rPr>
      </w:r>
    </w:p>
    <w:p w:rsidR="00000000" w:rsidDel="00000000" w:rsidP="00000000" w:rsidRDefault="00000000" w:rsidRPr="00000000" w14:paraId="0000035C">
      <w:pPr>
        <w:pageBreakBefore w:val="0"/>
        <w:numPr>
          <w:ilvl w:val="1"/>
          <w:numId w:val="5"/>
        </w:numPr>
        <w:ind w:left="1440" w:hanging="360"/>
      </w:pPr>
      <w:r w:rsidDel="00000000" w:rsidR="00000000" w:rsidRPr="00000000">
        <w:rPr>
          <w:rtl w:val="0"/>
        </w:rPr>
        <w:t xml:space="preserve">Bull Run</w:t>
      </w:r>
    </w:p>
    <w:p w:rsidR="00000000" w:rsidDel="00000000" w:rsidP="00000000" w:rsidRDefault="00000000" w:rsidRPr="00000000" w14:paraId="0000035D">
      <w:pPr>
        <w:pageBreakBefore w:val="0"/>
        <w:numPr>
          <w:ilvl w:val="2"/>
          <w:numId w:val="5"/>
        </w:numPr>
        <w:ind w:left="2160" w:hanging="360"/>
      </w:pPr>
      <w:r w:rsidDel="00000000" w:rsidR="00000000" w:rsidRPr="00000000">
        <w:rPr>
          <w:rtl w:val="0"/>
        </w:rPr>
        <w:t xml:space="preserve">An inexperienced Union army encountered an inexperienced Confederate army</w:t>
      </w:r>
    </w:p>
    <w:p w:rsidR="00000000" w:rsidDel="00000000" w:rsidP="00000000" w:rsidRDefault="00000000" w:rsidRPr="00000000" w14:paraId="0000035E">
      <w:pPr>
        <w:pageBreakBefore w:val="0"/>
        <w:numPr>
          <w:ilvl w:val="2"/>
          <w:numId w:val="5"/>
        </w:numPr>
        <w:ind w:left="2160" w:hanging="360"/>
      </w:pPr>
      <w:r w:rsidDel="00000000" w:rsidR="00000000" w:rsidRPr="00000000">
        <w:rPr>
          <w:rtl w:val="0"/>
        </w:rPr>
        <w:t xml:space="preserve">The Union army had the upper hand at first, but then Confederate reinforcements arrived, and the Confederate won this battle</w:t>
      </w:r>
    </w:p>
    <w:p w:rsidR="00000000" w:rsidDel="00000000" w:rsidP="00000000" w:rsidRDefault="00000000" w:rsidRPr="00000000" w14:paraId="0000035F">
      <w:pPr>
        <w:pageBreakBefore w:val="0"/>
        <w:numPr>
          <w:ilvl w:val="1"/>
          <w:numId w:val="5"/>
        </w:numPr>
        <w:ind w:left="1440" w:hanging="360"/>
      </w:pPr>
      <w:r w:rsidDel="00000000" w:rsidR="00000000" w:rsidRPr="00000000">
        <w:rPr>
          <w:rtl w:val="0"/>
        </w:rPr>
        <w:t xml:space="preserve">Union Ulysses S. Grant takes over Forts Henry and Donelson along important rivers</w:t>
      </w:r>
    </w:p>
    <w:p w:rsidR="00000000" w:rsidDel="00000000" w:rsidP="00000000" w:rsidRDefault="00000000" w:rsidRPr="00000000" w14:paraId="00000360">
      <w:pPr>
        <w:pageBreakBefore w:val="0"/>
        <w:numPr>
          <w:ilvl w:val="1"/>
          <w:numId w:val="5"/>
        </w:numPr>
        <w:ind w:left="1440" w:hanging="360"/>
      </w:pPr>
      <w:r w:rsidDel="00000000" w:rsidR="00000000" w:rsidRPr="00000000">
        <w:rPr>
          <w:rtl w:val="0"/>
        </w:rPr>
        <w:t xml:space="preserve">Shiloh</w:t>
      </w:r>
    </w:p>
    <w:p w:rsidR="00000000" w:rsidDel="00000000" w:rsidP="00000000" w:rsidRDefault="00000000" w:rsidRPr="00000000" w14:paraId="00000361">
      <w:pPr>
        <w:pageBreakBefore w:val="0"/>
        <w:numPr>
          <w:ilvl w:val="2"/>
          <w:numId w:val="5"/>
        </w:numPr>
        <w:ind w:left="2160" w:hanging="360"/>
      </w:pPr>
      <w:r w:rsidDel="00000000" w:rsidR="00000000" w:rsidRPr="00000000">
        <w:rPr>
          <w:rtl w:val="0"/>
        </w:rPr>
        <w:t xml:space="preserve">Confederates chaosly attacked Union</w:t>
      </w:r>
    </w:p>
    <w:p w:rsidR="00000000" w:rsidDel="00000000" w:rsidP="00000000" w:rsidRDefault="00000000" w:rsidRPr="00000000" w14:paraId="00000362">
      <w:pPr>
        <w:pageBreakBefore w:val="0"/>
        <w:numPr>
          <w:ilvl w:val="2"/>
          <w:numId w:val="5"/>
        </w:numPr>
        <w:ind w:left="2160" w:hanging="360"/>
      </w:pPr>
      <w:r w:rsidDel="00000000" w:rsidR="00000000" w:rsidRPr="00000000">
        <w:rPr>
          <w:rtl w:val="0"/>
        </w:rPr>
        <w:t xml:space="preserve">No one won</w:t>
      </w:r>
    </w:p>
    <w:p w:rsidR="00000000" w:rsidDel="00000000" w:rsidP="00000000" w:rsidRDefault="00000000" w:rsidRPr="00000000" w14:paraId="00000363">
      <w:pPr>
        <w:pageBreakBefore w:val="0"/>
        <w:numPr>
          <w:ilvl w:val="2"/>
          <w:numId w:val="5"/>
        </w:numPr>
        <w:ind w:left="2160" w:hanging="360"/>
      </w:pPr>
      <w:r w:rsidDel="00000000" w:rsidR="00000000" w:rsidRPr="00000000">
        <w:rPr>
          <w:rtl w:val="0"/>
        </w:rPr>
        <w:t xml:space="preserve">Both sides learned that they need scouts, trenches and fortifications</w:t>
      </w:r>
    </w:p>
    <w:p w:rsidR="00000000" w:rsidDel="00000000" w:rsidP="00000000" w:rsidRDefault="00000000" w:rsidRPr="00000000" w14:paraId="00000364">
      <w:pPr>
        <w:pageBreakBefore w:val="0"/>
        <w:numPr>
          <w:ilvl w:val="1"/>
          <w:numId w:val="5"/>
        </w:numPr>
        <w:ind w:left="1440" w:hanging="360"/>
      </w:pPr>
      <w:r w:rsidDel="00000000" w:rsidR="00000000" w:rsidRPr="00000000">
        <w:rPr>
          <w:rtl w:val="0"/>
        </w:rPr>
        <w:t xml:space="preserve">Farragut captures major cities along the Mississippi River</w:t>
      </w:r>
    </w:p>
    <w:p w:rsidR="00000000" w:rsidDel="00000000" w:rsidP="00000000" w:rsidRDefault="00000000" w:rsidRPr="00000000" w14:paraId="00000365">
      <w:pPr>
        <w:pageBreakBefore w:val="0"/>
        <w:numPr>
          <w:ilvl w:val="1"/>
          <w:numId w:val="5"/>
        </w:numPr>
        <w:ind w:left="1440" w:hanging="360"/>
      </w:pPr>
      <w:r w:rsidDel="00000000" w:rsidR="00000000" w:rsidRPr="00000000">
        <w:rPr>
          <w:rtl w:val="0"/>
        </w:rPr>
        <w:t xml:space="preserve">Antietam</w:t>
      </w:r>
    </w:p>
    <w:p w:rsidR="00000000" w:rsidDel="00000000" w:rsidP="00000000" w:rsidRDefault="00000000" w:rsidRPr="00000000" w14:paraId="00000366">
      <w:pPr>
        <w:pageBreakBefore w:val="0"/>
        <w:numPr>
          <w:ilvl w:val="2"/>
          <w:numId w:val="5"/>
        </w:numPr>
        <w:ind w:left="2160" w:hanging="360"/>
      </w:pPr>
      <w:r w:rsidDel="00000000" w:rsidR="00000000" w:rsidRPr="00000000">
        <w:rPr>
          <w:rtl w:val="0"/>
        </w:rPr>
        <w:t xml:space="preserve">Union’s McClellan had an army that was supposed to capture the capital</w:t>
      </w:r>
    </w:p>
    <w:p w:rsidR="00000000" w:rsidDel="00000000" w:rsidP="00000000" w:rsidRDefault="00000000" w:rsidRPr="00000000" w14:paraId="00000367">
      <w:pPr>
        <w:pageBreakBefore w:val="0"/>
        <w:numPr>
          <w:ilvl w:val="2"/>
          <w:numId w:val="5"/>
        </w:numPr>
        <w:ind w:left="2160" w:hanging="360"/>
      </w:pPr>
      <w:r w:rsidDel="00000000" w:rsidR="00000000" w:rsidRPr="00000000">
        <w:rPr>
          <w:rtl w:val="0"/>
        </w:rPr>
        <w:t xml:space="preserve">McClellan kept begging for more soldiers instead of using his army</w:t>
      </w:r>
    </w:p>
    <w:p w:rsidR="00000000" w:rsidDel="00000000" w:rsidP="00000000" w:rsidRDefault="00000000" w:rsidRPr="00000000" w14:paraId="00000368">
      <w:pPr>
        <w:pageBreakBefore w:val="0"/>
        <w:numPr>
          <w:ilvl w:val="2"/>
          <w:numId w:val="5"/>
        </w:numPr>
        <w:ind w:left="2160" w:hanging="360"/>
      </w:pPr>
      <w:r w:rsidDel="00000000" w:rsidR="00000000" w:rsidRPr="00000000">
        <w:rPr>
          <w:rtl w:val="0"/>
        </w:rPr>
        <w:t xml:space="preserve">McClellan eventually decided to use his army</w:t>
      </w:r>
    </w:p>
    <w:p w:rsidR="00000000" w:rsidDel="00000000" w:rsidP="00000000" w:rsidRDefault="00000000" w:rsidRPr="00000000" w14:paraId="00000369">
      <w:pPr>
        <w:pageBreakBefore w:val="0"/>
        <w:numPr>
          <w:ilvl w:val="2"/>
          <w:numId w:val="5"/>
        </w:numPr>
        <w:ind w:left="2160" w:hanging="360"/>
      </w:pPr>
      <w:r w:rsidDel="00000000" w:rsidR="00000000" w:rsidRPr="00000000">
        <w:rPr>
          <w:rtl w:val="0"/>
        </w:rPr>
        <w:t xml:space="preserve">McClellan finds the Confederate’s Lee’s battle plans and intercepts Lee’s army</w:t>
      </w:r>
    </w:p>
    <w:p w:rsidR="00000000" w:rsidDel="00000000" w:rsidP="00000000" w:rsidRDefault="00000000" w:rsidRPr="00000000" w14:paraId="0000036A">
      <w:pPr>
        <w:pageBreakBefore w:val="0"/>
        <w:numPr>
          <w:ilvl w:val="2"/>
          <w:numId w:val="5"/>
        </w:numPr>
        <w:ind w:left="2160" w:hanging="360"/>
      </w:pPr>
      <w:r w:rsidDel="00000000" w:rsidR="00000000" w:rsidRPr="00000000">
        <w:rPr>
          <w:rtl w:val="0"/>
        </w:rPr>
        <w:t xml:space="preserve">At this point, McClellan had the opportunity to end the War, but he was hesitant and did nothing</w:t>
      </w:r>
    </w:p>
    <w:p w:rsidR="00000000" w:rsidDel="00000000" w:rsidP="00000000" w:rsidRDefault="00000000" w:rsidRPr="00000000" w14:paraId="0000036B">
      <w:pPr>
        <w:pageBreakBefore w:val="0"/>
        <w:numPr>
          <w:ilvl w:val="2"/>
          <w:numId w:val="5"/>
        </w:numPr>
        <w:ind w:left="2160" w:hanging="360"/>
      </w:pPr>
      <w:r w:rsidDel="00000000" w:rsidR="00000000" w:rsidRPr="00000000">
        <w:rPr>
          <w:rtl w:val="0"/>
        </w:rPr>
        <w:t xml:space="preserve">Lincoln fired McClellan</w:t>
      </w:r>
    </w:p>
    <w:p w:rsidR="00000000" w:rsidDel="00000000" w:rsidP="00000000" w:rsidRDefault="00000000" w:rsidRPr="00000000" w14:paraId="0000036C">
      <w:pPr>
        <w:pageBreakBefore w:val="0"/>
        <w:numPr>
          <w:ilvl w:val="1"/>
          <w:numId w:val="5"/>
        </w:numPr>
        <w:ind w:left="1440" w:hanging="360"/>
        <w:rPr>
          <w:u w:val="none"/>
        </w:rPr>
      </w:pPr>
      <w:r w:rsidDel="00000000" w:rsidR="00000000" w:rsidRPr="00000000">
        <w:rPr>
          <w:rtl w:val="0"/>
        </w:rPr>
        <w:t xml:space="preserve">Chancellorsville</w:t>
      </w:r>
    </w:p>
    <w:p w:rsidR="00000000" w:rsidDel="00000000" w:rsidP="00000000" w:rsidRDefault="00000000" w:rsidRPr="00000000" w14:paraId="0000036D">
      <w:pPr>
        <w:pageBreakBefore w:val="0"/>
        <w:numPr>
          <w:ilvl w:val="2"/>
          <w:numId w:val="5"/>
        </w:numPr>
        <w:ind w:left="2160" w:hanging="360"/>
        <w:rPr>
          <w:u w:val="none"/>
        </w:rPr>
      </w:pPr>
      <w:r w:rsidDel="00000000" w:rsidR="00000000" w:rsidRPr="00000000">
        <w:rPr>
          <w:rtl w:val="0"/>
        </w:rPr>
        <w:t xml:space="preserve">Confederate victory</w:t>
      </w:r>
    </w:p>
    <w:p w:rsidR="00000000" w:rsidDel="00000000" w:rsidP="00000000" w:rsidRDefault="00000000" w:rsidRPr="00000000" w14:paraId="0000036E">
      <w:pPr>
        <w:pageBreakBefore w:val="0"/>
        <w:numPr>
          <w:ilvl w:val="2"/>
          <w:numId w:val="5"/>
        </w:numPr>
        <w:ind w:left="2160" w:hanging="360"/>
        <w:rPr>
          <w:u w:val="none"/>
        </w:rPr>
      </w:pPr>
      <w:r w:rsidDel="00000000" w:rsidR="00000000" w:rsidRPr="00000000">
        <w:rPr>
          <w:rtl w:val="0"/>
        </w:rPr>
        <w:t xml:space="preserve">Confederate soldier accidentally shot Stonewall Jackson’s arm, mistaking him for a Unioner.  He later died of pneumonia</w:t>
      </w:r>
    </w:p>
    <w:p w:rsidR="00000000" w:rsidDel="00000000" w:rsidP="00000000" w:rsidRDefault="00000000" w:rsidRPr="00000000" w14:paraId="0000036F">
      <w:pPr>
        <w:pageBreakBefore w:val="0"/>
        <w:numPr>
          <w:ilvl w:val="2"/>
          <w:numId w:val="5"/>
        </w:numPr>
        <w:ind w:left="2160" w:hanging="360"/>
        <w:rPr>
          <w:u w:val="none"/>
        </w:rPr>
      </w:pPr>
      <w:r w:rsidDel="00000000" w:rsidR="00000000" w:rsidRPr="00000000">
        <w:rPr>
          <w:rtl w:val="0"/>
        </w:rPr>
        <w:t xml:space="preserve">Confederate became hopeful after victory, hoping to invade the Union to get them to pull out of the Confederate territory, and to shift the political balance in the Union towards the Confederate sympathizers</w:t>
      </w:r>
    </w:p>
    <w:p w:rsidR="00000000" w:rsidDel="00000000" w:rsidP="00000000" w:rsidRDefault="00000000" w:rsidRPr="00000000" w14:paraId="00000370">
      <w:pPr>
        <w:pageBreakBefore w:val="0"/>
        <w:numPr>
          <w:ilvl w:val="1"/>
          <w:numId w:val="5"/>
        </w:numPr>
        <w:ind w:left="1440" w:hanging="360"/>
        <w:rPr>
          <w:u w:val="none"/>
        </w:rPr>
      </w:pPr>
      <w:r w:rsidDel="00000000" w:rsidR="00000000" w:rsidRPr="00000000">
        <w:rPr>
          <w:rtl w:val="0"/>
        </w:rPr>
        <w:t xml:space="preserve">Gettysburg</w:t>
      </w:r>
    </w:p>
    <w:p w:rsidR="00000000" w:rsidDel="00000000" w:rsidP="00000000" w:rsidRDefault="00000000" w:rsidRPr="00000000" w14:paraId="00000371">
      <w:pPr>
        <w:pageBreakBefore w:val="0"/>
        <w:numPr>
          <w:ilvl w:val="2"/>
          <w:numId w:val="5"/>
        </w:numPr>
        <w:ind w:left="2160" w:hanging="360"/>
        <w:rPr>
          <w:u w:val="none"/>
        </w:rPr>
      </w:pPr>
      <w:r w:rsidDel="00000000" w:rsidR="00000000" w:rsidRPr="00000000">
        <w:rPr>
          <w:rtl w:val="0"/>
        </w:rPr>
        <w:t xml:space="preserve">Confederate needed to get shoes</w:t>
      </w:r>
    </w:p>
    <w:p w:rsidR="00000000" w:rsidDel="00000000" w:rsidP="00000000" w:rsidRDefault="00000000" w:rsidRPr="00000000" w14:paraId="00000372">
      <w:pPr>
        <w:pageBreakBefore w:val="0"/>
        <w:numPr>
          <w:ilvl w:val="2"/>
          <w:numId w:val="5"/>
        </w:numPr>
        <w:ind w:left="2160" w:hanging="360"/>
        <w:rPr>
          <w:u w:val="none"/>
        </w:rPr>
      </w:pPr>
      <w:r w:rsidDel="00000000" w:rsidR="00000000" w:rsidRPr="00000000">
        <w:rPr>
          <w:rtl w:val="0"/>
        </w:rPr>
        <w:t xml:space="preserve">Confederate encounters Union army and turns into a battle</w:t>
      </w:r>
    </w:p>
    <w:p w:rsidR="00000000" w:rsidDel="00000000" w:rsidP="00000000" w:rsidRDefault="00000000" w:rsidRPr="00000000" w14:paraId="00000373">
      <w:pPr>
        <w:pageBreakBefore w:val="0"/>
        <w:numPr>
          <w:ilvl w:val="2"/>
          <w:numId w:val="5"/>
        </w:numPr>
        <w:ind w:left="2160" w:hanging="360"/>
        <w:rPr>
          <w:u w:val="none"/>
        </w:rPr>
      </w:pPr>
      <w:r w:rsidDel="00000000" w:rsidR="00000000" w:rsidRPr="00000000">
        <w:rPr>
          <w:rtl w:val="0"/>
        </w:rPr>
        <w:t xml:space="preserve">Confederate was hopeful they’ll win based on Chancellorsville, but the Union won</w:t>
      </w:r>
    </w:p>
    <w:p w:rsidR="00000000" w:rsidDel="00000000" w:rsidP="00000000" w:rsidRDefault="00000000" w:rsidRPr="00000000" w14:paraId="00000374">
      <w:pPr>
        <w:pageBreakBefore w:val="0"/>
        <w:numPr>
          <w:ilvl w:val="2"/>
          <w:numId w:val="5"/>
        </w:numPr>
        <w:ind w:left="2160" w:hanging="360"/>
        <w:rPr>
          <w:u w:val="none"/>
        </w:rPr>
      </w:pPr>
      <w:r w:rsidDel="00000000" w:rsidR="00000000" w:rsidRPr="00000000">
        <w:rPr>
          <w:rtl w:val="0"/>
        </w:rPr>
        <w:t xml:space="preserve">At a cemetery ceremony honoring those who died in the battle, Lincoln delivers the Gettysburg Address, which redefines America from being a collection of states to a single entity</w:t>
      </w:r>
    </w:p>
    <w:p w:rsidR="00000000" w:rsidDel="00000000" w:rsidP="00000000" w:rsidRDefault="00000000" w:rsidRPr="00000000" w14:paraId="00000375">
      <w:pPr>
        <w:pageBreakBefore w:val="0"/>
        <w:numPr>
          <w:ilvl w:val="1"/>
          <w:numId w:val="5"/>
        </w:numPr>
        <w:ind w:left="1440" w:hanging="360"/>
        <w:rPr>
          <w:u w:val="none"/>
        </w:rPr>
      </w:pPr>
      <w:r w:rsidDel="00000000" w:rsidR="00000000" w:rsidRPr="00000000">
        <w:rPr>
          <w:rtl w:val="0"/>
        </w:rPr>
        <w:t xml:space="preserve">Vicksburg: Union won, taking over 1 of 2 of Confederate holdouts along the Mississippi River</w:t>
      </w:r>
    </w:p>
    <w:p w:rsidR="00000000" w:rsidDel="00000000" w:rsidP="00000000" w:rsidRDefault="00000000" w:rsidRPr="00000000" w14:paraId="00000376">
      <w:pPr>
        <w:pageBreakBefore w:val="0"/>
        <w:numPr>
          <w:ilvl w:val="1"/>
          <w:numId w:val="5"/>
        </w:numPr>
        <w:ind w:left="1440" w:hanging="360"/>
        <w:rPr>
          <w:u w:val="none"/>
        </w:rPr>
      </w:pPr>
      <w:r w:rsidDel="00000000" w:rsidR="00000000" w:rsidRPr="00000000">
        <w:rPr>
          <w:rtl w:val="0"/>
        </w:rPr>
        <w:t xml:space="preserve">Port Hudson: Union won, taking over the last Confederate holdout along the Mississippi River.  Union has successfully split the Confederate using the Mississippi River</w:t>
      </w:r>
    </w:p>
    <w:p w:rsidR="00000000" w:rsidDel="00000000" w:rsidP="00000000" w:rsidRDefault="00000000" w:rsidRPr="00000000" w14:paraId="00000377">
      <w:pPr>
        <w:pageBreakBefore w:val="0"/>
        <w:numPr>
          <w:ilvl w:val="1"/>
          <w:numId w:val="5"/>
        </w:numPr>
        <w:ind w:left="1440" w:hanging="360"/>
        <w:rPr>
          <w:u w:val="none"/>
        </w:rPr>
      </w:pPr>
      <w:r w:rsidDel="00000000" w:rsidR="00000000" w:rsidRPr="00000000">
        <w:rPr>
          <w:rtl w:val="0"/>
        </w:rPr>
        <w:t xml:space="preserve">At this point, Confederate was low in soldiers and resources, and wishes for the war to end already</w:t>
      </w:r>
    </w:p>
    <w:p w:rsidR="00000000" w:rsidDel="00000000" w:rsidP="00000000" w:rsidRDefault="00000000" w:rsidRPr="00000000" w14:paraId="00000378">
      <w:pPr>
        <w:pageBreakBefore w:val="0"/>
        <w:numPr>
          <w:ilvl w:val="2"/>
          <w:numId w:val="5"/>
        </w:numPr>
        <w:ind w:left="2160" w:hanging="360"/>
        <w:rPr>
          <w:u w:val="none"/>
        </w:rPr>
      </w:pPr>
      <w:r w:rsidDel="00000000" w:rsidR="00000000" w:rsidRPr="00000000">
        <w:rPr>
          <w:rtl w:val="0"/>
        </w:rPr>
        <w:t xml:space="preserve">Government had to encourage Confederate civilians to grow more food</w:t>
      </w:r>
    </w:p>
    <w:p w:rsidR="00000000" w:rsidDel="00000000" w:rsidP="00000000" w:rsidRDefault="00000000" w:rsidRPr="00000000" w14:paraId="00000379">
      <w:pPr>
        <w:pageBreakBefore w:val="0"/>
        <w:numPr>
          <w:ilvl w:val="2"/>
          <w:numId w:val="5"/>
        </w:numPr>
        <w:ind w:left="2160" w:hanging="360"/>
        <w:rPr>
          <w:u w:val="none"/>
        </w:rPr>
      </w:pPr>
      <w:r w:rsidDel="00000000" w:rsidR="00000000" w:rsidRPr="00000000">
        <w:rPr>
          <w:rtl w:val="0"/>
        </w:rPr>
        <w:t xml:space="preserve">Slaves fought for the Union</w:t>
      </w:r>
    </w:p>
    <w:p w:rsidR="00000000" w:rsidDel="00000000" w:rsidP="00000000" w:rsidRDefault="00000000" w:rsidRPr="00000000" w14:paraId="0000037A">
      <w:pPr>
        <w:pageBreakBefore w:val="0"/>
        <w:numPr>
          <w:ilvl w:val="2"/>
          <w:numId w:val="5"/>
        </w:numPr>
        <w:ind w:left="2160" w:hanging="360"/>
        <w:rPr>
          <w:u w:val="none"/>
        </w:rPr>
      </w:pPr>
      <w:r w:rsidDel="00000000" w:rsidR="00000000" w:rsidRPr="00000000">
        <w:rPr>
          <w:rtl w:val="0"/>
        </w:rPr>
        <w:t xml:space="preserve">Confederate states ended up in disputes because of states controlling troops of other states</w:t>
      </w:r>
    </w:p>
    <w:p w:rsidR="00000000" w:rsidDel="00000000" w:rsidP="00000000" w:rsidRDefault="00000000" w:rsidRPr="00000000" w14:paraId="0000037B">
      <w:pPr>
        <w:pageBreakBefore w:val="0"/>
        <w:numPr>
          <w:ilvl w:val="1"/>
          <w:numId w:val="5"/>
        </w:numPr>
        <w:ind w:left="1440" w:hanging="360"/>
        <w:rPr>
          <w:u w:val="none"/>
        </w:rPr>
      </w:pPr>
      <w:r w:rsidDel="00000000" w:rsidR="00000000" w:rsidRPr="00000000">
        <w:rPr>
          <w:rtl w:val="0"/>
        </w:rPr>
        <w:t xml:space="preserve">Lincoln appoints Ulysses S. Grant to command the Union army</w:t>
      </w:r>
    </w:p>
    <w:p w:rsidR="00000000" w:rsidDel="00000000" w:rsidP="00000000" w:rsidRDefault="00000000" w:rsidRPr="00000000" w14:paraId="0000037C">
      <w:pPr>
        <w:pageBreakBefore w:val="0"/>
        <w:numPr>
          <w:ilvl w:val="1"/>
          <w:numId w:val="5"/>
        </w:numPr>
        <w:ind w:left="1440" w:hanging="360"/>
        <w:rPr>
          <w:u w:val="none"/>
        </w:rPr>
      </w:pPr>
      <w:r w:rsidDel="00000000" w:rsidR="00000000" w:rsidRPr="00000000">
        <w:rPr>
          <w:rtl w:val="0"/>
        </w:rPr>
        <w:t xml:space="preserve">Grant appoints William Tecumseh Sherman to command the army in Mississippi</w:t>
      </w:r>
    </w:p>
    <w:p w:rsidR="00000000" w:rsidDel="00000000" w:rsidP="00000000" w:rsidRDefault="00000000" w:rsidRPr="00000000" w14:paraId="0000037D">
      <w:pPr>
        <w:pageBreakBefore w:val="0"/>
        <w:numPr>
          <w:ilvl w:val="1"/>
          <w:numId w:val="5"/>
        </w:numPr>
        <w:ind w:left="1440" w:hanging="360"/>
        <w:rPr>
          <w:u w:val="none"/>
        </w:rPr>
      </w:pPr>
      <w:r w:rsidDel="00000000" w:rsidR="00000000" w:rsidRPr="00000000">
        <w:rPr>
          <w:rtl w:val="0"/>
        </w:rPr>
        <w:t xml:space="preserve">Grant and Sherman ignores the Confederate’s call to end war and believes that total war is necessary.  The Confederate citizens are producing food, weapons and transporting them to their army, and is fueling the Confederate’s fight, so war is still necessary</w:t>
      </w:r>
    </w:p>
    <w:p w:rsidR="00000000" w:rsidDel="00000000" w:rsidP="00000000" w:rsidRDefault="00000000" w:rsidRPr="00000000" w14:paraId="0000037E">
      <w:pPr>
        <w:pageBreakBefore w:val="0"/>
        <w:numPr>
          <w:ilvl w:val="1"/>
          <w:numId w:val="5"/>
        </w:numPr>
        <w:ind w:left="1440" w:hanging="360"/>
        <w:rPr>
          <w:u w:val="none"/>
        </w:rPr>
      </w:pPr>
      <w:r w:rsidDel="00000000" w:rsidR="00000000" w:rsidRPr="00000000">
        <w:rPr>
          <w:rtl w:val="0"/>
        </w:rPr>
        <w:t xml:space="preserve">The Union goes into a series of battles where they burn things down along the way</w:t>
      </w:r>
    </w:p>
    <w:p w:rsidR="00000000" w:rsidDel="00000000" w:rsidP="00000000" w:rsidRDefault="00000000" w:rsidRPr="00000000" w14:paraId="0000037F">
      <w:pPr>
        <w:pageBreakBefore w:val="0"/>
        <w:numPr>
          <w:ilvl w:val="0"/>
          <w:numId w:val="5"/>
        </w:numPr>
        <w:ind w:left="720" w:hanging="360"/>
      </w:pPr>
      <w:r w:rsidDel="00000000" w:rsidR="00000000" w:rsidRPr="00000000">
        <w:rPr>
          <w:rtl w:val="0"/>
        </w:rPr>
        <w:t xml:space="preserve">Lincoln assembles an army in the Union after Fort Sumter</w:t>
      </w:r>
    </w:p>
    <w:p w:rsidR="00000000" w:rsidDel="00000000" w:rsidP="00000000" w:rsidRDefault="00000000" w:rsidRPr="00000000" w14:paraId="00000380">
      <w:pPr>
        <w:pageBreakBefore w:val="0"/>
        <w:numPr>
          <w:ilvl w:val="0"/>
          <w:numId w:val="5"/>
        </w:numPr>
        <w:ind w:left="720" w:hanging="360"/>
      </w:pPr>
      <w:r w:rsidDel="00000000" w:rsidR="00000000" w:rsidRPr="00000000">
        <w:rPr>
          <w:rtl w:val="0"/>
        </w:rPr>
        <w:t xml:space="preserve">Some states aren’t willing to fight against the south, so they seceded</w:t>
      </w:r>
    </w:p>
    <w:p w:rsidR="00000000" w:rsidDel="00000000" w:rsidP="00000000" w:rsidRDefault="00000000" w:rsidRPr="00000000" w14:paraId="00000381">
      <w:pPr>
        <w:pageBreakBefore w:val="0"/>
        <w:numPr>
          <w:ilvl w:val="0"/>
          <w:numId w:val="5"/>
        </w:numPr>
        <w:ind w:left="720" w:hanging="360"/>
      </w:pPr>
      <w:r w:rsidDel="00000000" w:rsidR="00000000" w:rsidRPr="00000000">
        <w:rPr>
          <w:rtl w:val="0"/>
        </w:rPr>
        <w:t xml:space="preserve">The Union had greater fighting power, technological advancements and more resources</w:t>
      </w:r>
    </w:p>
    <w:p w:rsidR="00000000" w:rsidDel="00000000" w:rsidP="00000000" w:rsidRDefault="00000000" w:rsidRPr="00000000" w14:paraId="00000382">
      <w:pPr>
        <w:pageBreakBefore w:val="0"/>
        <w:numPr>
          <w:ilvl w:val="0"/>
          <w:numId w:val="5"/>
        </w:numPr>
        <w:ind w:left="720" w:hanging="360"/>
      </w:pPr>
      <w:r w:rsidDel="00000000" w:rsidR="00000000" w:rsidRPr="00000000">
        <w:rPr>
          <w:rtl w:val="0"/>
        </w:rPr>
        <w:t xml:space="preserve">The Confederate had a more motivated military.  They also suffered from lack of organization due to a weak central government</w:t>
      </w:r>
    </w:p>
    <w:p w:rsidR="00000000" w:rsidDel="00000000" w:rsidP="00000000" w:rsidRDefault="00000000" w:rsidRPr="00000000" w14:paraId="00000383">
      <w:pPr>
        <w:pageBreakBefore w:val="0"/>
        <w:numPr>
          <w:ilvl w:val="0"/>
          <w:numId w:val="5"/>
        </w:numPr>
        <w:ind w:left="720" w:hanging="360"/>
        <w:rPr>
          <w:highlight w:val="yellow"/>
        </w:rPr>
      </w:pPr>
      <w:r w:rsidDel="00000000" w:rsidR="00000000" w:rsidRPr="00000000">
        <w:rPr>
          <w:highlight w:val="yellow"/>
          <w:rtl w:val="0"/>
        </w:rPr>
        <w:t xml:space="preserve">Anaconda plan</w:t>
      </w:r>
    </w:p>
    <w:p w:rsidR="00000000" w:rsidDel="00000000" w:rsidP="00000000" w:rsidRDefault="00000000" w:rsidRPr="00000000" w14:paraId="00000384">
      <w:pPr>
        <w:pageBreakBefore w:val="0"/>
        <w:numPr>
          <w:ilvl w:val="1"/>
          <w:numId w:val="5"/>
        </w:numPr>
        <w:ind w:left="1440" w:hanging="360"/>
      </w:pPr>
      <w:r w:rsidDel="00000000" w:rsidR="00000000" w:rsidRPr="00000000">
        <w:rPr>
          <w:rtl w:val="0"/>
        </w:rPr>
        <w:t xml:space="preserve">The Union considers victory when it conquered the South</w:t>
      </w:r>
    </w:p>
    <w:p w:rsidR="00000000" w:rsidDel="00000000" w:rsidP="00000000" w:rsidRDefault="00000000" w:rsidRPr="00000000" w14:paraId="00000385">
      <w:pPr>
        <w:pageBreakBefore w:val="0"/>
        <w:numPr>
          <w:ilvl w:val="1"/>
          <w:numId w:val="5"/>
        </w:numPr>
        <w:ind w:left="1440" w:hanging="360"/>
      </w:pPr>
      <w:r w:rsidDel="00000000" w:rsidR="00000000" w:rsidRPr="00000000">
        <w:rPr>
          <w:rtl w:val="0"/>
        </w:rPr>
        <w:t xml:space="preserve">Blockade southern ports</w:t>
      </w:r>
    </w:p>
    <w:p w:rsidR="00000000" w:rsidDel="00000000" w:rsidP="00000000" w:rsidRDefault="00000000" w:rsidRPr="00000000" w14:paraId="00000386">
      <w:pPr>
        <w:pageBreakBefore w:val="0"/>
        <w:numPr>
          <w:ilvl w:val="1"/>
          <w:numId w:val="5"/>
        </w:numPr>
        <w:ind w:left="1440" w:hanging="360"/>
      </w:pPr>
      <w:r w:rsidDel="00000000" w:rsidR="00000000" w:rsidRPr="00000000">
        <w:rPr>
          <w:rtl w:val="0"/>
        </w:rPr>
        <w:t xml:space="preserve">Split the Confederacy by blocking the Mississippi River</w:t>
      </w:r>
    </w:p>
    <w:p w:rsidR="00000000" w:rsidDel="00000000" w:rsidP="00000000" w:rsidRDefault="00000000" w:rsidRPr="00000000" w14:paraId="00000387">
      <w:pPr>
        <w:pageBreakBefore w:val="0"/>
        <w:numPr>
          <w:ilvl w:val="1"/>
          <w:numId w:val="5"/>
        </w:numPr>
        <w:ind w:left="1440" w:hanging="360"/>
      </w:pPr>
      <w:r w:rsidDel="00000000" w:rsidR="00000000" w:rsidRPr="00000000">
        <w:rPr>
          <w:rtl w:val="0"/>
        </w:rPr>
        <w:t xml:space="preserve">Capture the Confederate capital (Richmond, Virginia)</w:t>
      </w:r>
    </w:p>
    <w:p w:rsidR="00000000" w:rsidDel="00000000" w:rsidP="00000000" w:rsidRDefault="00000000" w:rsidRPr="00000000" w14:paraId="00000388">
      <w:pPr>
        <w:pageBreakBefore w:val="0"/>
        <w:numPr>
          <w:ilvl w:val="0"/>
          <w:numId w:val="5"/>
        </w:numPr>
        <w:ind w:left="720" w:hanging="360"/>
      </w:pPr>
      <w:r w:rsidDel="00000000" w:rsidR="00000000" w:rsidRPr="00000000">
        <w:rPr>
          <w:rtl w:val="0"/>
        </w:rPr>
        <w:t xml:space="preserve">The Confederate’s plan is defense, to ensure their nation’s survival</w:t>
      </w:r>
      <w:r w:rsidDel="00000000" w:rsidR="00000000" w:rsidRPr="00000000">
        <w:rPr>
          <w:rtl w:val="0"/>
        </w:rPr>
      </w:r>
    </w:p>
    <w:p w:rsidR="00000000" w:rsidDel="00000000" w:rsidP="00000000" w:rsidRDefault="00000000" w:rsidRPr="00000000" w14:paraId="00000389">
      <w:pPr>
        <w:pageBreakBefore w:val="0"/>
        <w:numPr>
          <w:ilvl w:val="0"/>
          <w:numId w:val="5"/>
        </w:numPr>
        <w:ind w:left="720" w:hanging="360"/>
        <w:rPr>
          <w:highlight w:val="yellow"/>
        </w:rPr>
      </w:pPr>
      <w:r w:rsidDel="00000000" w:rsidR="00000000" w:rsidRPr="00000000">
        <w:rPr>
          <w:highlight w:val="yellow"/>
          <w:rtl w:val="0"/>
        </w:rPr>
        <w:t xml:space="preserve">Innovations</w:t>
      </w:r>
    </w:p>
    <w:p w:rsidR="00000000" w:rsidDel="00000000" w:rsidP="00000000" w:rsidRDefault="00000000" w:rsidRPr="00000000" w14:paraId="0000038A">
      <w:pPr>
        <w:pageBreakBefore w:val="0"/>
        <w:numPr>
          <w:ilvl w:val="1"/>
          <w:numId w:val="5"/>
        </w:numPr>
        <w:ind w:left="1440" w:hanging="360"/>
        <w:rPr>
          <w:u w:val="none"/>
        </w:rPr>
      </w:pPr>
      <w:r w:rsidDel="00000000" w:rsidR="00000000" w:rsidRPr="00000000">
        <w:rPr>
          <w:rtl w:val="0"/>
        </w:rPr>
        <w:t xml:space="preserve">Ironclad ships</w:t>
      </w:r>
    </w:p>
    <w:p w:rsidR="00000000" w:rsidDel="00000000" w:rsidP="00000000" w:rsidRDefault="00000000" w:rsidRPr="00000000" w14:paraId="0000038B">
      <w:pPr>
        <w:pageBreakBefore w:val="0"/>
        <w:numPr>
          <w:ilvl w:val="2"/>
          <w:numId w:val="5"/>
        </w:numPr>
        <w:ind w:left="2160" w:hanging="360"/>
        <w:rPr>
          <w:u w:val="none"/>
        </w:rPr>
      </w:pPr>
      <w:r w:rsidDel="00000000" w:rsidR="00000000" w:rsidRPr="00000000">
        <w:rPr>
          <w:rtl w:val="0"/>
        </w:rPr>
        <w:t xml:space="preserve">Can splinter wooden ships</w:t>
      </w:r>
    </w:p>
    <w:p w:rsidR="00000000" w:rsidDel="00000000" w:rsidP="00000000" w:rsidRDefault="00000000" w:rsidRPr="00000000" w14:paraId="0000038C">
      <w:pPr>
        <w:pageBreakBefore w:val="0"/>
        <w:numPr>
          <w:ilvl w:val="2"/>
          <w:numId w:val="5"/>
        </w:numPr>
        <w:ind w:left="2160" w:hanging="360"/>
        <w:rPr>
          <w:u w:val="none"/>
        </w:rPr>
      </w:pPr>
      <w:r w:rsidDel="00000000" w:rsidR="00000000" w:rsidRPr="00000000">
        <w:rPr>
          <w:rtl w:val="0"/>
        </w:rPr>
        <w:t xml:space="preserve">Resist fire</w:t>
      </w:r>
    </w:p>
    <w:p w:rsidR="00000000" w:rsidDel="00000000" w:rsidP="00000000" w:rsidRDefault="00000000" w:rsidRPr="00000000" w14:paraId="0000038D">
      <w:pPr>
        <w:pageBreakBefore w:val="0"/>
        <w:numPr>
          <w:ilvl w:val="2"/>
          <w:numId w:val="5"/>
        </w:numPr>
        <w:ind w:left="2160" w:hanging="360"/>
        <w:rPr>
          <w:u w:val="none"/>
        </w:rPr>
      </w:pPr>
      <w:r w:rsidDel="00000000" w:rsidR="00000000" w:rsidRPr="00000000">
        <w:rPr>
          <w:rtl w:val="0"/>
        </w:rPr>
        <w:t xml:space="preserve">Withstand cannons</w:t>
      </w:r>
    </w:p>
    <w:p w:rsidR="00000000" w:rsidDel="00000000" w:rsidP="00000000" w:rsidRDefault="00000000" w:rsidRPr="00000000" w14:paraId="0000038E">
      <w:pPr>
        <w:pageBreakBefore w:val="0"/>
        <w:numPr>
          <w:ilvl w:val="2"/>
          <w:numId w:val="5"/>
        </w:numPr>
        <w:ind w:left="2160" w:hanging="360"/>
        <w:rPr>
          <w:u w:val="none"/>
        </w:rPr>
      </w:pPr>
      <w:r w:rsidDel="00000000" w:rsidR="00000000" w:rsidRPr="00000000">
        <w:rPr>
          <w:rtl w:val="0"/>
        </w:rPr>
        <w:t xml:space="preserve">Only the Union had them, until one of theirs sank and the Confederate decided to fix it to use</w:t>
      </w:r>
    </w:p>
    <w:p w:rsidR="00000000" w:rsidDel="00000000" w:rsidP="00000000" w:rsidRDefault="00000000" w:rsidRPr="00000000" w14:paraId="0000038F">
      <w:pPr>
        <w:pageBreakBefore w:val="0"/>
        <w:numPr>
          <w:ilvl w:val="1"/>
          <w:numId w:val="5"/>
        </w:numPr>
        <w:ind w:left="1440" w:hanging="360"/>
        <w:rPr>
          <w:u w:val="none"/>
        </w:rPr>
      </w:pPr>
      <w:r w:rsidDel="00000000" w:rsidR="00000000" w:rsidRPr="00000000">
        <w:rPr>
          <w:rtl w:val="0"/>
        </w:rPr>
        <w:t xml:space="preserve">Rifle</w:t>
      </w:r>
    </w:p>
    <w:p w:rsidR="00000000" w:rsidDel="00000000" w:rsidP="00000000" w:rsidRDefault="00000000" w:rsidRPr="00000000" w14:paraId="00000390">
      <w:pPr>
        <w:pageBreakBefore w:val="0"/>
        <w:numPr>
          <w:ilvl w:val="2"/>
          <w:numId w:val="5"/>
        </w:numPr>
        <w:ind w:left="2160" w:hanging="360"/>
        <w:rPr>
          <w:u w:val="none"/>
        </w:rPr>
      </w:pPr>
      <w:r w:rsidDel="00000000" w:rsidR="00000000" w:rsidRPr="00000000">
        <w:rPr>
          <w:rtl w:val="0"/>
        </w:rPr>
        <w:t xml:space="preserve">more accurate than muskets</w:t>
      </w:r>
    </w:p>
    <w:p w:rsidR="00000000" w:rsidDel="00000000" w:rsidP="00000000" w:rsidRDefault="00000000" w:rsidRPr="00000000" w14:paraId="00000391">
      <w:pPr>
        <w:pageBreakBefore w:val="0"/>
        <w:numPr>
          <w:ilvl w:val="2"/>
          <w:numId w:val="5"/>
        </w:numPr>
        <w:ind w:left="2160" w:hanging="360"/>
        <w:rPr>
          <w:u w:val="none"/>
        </w:rPr>
      </w:pPr>
      <w:r w:rsidDel="00000000" w:rsidR="00000000" w:rsidRPr="00000000">
        <w:rPr>
          <w:rtl w:val="0"/>
        </w:rPr>
        <w:t xml:space="preserve">Reloads faster</w:t>
      </w:r>
    </w:p>
    <w:p w:rsidR="00000000" w:rsidDel="00000000" w:rsidP="00000000" w:rsidRDefault="00000000" w:rsidRPr="00000000" w14:paraId="00000392">
      <w:pPr>
        <w:pageBreakBefore w:val="0"/>
        <w:numPr>
          <w:ilvl w:val="1"/>
          <w:numId w:val="5"/>
        </w:numPr>
        <w:ind w:left="1440" w:hanging="360"/>
        <w:rPr>
          <w:u w:val="none"/>
        </w:rPr>
      </w:pPr>
      <w:r w:rsidDel="00000000" w:rsidR="00000000" w:rsidRPr="00000000">
        <w:rPr>
          <w:rtl w:val="0"/>
        </w:rPr>
        <w:t xml:space="preserve">Minie ball: more destructive</w:t>
      </w:r>
    </w:p>
    <w:p w:rsidR="00000000" w:rsidDel="00000000" w:rsidP="00000000" w:rsidRDefault="00000000" w:rsidRPr="00000000" w14:paraId="00000393">
      <w:pPr>
        <w:pageBreakBefore w:val="0"/>
        <w:numPr>
          <w:ilvl w:val="1"/>
          <w:numId w:val="5"/>
        </w:numPr>
        <w:ind w:left="1440" w:hanging="360"/>
        <w:rPr>
          <w:u w:val="none"/>
        </w:rPr>
      </w:pPr>
      <w:r w:rsidDel="00000000" w:rsidR="00000000" w:rsidRPr="00000000">
        <w:rPr>
          <w:rtl w:val="0"/>
        </w:rPr>
        <w:t xml:space="preserve">Grenades, land mines </w:t>
      </w:r>
    </w:p>
    <w:p w:rsidR="00000000" w:rsidDel="00000000" w:rsidP="00000000" w:rsidRDefault="00000000" w:rsidRPr="00000000" w14:paraId="00000394">
      <w:pPr>
        <w:pageBreakBefore w:val="0"/>
        <w:numPr>
          <w:ilvl w:val="0"/>
          <w:numId w:val="5"/>
        </w:numPr>
        <w:ind w:left="720" w:hanging="360"/>
        <w:rPr>
          <w:u w:val="none"/>
        </w:rPr>
      </w:pPr>
      <w:r w:rsidDel="00000000" w:rsidR="00000000" w:rsidRPr="00000000">
        <w:rPr>
          <w:rtl w:val="0"/>
        </w:rPr>
        <w:t xml:space="preserve">Confederacy asks Britain to recognize it as an independent nation</w:t>
      </w:r>
    </w:p>
    <w:p w:rsidR="00000000" w:rsidDel="00000000" w:rsidP="00000000" w:rsidRDefault="00000000" w:rsidRPr="00000000" w14:paraId="00000395">
      <w:pPr>
        <w:pageBreakBefore w:val="0"/>
        <w:numPr>
          <w:ilvl w:val="0"/>
          <w:numId w:val="5"/>
        </w:numPr>
        <w:ind w:left="720" w:hanging="360"/>
        <w:rPr>
          <w:u w:val="none"/>
        </w:rPr>
      </w:pPr>
      <w:r w:rsidDel="00000000" w:rsidR="00000000" w:rsidRPr="00000000">
        <w:rPr>
          <w:rtl w:val="0"/>
        </w:rPr>
        <w:t xml:space="preserve">Britain remains neutral on the war, as Britain is no longer dependent on Southern states for cotton</w:t>
      </w:r>
    </w:p>
    <w:p w:rsidR="00000000" w:rsidDel="00000000" w:rsidP="00000000" w:rsidRDefault="00000000" w:rsidRPr="00000000" w14:paraId="00000396">
      <w:pPr>
        <w:pageBreakBefore w:val="0"/>
        <w:numPr>
          <w:ilvl w:val="0"/>
          <w:numId w:val="5"/>
        </w:numPr>
        <w:ind w:left="720" w:hanging="360"/>
        <w:rPr>
          <w:u w:val="none"/>
        </w:rPr>
      </w:pPr>
      <w:r w:rsidDel="00000000" w:rsidR="00000000" w:rsidRPr="00000000">
        <w:rPr>
          <w:rtl w:val="0"/>
        </w:rPr>
        <w:t xml:space="preserve">1861 Trent affair: Confederate diplomats James Mason and John Slidell were aboard British ship Trent.  Union ship San Jacinto stopped Trent and arrested the 2 diplomats.  This causes Britain to declare war on the Union</w:t>
      </w:r>
    </w:p>
    <w:p w:rsidR="00000000" w:rsidDel="00000000" w:rsidP="00000000" w:rsidRDefault="00000000" w:rsidRPr="00000000" w14:paraId="00000397">
      <w:pPr>
        <w:pageBreakBefore w:val="0"/>
        <w:numPr>
          <w:ilvl w:val="0"/>
          <w:numId w:val="5"/>
        </w:numPr>
        <w:ind w:left="720" w:hanging="360"/>
        <w:rPr>
          <w:u w:val="none"/>
        </w:rPr>
      </w:pPr>
      <w:r w:rsidDel="00000000" w:rsidR="00000000" w:rsidRPr="00000000">
        <w:rPr>
          <w:rtl w:val="0"/>
        </w:rPr>
        <w:t xml:space="preserve">Abraham Lincoln view that purpose of the Civil War is to save the Union, not to alter slavery</w:t>
      </w:r>
    </w:p>
    <w:p w:rsidR="00000000" w:rsidDel="00000000" w:rsidP="00000000" w:rsidRDefault="00000000" w:rsidRPr="00000000" w14:paraId="00000398">
      <w:pPr>
        <w:pageBreakBefore w:val="0"/>
        <w:numPr>
          <w:ilvl w:val="0"/>
          <w:numId w:val="5"/>
        </w:numPr>
        <w:ind w:left="720" w:hanging="360"/>
        <w:rPr>
          <w:u w:val="none"/>
        </w:rPr>
      </w:pPr>
      <w:r w:rsidDel="00000000" w:rsidR="00000000" w:rsidRPr="00000000">
        <w:rPr>
          <w:rtl w:val="0"/>
        </w:rPr>
        <w:t xml:space="preserve">Later on, Lincoln issued the Emancipation Proclamation, a military order to free slaves</w:t>
      </w:r>
    </w:p>
    <w:p w:rsidR="00000000" w:rsidDel="00000000" w:rsidP="00000000" w:rsidRDefault="00000000" w:rsidRPr="00000000" w14:paraId="00000399">
      <w:pPr>
        <w:pageBreakBefore w:val="0"/>
        <w:numPr>
          <w:ilvl w:val="1"/>
          <w:numId w:val="5"/>
        </w:numPr>
        <w:ind w:left="1440" w:hanging="360"/>
        <w:rPr>
          <w:u w:val="none"/>
        </w:rPr>
      </w:pPr>
      <w:r w:rsidDel="00000000" w:rsidR="00000000" w:rsidRPr="00000000">
        <w:rPr>
          <w:rtl w:val="0"/>
        </w:rPr>
        <w:t xml:space="preserve">Turns War into a war to end slavery</w:t>
      </w:r>
    </w:p>
    <w:p w:rsidR="00000000" w:rsidDel="00000000" w:rsidP="00000000" w:rsidRDefault="00000000" w:rsidRPr="00000000" w14:paraId="0000039A">
      <w:pPr>
        <w:pageBreakBefore w:val="0"/>
        <w:numPr>
          <w:ilvl w:val="1"/>
          <w:numId w:val="5"/>
        </w:numPr>
        <w:ind w:left="1440" w:hanging="360"/>
        <w:rPr>
          <w:u w:val="none"/>
        </w:rPr>
      </w:pPr>
      <w:r w:rsidDel="00000000" w:rsidR="00000000" w:rsidRPr="00000000">
        <w:rPr>
          <w:rtl w:val="0"/>
        </w:rPr>
        <w:t xml:space="preserve">Deterred British support to the Confederacy</w:t>
      </w:r>
    </w:p>
    <w:p w:rsidR="00000000" w:rsidDel="00000000" w:rsidP="00000000" w:rsidRDefault="00000000" w:rsidRPr="00000000" w14:paraId="0000039B">
      <w:pPr>
        <w:pageBreakBefore w:val="0"/>
        <w:numPr>
          <w:ilvl w:val="1"/>
          <w:numId w:val="5"/>
        </w:numPr>
        <w:ind w:left="1440" w:hanging="360"/>
        <w:rPr>
          <w:u w:val="none"/>
        </w:rPr>
      </w:pPr>
      <w:r w:rsidDel="00000000" w:rsidR="00000000" w:rsidRPr="00000000">
        <w:rPr>
          <w:rtl w:val="0"/>
        </w:rPr>
        <w:t xml:space="preserve">Southern outrage turns War into a fight to the death</w:t>
      </w:r>
    </w:p>
    <w:p w:rsidR="00000000" w:rsidDel="00000000" w:rsidP="00000000" w:rsidRDefault="00000000" w:rsidRPr="00000000" w14:paraId="0000039C">
      <w:pPr>
        <w:pageBreakBefore w:val="0"/>
        <w:numPr>
          <w:ilvl w:val="0"/>
          <w:numId w:val="5"/>
        </w:numPr>
        <w:ind w:left="720" w:hanging="360"/>
        <w:rPr>
          <w:u w:val="none"/>
        </w:rPr>
      </w:pPr>
      <w:r w:rsidDel="00000000" w:rsidR="00000000" w:rsidRPr="00000000">
        <w:rPr>
          <w:rtl w:val="0"/>
        </w:rPr>
        <w:t xml:space="preserve">Not all northerners agreed with the direction of the Union.  Not all southerners agreed with the direction of the Confederacy.  </w:t>
      </w:r>
    </w:p>
    <w:p w:rsidR="00000000" w:rsidDel="00000000" w:rsidP="00000000" w:rsidRDefault="00000000" w:rsidRPr="00000000" w14:paraId="0000039D">
      <w:pPr>
        <w:pageBreakBefore w:val="0"/>
        <w:numPr>
          <w:ilvl w:val="1"/>
          <w:numId w:val="5"/>
        </w:numPr>
        <w:ind w:left="1440" w:hanging="360"/>
        <w:rPr>
          <w:u w:val="none"/>
        </w:rPr>
      </w:pPr>
      <w:r w:rsidDel="00000000" w:rsidR="00000000" w:rsidRPr="00000000">
        <w:rPr>
          <w:rtl w:val="0"/>
        </w:rPr>
        <w:t xml:space="preserve">Lincoln suspended habeas corpus (court order that requires a court to determine why a person is in jail) to arrest more dissenters</w:t>
      </w:r>
    </w:p>
    <w:p w:rsidR="00000000" w:rsidDel="00000000" w:rsidP="00000000" w:rsidRDefault="00000000" w:rsidRPr="00000000" w14:paraId="0000039E">
      <w:pPr>
        <w:pageBreakBefore w:val="0"/>
        <w:numPr>
          <w:ilvl w:val="1"/>
          <w:numId w:val="5"/>
        </w:numPr>
        <w:ind w:left="1440" w:hanging="360"/>
        <w:rPr>
          <w:u w:val="none"/>
        </w:rPr>
      </w:pPr>
      <w:r w:rsidDel="00000000" w:rsidR="00000000" w:rsidRPr="00000000">
        <w:rPr>
          <w:rtl w:val="0"/>
        </w:rPr>
        <w:t xml:space="preserve">He also seized telegraph offices to identify more people to arrest</w:t>
      </w:r>
    </w:p>
    <w:p w:rsidR="00000000" w:rsidDel="00000000" w:rsidP="00000000" w:rsidRDefault="00000000" w:rsidRPr="00000000" w14:paraId="0000039F">
      <w:pPr>
        <w:pageBreakBefore w:val="0"/>
        <w:numPr>
          <w:ilvl w:val="0"/>
          <w:numId w:val="5"/>
        </w:numPr>
        <w:ind w:left="720" w:hanging="360"/>
        <w:rPr>
          <w:u w:val="none"/>
        </w:rPr>
      </w:pPr>
      <w:r w:rsidDel="00000000" w:rsidR="00000000" w:rsidRPr="00000000">
        <w:rPr>
          <w:rtl w:val="0"/>
        </w:rPr>
        <w:t xml:space="preserve">Volunteer soldiers were dying off, so Lincoln turned to conscription (forcing people into the war)</w:t>
      </w:r>
    </w:p>
    <w:p w:rsidR="00000000" w:rsidDel="00000000" w:rsidP="00000000" w:rsidRDefault="00000000" w:rsidRPr="00000000" w14:paraId="000003A0">
      <w:pPr>
        <w:pageBreakBefore w:val="0"/>
        <w:numPr>
          <w:ilvl w:val="0"/>
          <w:numId w:val="5"/>
        </w:numPr>
        <w:ind w:left="720" w:hanging="360"/>
        <w:rPr>
          <w:u w:val="none"/>
        </w:rPr>
      </w:pPr>
      <w:r w:rsidDel="00000000" w:rsidR="00000000" w:rsidRPr="00000000">
        <w:rPr>
          <w:rtl w:val="0"/>
        </w:rPr>
        <w:t xml:space="preserve">Confederacy has done similar things</w:t>
      </w:r>
    </w:p>
    <w:p w:rsidR="00000000" w:rsidDel="00000000" w:rsidP="00000000" w:rsidRDefault="00000000" w:rsidRPr="00000000" w14:paraId="000003A1">
      <w:pPr>
        <w:pageBreakBefore w:val="0"/>
        <w:numPr>
          <w:ilvl w:val="0"/>
          <w:numId w:val="5"/>
        </w:numPr>
        <w:ind w:left="720" w:hanging="360"/>
        <w:rPr>
          <w:u w:val="none"/>
        </w:rPr>
      </w:pPr>
      <w:r w:rsidDel="00000000" w:rsidR="00000000" w:rsidRPr="00000000">
        <w:rPr>
          <w:rtl w:val="0"/>
        </w:rPr>
        <w:t xml:space="preserve">People riot against these things, as they violate civil liberties</w:t>
      </w:r>
    </w:p>
    <w:p w:rsidR="00000000" w:rsidDel="00000000" w:rsidP="00000000" w:rsidRDefault="00000000" w:rsidRPr="00000000" w14:paraId="000003A2">
      <w:pPr>
        <w:pageBreakBefore w:val="0"/>
        <w:numPr>
          <w:ilvl w:val="0"/>
          <w:numId w:val="5"/>
        </w:numPr>
        <w:ind w:left="720" w:hanging="360"/>
        <w:rPr>
          <w:highlight w:val="yellow"/>
        </w:rPr>
      </w:pPr>
      <w:r w:rsidDel="00000000" w:rsidR="00000000" w:rsidRPr="00000000">
        <w:rPr>
          <w:highlight w:val="yellow"/>
          <w:rtl w:val="0"/>
        </w:rPr>
        <w:t xml:space="preserve">African Americans</w:t>
      </w:r>
    </w:p>
    <w:p w:rsidR="00000000" w:rsidDel="00000000" w:rsidP="00000000" w:rsidRDefault="00000000" w:rsidRPr="00000000" w14:paraId="000003A3">
      <w:pPr>
        <w:pageBreakBefore w:val="0"/>
        <w:numPr>
          <w:ilvl w:val="1"/>
          <w:numId w:val="5"/>
        </w:numPr>
        <w:ind w:left="1440" w:hanging="360"/>
        <w:rPr>
          <w:u w:val="none"/>
        </w:rPr>
      </w:pPr>
      <w:r w:rsidDel="00000000" w:rsidR="00000000" w:rsidRPr="00000000">
        <w:rPr>
          <w:rtl w:val="0"/>
        </w:rPr>
        <w:t xml:space="preserve">The Union allowed blacks to join the military</w:t>
      </w:r>
    </w:p>
    <w:p w:rsidR="00000000" w:rsidDel="00000000" w:rsidP="00000000" w:rsidRDefault="00000000" w:rsidRPr="00000000" w14:paraId="000003A4">
      <w:pPr>
        <w:pageBreakBefore w:val="0"/>
        <w:numPr>
          <w:ilvl w:val="1"/>
          <w:numId w:val="5"/>
        </w:numPr>
        <w:ind w:left="1440" w:hanging="360"/>
        <w:rPr>
          <w:u w:val="none"/>
        </w:rPr>
      </w:pPr>
      <w:r w:rsidDel="00000000" w:rsidR="00000000" w:rsidRPr="00000000">
        <w:rPr>
          <w:rtl w:val="0"/>
        </w:rPr>
        <w:t xml:space="preserve">Blacks in military served in less hygenic positions, were underpaid and were segregated</w:t>
      </w:r>
    </w:p>
    <w:p w:rsidR="00000000" w:rsidDel="00000000" w:rsidP="00000000" w:rsidRDefault="00000000" w:rsidRPr="00000000" w14:paraId="000003A5">
      <w:pPr>
        <w:pageBreakBefore w:val="0"/>
        <w:numPr>
          <w:ilvl w:val="1"/>
          <w:numId w:val="5"/>
        </w:numPr>
        <w:ind w:left="1440" w:hanging="360"/>
        <w:rPr>
          <w:u w:val="none"/>
        </w:rPr>
      </w:pPr>
      <w:r w:rsidDel="00000000" w:rsidR="00000000" w:rsidRPr="00000000">
        <w:rPr>
          <w:rtl w:val="0"/>
        </w:rPr>
        <w:t xml:space="preserve">The Confederate eventually drafted blacks, as they were seen as the cause of the fight</w:t>
      </w:r>
    </w:p>
    <w:p w:rsidR="00000000" w:rsidDel="00000000" w:rsidP="00000000" w:rsidRDefault="00000000" w:rsidRPr="00000000" w14:paraId="000003A6">
      <w:pPr>
        <w:pageBreakBefore w:val="0"/>
        <w:numPr>
          <w:ilvl w:val="1"/>
          <w:numId w:val="5"/>
        </w:numPr>
        <w:ind w:left="1440" w:hanging="360"/>
        <w:rPr>
          <w:u w:val="none"/>
        </w:rPr>
      </w:pPr>
      <w:r w:rsidDel="00000000" w:rsidR="00000000" w:rsidRPr="00000000">
        <w:rPr>
          <w:rtl w:val="0"/>
        </w:rPr>
        <w:t xml:space="preserve">Enslaved blacks did sabotage work, and stayed behind when their owner fled from arriving Union soldiers, so that they can get freed</w:t>
      </w:r>
    </w:p>
    <w:p w:rsidR="00000000" w:rsidDel="00000000" w:rsidP="00000000" w:rsidRDefault="00000000" w:rsidRPr="00000000" w14:paraId="000003A7">
      <w:pPr>
        <w:pageBreakBefore w:val="0"/>
        <w:numPr>
          <w:ilvl w:val="1"/>
          <w:numId w:val="5"/>
        </w:numPr>
        <w:ind w:left="1440" w:hanging="360"/>
        <w:rPr>
          <w:u w:val="none"/>
        </w:rPr>
      </w:pPr>
      <w:r w:rsidDel="00000000" w:rsidR="00000000" w:rsidRPr="00000000">
        <w:rPr>
          <w:rtl w:val="0"/>
        </w:rPr>
        <w:t xml:space="preserve">Proved to Confederates that slavery is unfeasible anymore</w:t>
      </w:r>
    </w:p>
    <w:p w:rsidR="00000000" w:rsidDel="00000000" w:rsidP="00000000" w:rsidRDefault="00000000" w:rsidRPr="00000000" w14:paraId="000003A8">
      <w:pPr>
        <w:pageBreakBefore w:val="0"/>
        <w:numPr>
          <w:ilvl w:val="0"/>
          <w:numId w:val="5"/>
        </w:numPr>
        <w:ind w:left="720" w:hanging="360"/>
        <w:rPr>
          <w:highlight w:val="yellow"/>
        </w:rPr>
      </w:pPr>
      <w:r w:rsidDel="00000000" w:rsidR="00000000" w:rsidRPr="00000000">
        <w:rPr>
          <w:highlight w:val="yellow"/>
          <w:rtl w:val="0"/>
        </w:rPr>
        <w:t xml:space="preserve">Economy</w:t>
      </w:r>
    </w:p>
    <w:p w:rsidR="00000000" w:rsidDel="00000000" w:rsidP="00000000" w:rsidRDefault="00000000" w:rsidRPr="00000000" w14:paraId="000003A9">
      <w:pPr>
        <w:pageBreakBefore w:val="0"/>
        <w:numPr>
          <w:ilvl w:val="1"/>
          <w:numId w:val="5"/>
        </w:numPr>
        <w:ind w:left="1440" w:hanging="360"/>
        <w:rPr>
          <w:u w:val="none"/>
        </w:rPr>
      </w:pPr>
      <w:r w:rsidDel="00000000" w:rsidR="00000000" w:rsidRPr="00000000">
        <w:rPr>
          <w:rtl w:val="0"/>
        </w:rPr>
        <w:t xml:space="preserve">Confederate</w:t>
      </w:r>
    </w:p>
    <w:p w:rsidR="00000000" w:rsidDel="00000000" w:rsidP="00000000" w:rsidRDefault="00000000" w:rsidRPr="00000000" w14:paraId="000003AA">
      <w:pPr>
        <w:pageBreakBefore w:val="0"/>
        <w:numPr>
          <w:ilvl w:val="2"/>
          <w:numId w:val="5"/>
        </w:numPr>
        <w:ind w:left="2160" w:hanging="360"/>
        <w:rPr>
          <w:u w:val="none"/>
        </w:rPr>
      </w:pPr>
      <w:r w:rsidDel="00000000" w:rsidR="00000000" w:rsidRPr="00000000">
        <w:rPr>
          <w:rtl w:val="0"/>
        </w:rPr>
        <w:t xml:space="preserve">Food and supplies shortage</w:t>
      </w:r>
    </w:p>
    <w:p w:rsidR="00000000" w:rsidDel="00000000" w:rsidP="00000000" w:rsidRDefault="00000000" w:rsidRPr="00000000" w14:paraId="000003AB">
      <w:pPr>
        <w:pageBreakBefore w:val="0"/>
        <w:numPr>
          <w:ilvl w:val="3"/>
          <w:numId w:val="5"/>
        </w:numPr>
        <w:ind w:left="2880" w:hanging="360"/>
        <w:rPr>
          <w:u w:val="none"/>
        </w:rPr>
      </w:pPr>
      <w:r w:rsidDel="00000000" w:rsidR="00000000" w:rsidRPr="00000000">
        <w:rPr>
          <w:rtl w:val="0"/>
        </w:rPr>
        <w:t xml:space="preserve">Due to lack of workforce due to the loss of slaves and sending people off to war</w:t>
      </w:r>
    </w:p>
    <w:p w:rsidR="00000000" w:rsidDel="00000000" w:rsidP="00000000" w:rsidRDefault="00000000" w:rsidRPr="00000000" w14:paraId="000003AC">
      <w:pPr>
        <w:pageBreakBefore w:val="0"/>
        <w:numPr>
          <w:ilvl w:val="3"/>
          <w:numId w:val="5"/>
        </w:numPr>
        <w:ind w:left="2880" w:hanging="360"/>
        <w:rPr>
          <w:u w:val="none"/>
        </w:rPr>
      </w:pPr>
      <w:r w:rsidDel="00000000" w:rsidR="00000000" w:rsidRPr="00000000">
        <w:rPr>
          <w:rtl w:val="0"/>
        </w:rPr>
        <w:t xml:space="preserve">Led to riots and illegal trade with the Union</w:t>
      </w:r>
    </w:p>
    <w:p w:rsidR="00000000" w:rsidDel="00000000" w:rsidP="00000000" w:rsidRDefault="00000000" w:rsidRPr="00000000" w14:paraId="000003AD">
      <w:pPr>
        <w:pageBreakBefore w:val="0"/>
        <w:numPr>
          <w:ilvl w:val="2"/>
          <w:numId w:val="5"/>
        </w:numPr>
        <w:ind w:left="2160" w:hanging="360"/>
        <w:rPr>
          <w:u w:val="none"/>
        </w:rPr>
      </w:pPr>
      <w:r w:rsidDel="00000000" w:rsidR="00000000" w:rsidRPr="00000000">
        <w:rPr>
          <w:rtl w:val="0"/>
        </w:rPr>
        <w:t xml:space="preserve">Inflation</w:t>
      </w:r>
    </w:p>
    <w:p w:rsidR="00000000" w:rsidDel="00000000" w:rsidP="00000000" w:rsidRDefault="00000000" w:rsidRPr="00000000" w14:paraId="000003AE">
      <w:pPr>
        <w:pageBreakBefore w:val="0"/>
        <w:numPr>
          <w:ilvl w:val="1"/>
          <w:numId w:val="5"/>
        </w:numPr>
        <w:ind w:left="1440" w:hanging="360"/>
        <w:rPr>
          <w:u w:val="none"/>
        </w:rPr>
      </w:pPr>
      <w:r w:rsidDel="00000000" w:rsidR="00000000" w:rsidRPr="00000000">
        <w:rPr>
          <w:rtl w:val="0"/>
        </w:rPr>
        <w:t xml:space="preserve">Union</w:t>
      </w:r>
    </w:p>
    <w:p w:rsidR="00000000" w:rsidDel="00000000" w:rsidP="00000000" w:rsidRDefault="00000000" w:rsidRPr="00000000" w14:paraId="000003AF">
      <w:pPr>
        <w:pageBreakBefore w:val="0"/>
        <w:numPr>
          <w:ilvl w:val="2"/>
          <w:numId w:val="5"/>
        </w:numPr>
        <w:ind w:left="2160" w:hanging="360"/>
        <w:rPr>
          <w:u w:val="none"/>
        </w:rPr>
      </w:pPr>
      <w:r w:rsidDel="00000000" w:rsidR="00000000" w:rsidRPr="00000000">
        <w:rPr>
          <w:rtl w:val="0"/>
        </w:rPr>
        <w:t xml:space="preserve">Industries (except cotton) bloomed due to high wartime demands</w:t>
      </w:r>
    </w:p>
    <w:p w:rsidR="00000000" w:rsidDel="00000000" w:rsidP="00000000" w:rsidRDefault="00000000" w:rsidRPr="00000000" w14:paraId="000003B0">
      <w:pPr>
        <w:pageBreakBefore w:val="0"/>
        <w:numPr>
          <w:ilvl w:val="2"/>
          <w:numId w:val="5"/>
        </w:numPr>
        <w:ind w:left="2160" w:hanging="360"/>
        <w:rPr>
          <w:u w:val="none"/>
        </w:rPr>
      </w:pPr>
      <w:r w:rsidDel="00000000" w:rsidR="00000000" w:rsidRPr="00000000">
        <w:rPr>
          <w:rtl w:val="0"/>
        </w:rPr>
        <w:t xml:space="preserve">Labor-saving machines</w:t>
      </w:r>
    </w:p>
    <w:p w:rsidR="00000000" w:rsidDel="00000000" w:rsidP="00000000" w:rsidRDefault="00000000" w:rsidRPr="00000000" w14:paraId="000003B1">
      <w:pPr>
        <w:pageBreakBefore w:val="0"/>
        <w:numPr>
          <w:ilvl w:val="2"/>
          <w:numId w:val="5"/>
        </w:numPr>
        <w:ind w:left="2160" w:hanging="360"/>
        <w:rPr>
          <w:u w:val="none"/>
        </w:rPr>
      </w:pPr>
      <w:r w:rsidDel="00000000" w:rsidR="00000000" w:rsidRPr="00000000">
        <w:rPr>
          <w:rtl w:val="0"/>
        </w:rPr>
        <w:t xml:space="preserve">Wages didn’t keep up with rising economy, leading to lowered quality of life</w:t>
      </w:r>
    </w:p>
    <w:p w:rsidR="00000000" w:rsidDel="00000000" w:rsidP="00000000" w:rsidRDefault="00000000" w:rsidRPr="00000000" w14:paraId="000003B2">
      <w:pPr>
        <w:pageBreakBefore w:val="0"/>
        <w:numPr>
          <w:ilvl w:val="2"/>
          <w:numId w:val="5"/>
        </w:numPr>
        <w:ind w:left="2160" w:hanging="360"/>
        <w:rPr>
          <w:u w:val="none"/>
        </w:rPr>
      </w:pPr>
      <w:r w:rsidDel="00000000" w:rsidR="00000000" w:rsidRPr="00000000">
        <w:rPr>
          <w:rtl w:val="0"/>
        </w:rPr>
        <w:t xml:space="preserve">Women gained more job opportunities</w:t>
      </w:r>
    </w:p>
    <w:p w:rsidR="00000000" w:rsidDel="00000000" w:rsidP="00000000" w:rsidRDefault="00000000" w:rsidRPr="00000000" w14:paraId="000003B3">
      <w:pPr>
        <w:pageBreakBefore w:val="0"/>
        <w:numPr>
          <w:ilvl w:val="2"/>
          <w:numId w:val="5"/>
        </w:numPr>
        <w:ind w:left="2160" w:hanging="360"/>
        <w:rPr>
          <w:u w:val="none"/>
        </w:rPr>
      </w:pPr>
      <w:r w:rsidDel="00000000" w:rsidR="00000000" w:rsidRPr="00000000">
        <w:rPr>
          <w:rtl w:val="0"/>
        </w:rPr>
        <w:t xml:space="preserve">Some people produced shoddy goods for the sake of profit</w:t>
      </w:r>
    </w:p>
    <w:p w:rsidR="00000000" w:rsidDel="00000000" w:rsidP="00000000" w:rsidRDefault="00000000" w:rsidRPr="00000000" w14:paraId="000003B4">
      <w:pPr>
        <w:pageBreakBefore w:val="0"/>
        <w:numPr>
          <w:ilvl w:val="2"/>
          <w:numId w:val="5"/>
        </w:numPr>
        <w:ind w:left="2160" w:hanging="360"/>
        <w:rPr>
          <w:u w:val="none"/>
        </w:rPr>
      </w:pPr>
      <w:r w:rsidDel="00000000" w:rsidR="00000000" w:rsidRPr="00000000">
        <w:rPr>
          <w:rtl w:val="0"/>
        </w:rPr>
        <w:t xml:space="preserve">Income tax: the federal government collects a percentage of everyone’s income</w:t>
      </w:r>
    </w:p>
    <w:p w:rsidR="00000000" w:rsidDel="00000000" w:rsidP="00000000" w:rsidRDefault="00000000" w:rsidRPr="00000000" w14:paraId="000003B5">
      <w:pPr>
        <w:pageBreakBefore w:val="0"/>
        <w:numPr>
          <w:ilvl w:val="0"/>
          <w:numId w:val="5"/>
        </w:numPr>
        <w:ind w:left="720" w:hanging="360"/>
        <w:rPr>
          <w:u w:val="none"/>
        </w:rPr>
      </w:pPr>
      <w:r w:rsidDel="00000000" w:rsidR="00000000" w:rsidRPr="00000000">
        <w:rPr>
          <w:rtl w:val="0"/>
        </w:rPr>
        <w:t xml:space="preserve">Election of 1864: people doubt that Lincoln would be reelected, due to controversies over how long Lincoln dragged out the war.  However, he won the presidency, due to the string of victories before the election</w:t>
      </w:r>
    </w:p>
    <w:p w:rsidR="00000000" w:rsidDel="00000000" w:rsidP="00000000" w:rsidRDefault="00000000" w:rsidRPr="00000000" w14:paraId="000003B6">
      <w:pPr>
        <w:pageBreakBefore w:val="0"/>
        <w:numPr>
          <w:ilvl w:val="0"/>
          <w:numId w:val="5"/>
        </w:numPr>
        <w:ind w:left="720" w:hanging="360"/>
        <w:rPr>
          <w:u w:val="none"/>
        </w:rPr>
      </w:pPr>
      <w:r w:rsidDel="00000000" w:rsidR="00000000" w:rsidRPr="00000000">
        <w:rPr>
          <w:rtl w:val="0"/>
        </w:rPr>
        <w:t xml:space="preserve">1865: Confederate burns down their capital and surrenders.  Surrender terms are negotiated in Appomattox Court House.  Lincoln called for generous terms</w:t>
      </w:r>
    </w:p>
    <w:p w:rsidR="00000000" w:rsidDel="00000000" w:rsidP="00000000" w:rsidRDefault="00000000" w:rsidRPr="00000000" w14:paraId="000003B7">
      <w:pPr>
        <w:pageBreakBefore w:val="0"/>
        <w:numPr>
          <w:ilvl w:val="0"/>
          <w:numId w:val="5"/>
        </w:numPr>
        <w:ind w:left="720" w:hanging="360"/>
        <w:rPr>
          <w:highlight w:val="yellow"/>
        </w:rPr>
      </w:pPr>
      <w:r w:rsidDel="00000000" w:rsidR="00000000" w:rsidRPr="00000000">
        <w:rPr>
          <w:highlight w:val="yellow"/>
          <w:rtl w:val="0"/>
        </w:rPr>
        <w:t xml:space="preserve">Legacy</w:t>
      </w:r>
    </w:p>
    <w:p w:rsidR="00000000" w:rsidDel="00000000" w:rsidP="00000000" w:rsidRDefault="00000000" w:rsidRPr="00000000" w14:paraId="000003B8">
      <w:pPr>
        <w:pageBreakBefore w:val="0"/>
        <w:numPr>
          <w:ilvl w:val="1"/>
          <w:numId w:val="5"/>
        </w:numPr>
        <w:ind w:left="1440" w:hanging="360"/>
        <w:rPr>
          <w:u w:val="none"/>
        </w:rPr>
      </w:pPr>
      <w:r w:rsidDel="00000000" w:rsidR="00000000" w:rsidRPr="00000000">
        <w:rPr>
          <w:rtl w:val="0"/>
        </w:rPr>
        <w:t xml:space="preserve">No states dare to secede anymore</w:t>
      </w:r>
    </w:p>
    <w:p w:rsidR="00000000" w:rsidDel="00000000" w:rsidP="00000000" w:rsidRDefault="00000000" w:rsidRPr="00000000" w14:paraId="000003B9">
      <w:pPr>
        <w:pageBreakBefore w:val="0"/>
        <w:numPr>
          <w:ilvl w:val="1"/>
          <w:numId w:val="5"/>
        </w:numPr>
        <w:ind w:left="1440" w:hanging="360"/>
        <w:rPr>
          <w:u w:val="none"/>
        </w:rPr>
      </w:pPr>
      <w:r w:rsidDel="00000000" w:rsidR="00000000" w:rsidRPr="00000000">
        <w:rPr>
          <w:rtl w:val="0"/>
        </w:rPr>
        <w:t xml:space="preserve">Federal-state disputes shift to about the usage of funds</w:t>
      </w:r>
    </w:p>
    <w:p w:rsidR="00000000" w:rsidDel="00000000" w:rsidP="00000000" w:rsidRDefault="00000000" w:rsidRPr="00000000" w14:paraId="000003BA">
      <w:pPr>
        <w:pageBreakBefore w:val="0"/>
        <w:numPr>
          <w:ilvl w:val="1"/>
          <w:numId w:val="5"/>
        </w:numPr>
        <w:ind w:left="1440" w:hanging="360"/>
        <w:rPr>
          <w:u w:val="none"/>
        </w:rPr>
      </w:pPr>
      <w:r w:rsidDel="00000000" w:rsidR="00000000" w:rsidRPr="00000000">
        <w:rPr>
          <w:rtl w:val="0"/>
        </w:rPr>
        <w:t xml:space="preserve">Federal income tax</w:t>
      </w:r>
    </w:p>
    <w:p w:rsidR="00000000" w:rsidDel="00000000" w:rsidP="00000000" w:rsidRDefault="00000000" w:rsidRPr="00000000" w14:paraId="000003BB">
      <w:pPr>
        <w:pageBreakBefore w:val="0"/>
        <w:numPr>
          <w:ilvl w:val="1"/>
          <w:numId w:val="5"/>
        </w:numPr>
        <w:ind w:left="1440" w:hanging="360"/>
        <w:rPr>
          <w:u w:val="none"/>
        </w:rPr>
      </w:pPr>
      <w:r w:rsidDel="00000000" w:rsidR="00000000" w:rsidRPr="00000000">
        <w:rPr>
          <w:rtl w:val="0"/>
        </w:rPr>
        <w:t xml:space="preserve">National paper currency</w:t>
      </w:r>
    </w:p>
    <w:p w:rsidR="00000000" w:rsidDel="00000000" w:rsidP="00000000" w:rsidRDefault="00000000" w:rsidRPr="00000000" w14:paraId="000003BC">
      <w:pPr>
        <w:pageBreakBefore w:val="0"/>
        <w:numPr>
          <w:ilvl w:val="1"/>
          <w:numId w:val="5"/>
        </w:numPr>
        <w:ind w:left="1440" w:hanging="360"/>
        <w:rPr>
          <w:u w:val="none"/>
        </w:rPr>
      </w:pPr>
      <w:r w:rsidDel="00000000" w:rsidR="00000000" w:rsidRPr="00000000">
        <w:rPr>
          <w:rtl w:val="0"/>
        </w:rPr>
        <w:t xml:space="preserve">Conscription</w:t>
      </w:r>
    </w:p>
    <w:p w:rsidR="00000000" w:rsidDel="00000000" w:rsidP="00000000" w:rsidRDefault="00000000" w:rsidRPr="00000000" w14:paraId="000003BD">
      <w:pPr>
        <w:pageBreakBefore w:val="0"/>
        <w:numPr>
          <w:ilvl w:val="1"/>
          <w:numId w:val="5"/>
        </w:numPr>
        <w:ind w:left="1440" w:hanging="360"/>
        <w:rPr>
          <w:u w:val="none"/>
        </w:rPr>
      </w:pPr>
      <w:r w:rsidDel="00000000" w:rsidR="00000000" w:rsidRPr="00000000">
        <w:rPr>
          <w:rtl w:val="0"/>
        </w:rPr>
        <w:t xml:space="preserve">Federal government support businesses</w:t>
      </w:r>
    </w:p>
    <w:p w:rsidR="00000000" w:rsidDel="00000000" w:rsidP="00000000" w:rsidRDefault="00000000" w:rsidRPr="00000000" w14:paraId="000003BE">
      <w:pPr>
        <w:pageBreakBefore w:val="0"/>
        <w:numPr>
          <w:ilvl w:val="1"/>
          <w:numId w:val="5"/>
        </w:numPr>
        <w:ind w:left="1440" w:hanging="360"/>
        <w:rPr>
          <w:u w:val="none"/>
        </w:rPr>
      </w:pPr>
      <w:r w:rsidDel="00000000" w:rsidR="00000000" w:rsidRPr="00000000">
        <w:rPr>
          <w:rtl w:val="0"/>
        </w:rPr>
        <w:t xml:space="preserve">Federal government subsidizes a national railroad</w:t>
      </w:r>
    </w:p>
    <w:p w:rsidR="00000000" w:rsidDel="00000000" w:rsidP="00000000" w:rsidRDefault="00000000" w:rsidRPr="00000000" w14:paraId="000003BF">
      <w:pPr>
        <w:pageBreakBefore w:val="0"/>
        <w:numPr>
          <w:ilvl w:val="1"/>
          <w:numId w:val="5"/>
        </w:numPr>
        <w:ind w:left="1440" w:hanging="360"/>
        <w:rPr>
          <w:u w:val="none"/>
        </w:rPr>
      </w:pPr>
      <w:r w:rsidDel="00000000" w:rsidR="00000000" w:rsidRPr="00000000">
        <w:rPr>
          <w:rtl w:val="0"/>
        </w:rPr>
        <w:t xml:space="preserve">National Bank Act</w:t>
      </w:r>
    </w:p>
    <w:p w:rsidR="00000000" w:rsidDel="00000000" w:rsidP="00000000" w:rsidRDefault="00000000" w:rsidRPr="00000000" w14:paraId="000003C0">
      <w:pPr>
        <w:pageBreakBefore w:val="0"/>
        <w:numPr>
          <w:ilvl w:val="2"/>
          <w:numId w:val="5"/>
        </w:numPr>
        <w:ind w:left="2160" w:hanging="360"/>
        <w:rPr>
          <w:u w:val="none"/>
        </w:rPr>
      </w:pPr>
      <w:r w:rsidDel="00000000" w:rsidR="00000000" w:rsidRPr="00000000">
        <w:rPr>
          <w:rtl w:val="0"/>
        </w:rPr>
        <w:t xml:space="preserve">Created a system of federally chartered banks</w:t>
      </w:r>
    </w:p>
    <w:p w:rsidR="00000000" w:rsidDel="00000000" w:rsidP="00000000" w:rsidRDefault="00000000" w:rsidRPr="00000000" w14:paraId="000003C1">
      <w:pPr>
        <w:pageBreakBefore w:val="0"/>
        <w:numPr>
          <w:ilvl w:val="2"/>
          <w:numId w:val="5"/>
        </w:numPr>
        <w:ind w:left="2160" w:hanging="360"/>
        <w:rPr>
          <w:u w:val="none"/>
        </w:rPr>
      </w:pPr>
      <w:r w:rsidDel="00000000" w:rsidR="00000000" w:rsidRPr="00000000">
        <w:rPr>
          <w:rtl w:val="0"/>
        </w:rPr>
        <w:t xml:space="preserve">Set requirement for loans</w:t>
      </w:r>
    </w:p>
    <w:p w:rsidR="00000000" w:rsidDel="00000000" w:rsidP="00000000" w:rsidRDefault="00000000" w:rsidRPr="00000000" w14:paraId="000003C2">
      <w:pPr>
        <w:pageBreakBefore w:val="0"/>
        <w:numPr>
          <w:ilvl w:val="2"/>
          <w:numId w:val="5"/>
        </w:numPr>
        <w:ind w:left="2160" w:hanging="360"/>
        <w:rPr>
          <w:u w:val="none"/>
        </w:rPr>
      </w:pPr>
      <w:r w:rsidDel="00000000" w:rsidR="00000000" w:rsidRPr="00000000">
        <w:rPr>
          <w:rtl w:val="0"/>
        </w:rPr>
        <w:t xml:space="preserve">Require banks to be inspected</w:t>
      </w:r>
    </w:p>
    <w:p w:rsidR="00000000" w:rsidDel="00000000" w:rsidP="00000000" w:rsidRDefault="00000000" w:rsidRPr="00000000" w14:paraId="000003C3">
      <w:pPr>
        <w:pageBreakBefore w:val="0"/>
        <w:numPr>
          <w:ilvl w:val="2"/>
          <w:numId w:val="5"/>
        </w:numPr>
        <w:ind w:left="2160" w:hanging="360"/>
        <w:rPr>
          <w:u w:val="none"/>
        </w:rPr>
      </w:pPr>
      <w:r w:rsidDel="00000000" w:rsidR="00000000" w:rsidRPr="00000000">
        <w:rPr>
          <w:rtl w:val="0"/>
        </w:rPr>
        <w:t xml:space="preserve">Protects investors</w:t>
      </w:r>
    </w:p>
    <w:p w:rsidR="00000000" w:rsidDel="00000000" w:rsidP="00000000" w:rsidRDefault="00000000" w:rsidRPr="00000000" w14:paraId="000003C4">
      <w:pPr>
        <w:pageBreakBefore w:val="0"/>
        <w:numPr>
          <w:ilvl w:val="1"/>
          <w:numId w:val="5"/>
        </w:numPr>
        <w:ind w:left="1440" w:hanging="360"/>
        <w:rPr>
          <w:u w:val="none"/>
        </w:rPr>
      </w:pPr>
      <w:r w:rsidDel="00000000" w:rsidR="00000000" w:rsidRPr="00000000">
        <w:rPr>
          <w:rtl w:val="0"/>
        </w:rPr>
        <w:t xml:space="preserve">Economy</w:t>
      </w:r>
    </w:p>
    <w:p w:rsidR="00000000" w:rsidDel="00000000" w:rsidP="00000000" w:rsidRDefault="00000000" w:rsidRPr="00000000" w14:paraId="000003C5">
      <w:pPr>
        <w:pageBreakBefore w:val="0"/>
        <w:numPr>
          <w:ilvl w:val="2"/>
          <w:numId w:val="5"/>
        </w:numPr>
        <w:ind w:left="2160" w:hanging="360"/>
        <w:rPr>
          <w:u w:val="none"/>
        </w:rPr>
      </w:pPr>
      <w:r w:rsidDel="00000000" w:rsidR="00000000" w:rsidRPr="00000000">
        <w:rPr>
          <w:rtl w:val="0"/>
        </w:rPr>
        <w:t xml:space="preserve">North</w:t>
      </w:r>
    </w:p>
    <w:p w:rsidR="00000000" w:rsidDel="00000000" w:rsidP="00000000" w:rsidRDefault="00000000" w:rsidRPr="00000000" w14:paraId="000003C6">
      <w:pPr>
        <w:pageBreakBefore w:val="0"/>
        <w:numPr>
          <w:ilvl w:val="3"/>
          <w:numId w:val="5"/>
        </w:numPr>
        <w:ind w:left="2880" w:hanging="360"/>
        <w:rPr>
          <w:u w:val="none"/>
        </w:rPr>
      </w:pPr>
      <w:r w:rsidDel="00000000" w:rsidR="00000000" w:rsidRPr="00000000">
        <w:rPr>
          <w:rtl w:val="0"/>
        </w:rPr>
        <w:t xml:space="preserve">Booming economy</w:t>
      </w:r>
    </w:p>
    <w:p w:rsidR="00000000" w:rsidDel="00000000" w:rsidP="00000000" w:rsidRDefault="00000000" w:rsidRPr="00000000" w14:paraId="000003C7">
      <w:pPr>
        <w:pageBreakBefore w:val="0"/>
        <w:numPr>
          <w:ilvl w:val="3"/>
          <w:numId w:val="5"/>
        </w:numPr>
        <w:ind w:left="2880" w:hanging="360"/>
        <w:rPr>
          <w:u w:val="none"/>
        </w:rPr>
      </w:pPr>
      <w:r w:rsidDel="00000000" w:rsidR="00000000" w:rsidRPr="00000000">
        <w:rPr>
          <w:rtl w:val="0"/>
        </w:rPr>
        <w:t xml:space="preserve">Sold many weapons to the government during the war</w:t>
      </w:r>
    </w:p>
    <w:p w:rsidR="00000000" w:rsidDel="00000000" w:rsidP="00000000" w:rsidRDefault="00000000" w:rsidRPr="00000000" w14:paraId="000003C8">
      <w:pPr>
        <w:pageBreakBefore w:val="0"/>
        <w:numPr>
          <w:ilvl w:val="3"/>
          <w:numId w:val="5"/>
        </w:numPr>
        <w:ind w:left="2880" w:hanging="360"/>
        <w:rPr>
          <w:u w:val="none"/>
        </w:rPr>
      </w:pPr>
      <w:r w:rsidDel="00000000" w:rsidR="00000000" w:rsidRPr="00000000">
        <w:rPr>
          <w:rtl w:val="0"/>
        </w:rPr>
        <w:t xml:space="preserve">Able to make many business investments</w:t>
      </w:r>
    </w:p>
    <w:p w:rsidR="00000000" w:rsidDel="00000000" w:rsidP="00000000" w:rsidRDefault="00000000" w:rsidRPr="00000000" w14:paraId="000003C9">
      <w:pPr>
        <w:pageBreakBefore w:val="0"/>
        <w:numPr>
          <w:ilvl w:val="3"/>
          <w:numId w:val="5"/>
        </w:numPr>
        <w:ind w:left="2880" w:hanging="360"/>
        <w:rPr>
          <w:u w:val="none"/>
        </w:rPr>
      </w:pPr>
      <w:r w:rsidDel="00000000" w:rsidR="00000000" w:rsidRPr="00000000">
        <w:rPr>
          <w:rtl w:val="0"/>
        </w:rPr>
        <w:t xml:space="preserve">Usage of labor-saving agriculture tools</w:t>
      </w:r>
    </w:p>
    <w:p w:rsidR="00000000" w:rsidDel="00000000" w:rsidP="00000000" w:rsidRDefault="00000000" w:rsidRPr="00000000" w14:paraId="000003CA">
      <w:pPr>
        <w:pageBreakBefore w:val="0"/>
        <w:numPr>
          <w:ilvl w:val="2"/>
          <w:numId w:val="5"/>
        </w:numPr>
        <w:ind w:left="2160" w:hanging="360"/>
        <w:rPr>
          <w:u w:val="none"/>
        </w:rPr>
      </w:pPr>
      <w:r w:rsidDel="00000000" w:rsidR="00000000" w:rsidRPr="00000000">
        <w:rPr>
          <w:rtl w:val="0"/>
        </w:rPr>
        <w:t xml:space="preserve">South</w:t>
      </w:r>
    </w:p>
    <w:p w:rsidR="00000000" w:rsidDel="00000000" w:rsidP="00000000" w:rsidRDefault="00000000" w:rsidRPr="00000000" w14:paraId="000003CB">
      <w:pPr>
        <w:pageBreakBefore w:val="0"/>
        <w:numPr>
          <w:ilvl w:val="3"/>
          <w:numId w:val="5"/>
        </w:numPr>
        <w:ind w:left="2880" w:hanging="360"/>
        <w:rPr>
          <w:u w:val="none"/>
        </w:rPr>
      </w:pPr>
      <w:r w:rsidDel="00000000" w:rsidR="00000000" w:rsidRPr="00000000">
        <w:rPr>
          <w:rtl w:val="0"/>
        </w:rPr>
        <w:t xml:space="preserve">Industries were wrecked</w:t>
      </w:r>
    </w:p>
    <w:p w:rsidR="00000000" w:rsidDel="00000000" w:rsidP="00000000" w:rsidRDefault="00000000" w:rsidRPr="00000000" w14:paraId="000003CC">
      <w:pPr>
        <w:pageBreakBefore w:val="0"/>
        <w:numPr>
          <w:ilvl w:val="2"/>
          <w:numId w:val="5"/>
        </w:numPr>
        <w:ind w:left="2160" w:hanging="360"/>
        <w:rPr>
          <w:u w:val="none"/>
        </w:rPr>
      </w:pPr>
      <w:r w:rsidDel="00000000" w:rsidR="00000000" w:rsidRPr="00000000">
        <w:rPr>
          <w:rtl w:val="0"/>
        </w:rPr>
        <w:t xml:space="preserve">War costs USA+CSA a total of $3.3B</w:t>
      </w:r>
    </w:p>
    <w:p w:rsidR="00000000" w:rsidDel="00000000" w:rsidP="00000000" w:rsidRDefault="00000000" w:rsidRPr="00000000" w14:paraId="000003CD">
      <w:pPr>
        <w:pageBreakBefore w:val="0"/>
        <w:numPr>
          <w:ilvl w:val="1"/>
          <w:numId w:val="5"/>
        </w:numPr>
        <w:ind w:left="1440" w:hanging="360"/>
        <w:rPr>
          <w:u w:val="none"/>
        </w:rPr>
      </w:pPr>
      <w:r w:rsidDel="00000000" w:rsidR="00000000" w:rsidRPr="00000000">
        <w:rPr>
          <w:rtl w:val="0"/>
        </w:rPr>
        <w:t xml:space="preserve">USA+CSA lost a total of 31M lives</w:t>
      </w:r>
    </w:p>
    <w:p w:rsidR="00000000" w:rsidDel="00000000" w:rsidP="00000000" w:rsidRDefault="00000000" w:rsidRPr="00000000" w14:paraId="000003CE">
      <w:pPr>
        <w:pageBreakBefore w:val="0"/>
        <w:numPr>
          <w:ilvl w:val="1"/>
          <w:numId w:val="5"/>
        </w:numPr>
        <w:ind w:left="1440" w:hanging="360"/>
        <w:rPr>
          <w:u w:val="none"/>
        </w:rPr>
      </w:pPr>
      <w:r w:rsidDel="00000000" w:rsidR="00000000" w:rsidRPr="00000000">
        <w:rPr>
          <w:rtl w:val="0"/>
        </w:rPr>
        <w:t xml:space="preserve">13th Amendment: Slavery is outlawed</w:t>
      </w:r>
    </w:p>
    <w:p w:rsidR="00000000" w:rsidDel="00000000" w:rsidP="00000000" w:rsidRDefault="00000000" w:rsidRPr="00000000" w14:paraId="000003CF">
      <w:pPr>
        <w:pageBreakBefore w:val="0"/>
        <w:numPr>
          <w:ilvl w:val="1"/>
          <w:numId w:val="5"/>
        </w:numPr>
        <w:ind w:left="1440" w:hanging="360"/>
        <w:rPr>
          <w:u w:val="none"/>
        </w:rPr>
      </w:pPr>
      <w:r w:rsidDel="00000000" w:rsidR="00000000" w:rsidRPr="00000000">
        <w:rPr>
          <w:rtl w:val="0"/>
        </w:rPr>
        <w:t xml:space="preserve">Some veterans continued on with military work, while others moved on to other work</w:t>
      </w:r>
    </w:p>
    <w:p w:rsidR="00000000" w:rsidDel="00000000" w:rsidP="00000000" w:rsidRDefault="00000000" w:rsidRPr="00000000" w14:paraId="000003D0">
      <w:pPr>
        <w:pageBreakBefore w:val="0"/>
        <w:numPr>
          <w:ilvl w:val="1"/>
          <w:numId w:val="5"/>
        </w:numPr>
        <w:ind w:left="1440" w:hanging="360"/>
        <w:rPr>
          <w:u w:val="none"/>
        </w:rPr>
      </w:pPr>
      <w:r w:rsidDel="00000000" w:rsidR="00000000" w:rsidRPr="00000000">
        <w:rPr>
          <w:rtl w:val="0"/>
        </w:rPr>
        <w:t xml:space="preserve">5 days after the Confederate surrender, John Wilkes Booth, a Southern sympathizer, assassinated President Lincoln at Ford’s Theatre.  7M people came to mourn his death</w:t>
      </w:r>
      <w:r w:rsidDel="00000000" w:rsidR="00000000" w:rsidRPr="00000000">
        <w:rPr>
          <w:rtl w:val="0"/>
        </w:rPr>
      </w:r>
    </w:p>
    <w:p w:rsidR="00000000" w:rsidDel="00000000" w:rsidP="00000000" w:rsidRDefault="00000000" w:rsidRPr="00000000" w14:paraId="000003D1">
      <w:pPr>
        <w:pageBreakBefore w:val="0"/>
        <w:rPr/>
      </w:pPr>
      <w:r w:rsidDel="00000000" w:rsidR="00000000" w:rsidRPr="00000000">
        <w:rPr>
          <w:rtl w:val="0"/>
        </w:rPr>
      </w:r>
    </w:p>
    <w:p w:rsidR="00000000" w:rsidDel="00000000" w:rsidP="00000000" w:rsidRDefault="00000000" w:rsidRPr="00000000" w14:paraId="000003D2">
      <w:pPr>
        <w:pStyle w:val="Title"/>
        <w:pageBreakBefore w:val="0"/>
        <w:rPr/>
      </w:pPr>
      <w:bookmarkStart w:colFirst="0" w:colLast="0" w:name="_y4f5ag3bilg1" w:id="7"/>
      <w:bookmarkEnd w:id="7"/>
      <w:r w:rsidDel="00000000" w:rsidR="00000000" w:rsidRPr="00000000">
        <w:rPr>
          <w:rtl w:val="0"/>
        </w:rPr>
        <w:t xml:space="preserve">Reconstruction (1865-1877)</w:t>
      </w:r>
    </w:p>
    <w:p w:rsidR="00000000" w:rsidDel="00000000" w:rsidP="00000000" w:rsidRDefault="00000000" w:rsidRPr="00000000" w14:paraId="000003D3">
      <w:pPr>
        <w:pageBreakBefore w:val="0"/>
        <w:numPr>
          <w:ilvl w:val="0"/>
          <w:numId w:val="11"/>
        </w:numPr>
        <w:ind w:left="720" w:hanging="360"/>
        <w:rPr>
          <w:u w:val="none"/>
        </w:rPr>
      </w:pPr>
      <w:r w:rsidDel="00000000" w:rsidR="00000000" w:rsidRPr="00000000">
        <w:rPr>
          <w:rtl w:val="0"/>
        </w:rPr>
        <w:t xml:space="preserve">Period of rebuilding after Civil War</w:t>
      </w:r>
    </w:p>
    <w:p w:rsidR="00000000" w:rsidDel="00000000" w:rsidP="00000000" w:rsidRDefault="00000000" w:rsidRPr="00000000" w14:paraId="000003D4">
      <w:pPr>
        <w:pageBreakBefore w:val="0"/>
        <w:numPr>
          <w:ilvl w:val="0"/>
          <w:numId w:val="11"/>
        </w:numPr>
        <w:ind w:left="720" w:hanging="360"/>
        <w:rPr>
          <w:u w:val="none"/>
        </w:rPr>
      </w:pPr>
      <w:r w:rsidDel="00000000" w:rsidR="00000000" w:rsidRPr="00000000">
        <w:rPr>
          <w:highlight w:val="yellow"/>
          <w:rtl w:val="0"/>
        </w:rPr>
        <w:t xml:space="preserve">Lincoln</w:t>
      </w:r>
      <w:r w:rsidDel="00000000" w:rsidR="00000000" w:rsidRPr="00000000">
        <w:rPr>
          <w:rtl w:val="0"/>
        </w:rPr>
        <w:tab/>
      </w:r>
    </w:p>
    <w:p w:rsidR="00000000" w:rsidDel="00000000" w:rsidP="00000000" w:rsidRDefault="00000000" w:rsidRPr="00000000" w14:paraId="000003D5">
      <w:pPr>
        <w:pageBreakBefore w:val="0"/>
        <w:numPr>
          <w:ilvl w:val="1"/>
          <w:numId w:val="11"/>
        </w:numPr>
        <w:ind w:left="1440" w:hanging="360"/>
        <w:rPr>
          <w:u w:val="none"/>
        </w:rPr>
      </w:pPr>
      <w:r w:rsidDel="00000000" w:rsidR="00000000" w:rsidRPr="00000000">
        <w:rPr>
          <w:rtl w:val="0"/>
        </w:rPr>
        <w:t xml:space="preserve">Secession is constitutionally impossible, so it’s people in rebellion, who he can pardon</w:t>
      </w:r>
    </w:p>
    <w:p w:rsidR="00000000" w:rsidDel="00000000" w:rsidP="00000000" w:rsidRDefault="00000000" w:rsidRPr="00000000" w14:paraId="000003D6">
      <w:pPr>
        <w:pageBreakBefore w:val="0"/>
        <w:numPr>
          <w:ilvl w:val="1"/>
          <w:numId w:val="11"/>
        </w:numPr>
        <w:ind w:left="1440" w:hanging="360"/>
        <w:rPr>
          <w:u w:val="none"/>
        </w:rPr>
      </w:pPr>
      <w:r w:rsidDel="00000000" w:rsidR="00000000" w:rsidRPr="00000000">
        <w:rPr>
          <w:rtl w:val="0"/>
        </w:rPr>
        <w:t xml:space="preserve">10 Percent Plan</w:t>
      </w:r>
    </w:p>
    <w:p w:rsidR="00000000" w:rsidDel="00000000" w:rsidP="00000000" w:rsidRDefault="00000000" w:rsidRPr="00000000" w14:paraId="000003D7">
      <w:pPr>
        <w:pageBreakBefore w:val="0"/>
        <w:numPr>
          <w:ilvl w:val="2"/>
          <w:numId w:val="11"/>
        </w:numPr>
        <w:ind w:left="2160" w:hanging="360"/>
        <w:rPr>
          <w:u w:val="none"/>
        </w:rPr>
      </w:pPr>
      <w:r w:rsidDel="00000000" w:rsidR="00000000" w:rsidRPr="00000000">
        <w:rPr>
          <w:rtl w:val="0"/>
        </w:rPr>
        <w:t xml:space="preserve">High level Confederate officials and those accused of war crimes are required to swear allegiance to the Union</w:t>
      </w:r>
    </w:p>
    <w:p w:rsidR="00000000" w:rsidDel="00000000" w:rsidP="00000000" w:rsidRDefault="00000000" w:rsidRPr="00000000" w14:paraId="000003D8">
      <w:pPr>
        <w:pageBreakBefore w:val="0"/>
        <w:numPr>
          <w:ilvl w:val="2"/>
          <w:numId w:val="11"/>
        </w:numPr>
        <w:ind w:left="2160" w:hanging="360"/>
        <w:rPr>
          <w:u w:val="none"/>
        </w:rPr>
      </w:pPr>
      <w:r w:rsidDel="00000000" w:rsidR="00000000" w:rsidRPr="00000000">
        <w:rPr>
          <w:rtl w:val="0"/>
        </w:rPr>
        <w:t xml:space="preserve">Everyone else is pardoned</w:t>
      </w:r>
    </w:p>
    <w:p w:rsidR="00000000" w:rsidDel="00000000" w:rsidP="00000000" w:rsidRDefault="00000000" w:rsidRPr="00000000" w14:paraId="000003D9">
      <w:pPr>
        <w:pageBreakBefore w:val="0"/>
        <w:numPr>
          <w:ilvl w:val="2"/>
          <w:numId w:val="11"/>
        </w:numPr>
        <w:ind w:left="2160" w:hanging="360"/>
        <w:rPr>
          <w:u w:val="none"/>
        </w:rPr>
      </w:pPr>
      <w:r w:rsidDel="00000000" w:rsidR="00000000" w:rsidRPr="00000000">
        <w:rPr>
          <w:rtl w:val="0"/>
        </w:rPr>
        <w:t xml:space="preserve">Opposed by Radical Republicans</w:t>
      </w:r>
    </w:p>
    <w:p w:rsidR="00000000" w:rsidDel="00000000" w:rsidP="00000000" w:rsidRDefault="00000000" w:rsidRPr="00000000" w14:paraId="000003DA">
      <w:pPr>
        <w:pageBreakBefore w:val="0"/>
        <w:numPr>
          <w:ilvl w:val="3"/>
          <w:numId w:val="11"/>
        </w:numPr>
        <w:ind w:left="2880" w:hanging="360"/>
        <w:rPr>
          <w:u w:val="none"/>
        </w:rPr>
      </w:pPr>
      <w:r w:rsidDel="00000000" w:rsidR="00000000" w:rsidRPr="00000000">
        <w:rPr>
          <w:rtl w:val="0"/>
        </w:rPr>
        <w:t xml:space="preserve">Former slave owners shouldn’t be in power anymore</w:t>
      </w:r>
    </w:p>
    <w:p w:rsidR="00000000" w:rsidDel="00000000" w:rsidP="00000000" w:rsidRDefault="00000000" w:rsidRPr="00000000" w14:paraId="000003DB">
      <w:pPr>
        <w:pageBreakBefore w:val="0"/>
        <w:numPr>
          <w:ilvl w:val="3"/>
          <w:numId w:val="11"/>
        </w:numPr>
        <w:ind w:left="2880" w:hanging="360"/>
        <w:rPr>
          <w:u w:val="none"/>
        </w:rPr>
      </w:pPr>
      <w:r w:rsidDel="00000000" w:rsidR="00000000" w:rsidRPr="00000000">
        <w:rPr>
          <w:rtl w:val="0"/>
        </w:rPr>
        <w:t xml:space="preserve">Reconstruction should be about giving rights to freed slaves</w:t>
      </w:r>
    </w:p>
    <w:p w:rsidR="00000000" w:rsidDel="00000000" w:rsidP="00000000" w:rsidRDefault="00000000" w:rsidRPr="00000000" w14:paraId="000003DC">
      <w:pPr>
        <w:pageBreakBefore w:val="0"/>
        <w:numPr>
          <w:ilvl w:val="3"/>
          <w:numId w:val="11"/>
        </w:numPr>
        <w:ind w:left="2880" w:hanging="360"/>
        <w:rPr>
          <w:u w:val="none"/>
        </w:rPr>
      </w:pPr>
      <w:r w:rsidDel="00000000" w:rsidR="00000000" w:rsidRPr="00000000">
        <w:rPr>
          <w:rtl w:val="0"/>
        </w:rPr>
        <w:t xml:space="preserve">Wade Davis Bill: attempt to have Congress lead Reconstruction</w:t>
      </w:r>
    </w:p>
    <w:p w:rsidR="00000000" w:rsidDel="00000000" w:rsidP="00000000" w:rsidRDefault="00000000" w:rsidRPr="00000000" w14:paraId="000003DD">
      <w:pPr>
        <w:pageBreakBefore w:val="0"/>
        <w:numPr>
          <w:ilvl w:val="4"/>
          <w:numId w:val="11"/>
        </w:numPr>
        <w:ind w:left="3600" w:hanging="360"/>
        <w:rPr>
          <w:u w:val="none"/>
        </w:rPr>
      </w:pPr>
      <w:r w:rsidDel="00000000" w:rsidR="00000000" w:rsidRPr="00000000">
        <w:rPr>
          <w:rtl w:val="0"/>
        </w:rPr>
        <w:t xml:space="preserve">Lincoln pocket vetoed it</w:t>
      </w:r>
    </w:p>
    <w:p w:rsidR="00000000" w:rsidDel="00000000" w:rsidP="00000000" w:rsidRDefault="00000000" w:rsidRPr="00000000" w14:paraId="000003DE">
      <w:pPr>
        <w:pageBreakBefore w:val="0"/>
        <w:numPr>
          <w:ilvl w:val="0"/>
          <w:numId w:val="11"/>
        </w:numPr>
        <w:ind w:left="720" w:hanging="360"/>
        <w:rPr>
          <w:highlight w:val="yellow"/>
        </w:rPr>
      </w:pPr>
      <w:r w:rsidDel="00000000" w:rsidR="00000000" w:rsidRPr="00000000">
        <w:rPr>
          <w:highlight w:val="yellow"/>
          <w:rtl w:val="0"/>
        </w:rPr>
        <w:t xml:space="preserve">Johnson</w:t>
      </w:r>
    </w:p>
    <w:p w:rsidR="00000000" w:rsidDel="00000000" w:rsidP="00000000" w:rsidRDefault="00000000" w:rsidRPr="00000000" w14:paraId="000003DF">
      <w:pPr>
        <w:pageBreakBefore w:val="0"/>
        <w:numPr>
          <w:ilvl w:val="1"/>
          <w:numId w:val="11"/>
        </w:numPr>
        <w:ind w:left="1440" w:hanging="360"/>
        <w:rPr>
          <w:u w:val="none"/>
        </w:rPr>
      </w:pPr>
      <w:r w:rsidDel="00000000" w:rsidR="00000000" w:rsidRPr="00000000">
        <w:rPr>
          <w:rtl w:val="0"/>
        </w:rPr>
        <w:t xml:space="preserve">Presidential Reconstruction</w:t>
      </w:r>
    </w:p>
    <w:p w:rsidR="00000000" w:rsidDel="00000000" w:rsidP="00000000" w:rsidRDefault="00000000" w:rsidRPr="00000000" w14:paraId="000003E0">
      <w:pPr>
        <w:pageBreakBefore w:val="0"/>
        <w:numPr>
          <w:ilvl w:val="2"/>
          <w:numId w:val="11"/>
        </w:numPr>
        <w:ind w:left="2160" w:hanging="360"/>
        <w:rPr>
          <w:u w:val="none"/>
        </w:rPr>
      </w:pPr>
      <w:r w:rsidDel="00000000" w:rsidR="00000000" w:rsidRPr="00000000">
        <w:rPr>
          <w:rtl w:val="0"/>
        </w:rPr>
        <w:t xml:space="preserve">States can be readmitted if</w:t>
      </w:r>
    </w:p>
    <w:p w:rsidR="00000000" w:rsidDel="00000000" w:rsidP="00000000" w:rsidRDefault="00000000" w:rsidRPr="00000000" w14:paraId="000003E1">
      <w:pPr>
        <w:pageBreakBefore w:val="0"/>
        <w:numPr>
          <w:ilvl w:val="3"/>
          <w:numId w:val="11"/>
        </w:numPr>
        <w:ind w:left="2880" w:hanging="360"/>
        <w:rPr>
          <w:u w:val="none"/>
        </w:rPr>
      </w:pPr>
      <w:r w:rsidDel="00000000" w:rsidR="00000000" w:rsidRPr="00000000">
        <w:rPr>
          <w:rtl w:val="0"/>
        </w:rPr>
        <w:t xml:space="preserve">Withdraw secession</w:t>
      </w:r>
    </w:p>
    <w:p w:rsidR="00000000" w:rsidDel="00000000" w:rsidP="00000000" w:rsidRDefault="00000000" w:rsidRPr="00000000" w14:paraId="000003E2">
      <w:pPr>
        <w:pageBreakBefore w:val="0"/>
        <w:numPr>
          <w:ilvl w:val="3"/>
          <w:numId w:val="11"/>
        </w:numPr>
        <w:ind w:left="2880" w:hanging="360"/>
        <w:rPr>
          <w:u w:val="none"/>
        </w:rPr>
      </w:pPr>
      <w:r w:rsidDel="00000000" w:rsidR="00000000" w:rsidRPr="00000000">
        <w:rPr>
          <w:rtl w:val="0"/>
        </w:rPr>
        <w:t xml:space="preserve">Swear allegiance to the Union</w:t>
      </w:r>
    </w:p>
    <w:p w:rsidR="00000000" w:rsidDel="00000000" w:rsidP="00000000" w:rsidRDefault="00000000" w:rsidRPr="00000000" w14:paraId="000003E3">
      <w:pPr>
        <w:pageBreakBefore w:val="0"/>
        <w:numPr>
          <w:ilvl w:val="3"/>
          <w:numId w:val="11"/>
        </w:numPr>
        <w:ind w:left="2880" w:hanging="360"/>
        <w:rPr>
          <w:u w:val="none"/>
        </w:rPr>
      </w:pPr>
      <w:r w:rsidDel="00000000" w:rsidR="00000000" w:rsidRPr="00000000">
        <w:rPr>
          <w:rtl w:val="0"/>
        </w:rPr>
        <w:t xml:space="preserve">Annul Confederate war debts</w:t>
      </w:r>
    </w:p>
    <w:p w:rsidR="00000000" w:rsidDel="00000000" w:rsidP="00000000" w:rsidRDefault="00000000" w:rsidRPr="00000000" w14:paraId="000003E4">
      <w:pPr>
        <w:pageBreakBefore w:val="0"/>
        <w:numPr>
          <w:ilvl w:val="3"/>
          <w:numId w:val="11"/>
        </w:numPr>
        <w:ind w:left="2880" w:hanging="360"/>
        <w:rPr>
          <w:u w:val="none"/>
        </w:rPr>
      </w:pPr>
      <w:r w:rsidDel="00000000" w:rsidR="00000000" w:rsidRPr="00000000">
        <w:rPr>
          <w:rtl w:val="0"/>
        </w:rPr>
        <w:t xml:space="preserve">Ratify 13th Amendment</w:t>
      </w:r>
    </w:p>
    <w:p w:rsidR="00000000" w:rsidDel="00000000" w:rsidP="00000000" w:rsidRDefault="00000000" w:rsidRPr="00000000" w14:paraId="000003E5">
      <w:pPr>
        <w:pageBreakBefore w:val="0"/>
        <w:numPr>
          <w:ilvl w:val="2"/>
          <w:numId w:val="11"/>
        </w:numPr>
        <w:ind w:left="2160" w:hanging="360"/>
        <w:rPr>
          <w:u w:val="none"/>
        </w:rPr>
      </w:pPr>
      <w:r w:rsidDel="00000000" w:rsidR="00000000" w:rsidRPr="00000000">
        <w:rPr>
          <w:rtl w:val="0"/>
        </w:rPr>
        <w:t xml:space="preserve">High ranking officials won’t need to take oath</w:t>
      </w:r>
    </w:p>
    <w:p w:rsidR="00000000" w:rsidDel="00000000" w:rsidP="00000000" w:rsidRDefault="00000000" w:rsidRPr="00000000" w14:paraId="000003E6">
      <w:pPr>
        <w:pageBreakBefore w:val="0"/>
        <w:numPr>
          <w:ilvl w:val="1"/>
          <w:numId w:val="11"/>
        </w:numPr>
        <w:ind w:left="1440" w:hanging="360"/>
        <w:rPr>
          <w:u w:val="none"/>
        </w:rPr>
      </w:pPr>
      <w:r w:rsidDel="00000000" w:rsidR="00000000" w:rsidRPr="00000000">
        <w:rPr>
          <w:rtl w:val="0"/>
        </w:rPr>
        <w:t xml:space="preserve">Doesn’t want blacks to vote</w:t>
      </w:r>
    </w:p>
    <w:p w:rsidR="00000000" w:rsidDel="00000000" w:rsidP="00000000" w:rsidRDefault="00000000" w:rsidRPr="00000000" w14:paraId="000003E7">
      <w:pPr>
        <w:pageBreakBefore w:val="0"/>
        <w:numPr>
          <w:ilvl w:val="1"/>
          <w:numId w:val="11"/>
        </w:numPr>
        <w:ind w:left="1440" w:hanging="360"/>
        <w:rPr>
          <w:u w:val="none"/>
        </w:rPr>
      </w:pPr>
      <w:r w:rsidDel="00000000" w:rsidR="00000000" w:rsidRPr="00000000">
        <w:rPr>
          <w:rtl w:val="0"/>
        </w:rPr>
        <w:t xml:space="preserve">Impeached for failure to execute the Reconstruction Act.  Didn’t get removed from office</w:t>
      </w:r>
    </w:p>
    <w:p w:rsidR="00000000" w:rsidDel="00000000" w:rsidP="00000000" w:rsidRDefault="00000000" w:rsidRPr="00000000" w14:paraId="000003E8">
      <w:pPr>
        <w:pageBreakBefore w:val="0"/>
        <w:numPr>
          <w:ilvl w:val="0"/>
          <w:numId w:val="11"/>
        </w:numPr>
        <w:ind w:left="720" w:hanging="360"/>
        <w:rPr>
          <w:highlight w:val="yellow"/>
        </w:rPr>
      </w:pPr>
      <w:r w:rsidDel="00000000" w:rsidR="00000000" w:rsidRPr="00000000">
        <w:rPr>
          <w:highlight w:val="yellow"/>
          <w:rtl w:val="0"/>
        </w:rPr>
        <w:t xml:space="preserve">Radical Republicans</w:t>
      </w:r>
    </w:p>
    <w:p w:rsidR="00000000" w:rsidDel="00000000" w:rsidP="00000000" w:rsidRDefault="00000000" w:rsidRPr="00000000" w14:paraId="000003E9">
      <w:pPr>
        <w:pageBreakBefore w:val="0"/>
        <w:numPr>
          <w:ilvl w:val="1"/>
          <w:numId w:val="11"/>
        </w:numPr>
        <w:ind w:left="1440" w:hanging="360"/>
        <w:rPr>
          <w:u w:val="none"/>
        </w:rPr>
      </w:pPr>
      <w:r w:rsidDel="00000000" w:rsidR="00000000" w:rsidRPr="00000000">
        <w:rPr>
          <w:rtl w:val="0"/>
        </w:rPr>
        <w:t xml:space="preserve">Minority Republican group lead by Charles Sumner and Thaddeus Stevens</w:t>
      </w:r>
    </w:p>
    <w:p w:rsidR="00000000" w:rsidDel="00000000" w:rsidP="00000000" w:rsidRDefault="00000000" w:rsidRPr="00000000" w14:paraId="000003EA">
      <w:pPr>
        <w:pageBreakBefore w:val="0"/>
        <w:numPr>
          <w:ilvl w:val="1"/>
          <w:numId w:val="11"/>
        </w:numPr>
        <w:ind w:left="1440" w:hanging="360"/>
        <w:rPr>
          <w:u w:val="none"/>
        </w:rPr>
      </w:pPr>
      <w:r w:rsidDel="00000000" w:rsidR="00000000" w:rsidRPr="00000000">
        <w:rPr>
          <w:rtl w:val="0"/>
        </w:rPr>
        <w:t xml:space="preserve">Refused Congress from recognizing the legislators from the readmitted states</w:t>
      </w:r>
    </w:p>
    <w:p w:rsidR="00000000" w:rsidDel="00000000" w:rsidP="00000000" w:rsidRDefault="00000000" w:rsidRPr="00000000" w14:paraId="000003EB">
      <w:pPr>
        <w:pageBreakBefore w:val="0"/>
        <w:numPr>
          <w:ilvl w:val="1"/>
          <w:numId w:val="11"/>
        </w:numPr>
        <w:ind w:left="1440" w:hanging="360"/>
        <w:rPr>
          <w:u w:val="none"/>
        </w:rPr>
      </w:pPr>
      <w:r w:rsidDel="00000000" w:rsidR="00000000" w:rsidRPr="00000000">
        <w:rPr>
          <w:rtl w:val="0"/>
        </w:rPr>
        <w:t xml:space="preserve">Freedmen's Bureau: to assist freed blacks and poor whites, by giving food, clothing, setting up hospitals, schools, industrial institutes and teacher training centers</w:t>
      </w:r>
    </w:p>
    <w:p w:rsidR="00000000" w:rsidDel="00000000" w:rsidP="00000000" w:rsidRDefault="00000000" w:rsidRPr="00000000" w14:paraId="000003EC">
      <w:pPr>
        <w:pageBreakBefore w:val="0"/>
        <w:numPr>
          <w:ilvl w:val="1"/>
          <w:numId w:val="11"/>
        </w:numPr>
        <w:ind w:left="1440" w:hanging="360"/>
        <w:rPr>
          <w:u w:val="none"/>
        </w:rPr>
      </w:pPr>
      <w:r w:rsidDel="00000000" w:rsidR="00000000" w:rsidRPr="00000000">
        <w:rPr>
          <w:rtl w:val="0"/>
        </w:rPr>
        <w:t xml:space="preserve">Civil Rights Act: ban black codes (rules that restrict black freedom)</w:t>
      </w:r>
    </w:p>
    <w:p w:rsidR="00000000" w:rsidDel="00000000" w:rsidP="00000000" w:rsidRDefault="00000000" w:rsidRPr="00000000" w14:paraId="000003ED">
      <w:pPr>
        <w:pageBreakBefore w:val="0"/>
        <w:numPr>
          <w:ilvl w:val="1"/>
          <w:numId w:val="11"/>
        </w:numPr>
        <w:ind w:left="1440" w:hanging="360"/>
        <w:rPr>
          <w:u w:val="none"/>
        </w:rPr>
      </w:pPr>
      <w:r w:rsidDel="00000000" w:rsidR="00000000" w:rsidRPr="00000000">
        <w:rPr>
          <w:rtl w:val="0"/>
        </w:rPr>
        <w:t xml:space="preserve">Above 2 were vetoed by Johnson</w:t>
      </w:r>
    </w:p>
    <w:p w:rsidR="00000000" w:rsidDel="00000000" w:rsidP="00000000" w:rsidRDefault="00000000" w:rsidRPr="00000000" w14:paraId="000003EE">
      <w:pPr>
        <w:pageBreakBefore w:val="0"/>
        <w:numPr>
          <w:ilvl w:val="1"/>
          <w:numId w:val="11"/>
        </w:numPr>
        <w:ind w:left="1440" w:hanging="360"/>
        <w:rPr>
          <w:u w:val="none"/>
        </w:rPr>
      </w:pPr>
      <w:r w:rsidDel="00000000" w:rsidR="00000000" w:rsidRPr="00000000">
        <w:rPr>
          <w:rtl w:val="0"/>
        </w:rPr>
        <w:t xml:space="preserve">Republicans work towards overriding the veto</w:t>
      </w:r>
    </w:p>
    <w:p w:rsidR="00000000" w:rsidDel="00000000" w:rsidP="00000000" w:rsidRDefault="00000000" w:rsidRPr="00000000" w14:paraId="000003EF">
      <w:pPr>
        <w:pageBreakBefore w:val="0"/>
        <w:numPr>
          <w:ilvl w:val="1"/>
          <w:numId w:val="11"/>
        </w:numPr>
        <w:ind w:left="1440" w:hanging="360"/>
        <w:rPr>
          <w:u w:val="none"/>
        </w:rPr>
      </w:pPr>
      <w:r w:rsidDel="00000000" w:rsidR="00000000" w:rsidRPr="00000000">
        <w:rPr>
          <w:rtl w:val="0"/>
        </w:rPr>
        <w:t xml:space="preserve">14th Amendment: define everyone born or naturalized in the US to be citizens, and entitled to citizen rights</w:t>
      </w:r>
    </w:p>
    <w:p w:rsidR="00000000" w:rsidDel="00000000" w:rsidP="00000000" w:rsidRDefault="00000000" w:rsidRPr="00000000" w14:paraId="000003F0">
      <w:pPr>
        <w:pageBreakBefore w:val="0"/>
        <w:numPr>
          <w:ilvl w:val="2"/>
          <w:numId w:val="11"/>
        </w:numPr>
        <w:ind w:left="2160" w:hanging="360"/>
        <w:rPr>
          <w:u w:val="none"/>
        </w:rPr>
      </w:pPr>
      <w:r w:rsidDel="00000000" w:rsidR="00000000" w:rsidRPr="00000000">
        <w:rPr>
          <w:rtl w:val="0"/>
        </w:rPr>
        <w:t xml:space="preserve">Johnson told states to not ratify this as it as harsh</w:t>
      </w:r>
    </w:p>
    <w:p w:rsidR="00000000" w:rsidDel="00000000" w:rsidP="00000000" w:rsidRDefault="00000000" w:rsidRPr="00000000" w14:paraId="000003F1">
      <w:pPr>
        <w:pageBreakBefore w:val="0"/>
        <w:numPr>
          <w:ilvl w:val="1"/>
          <w:numId w:val="11"/>
        </w:numPr>
        <w:ind w:left="1440" w:hanging="360"/>
        <w:rPr>
          <w:u w:val="none"/>
        </w:rPr>
      </w:pPr>
      <w:r w:rsidDel="00000000" w:rsidR="00000000" w:rsidRPr="00000000">
        <w:rPr>
          <w:rtl w:val="0"/>
        </w:rPr>
        <w:t xml:space="preserve">Congressional election: Johnson tried to encourage people to vote for his supporters, but he came off as offensive, so lots of people voted for Radical supporters, giving Radicals power to override his vetoes</w:t>
      </w:r>
    </w:p>
    <w:p w:rsidR="00000000" w:rsidDel="00000000" w:rsidP="00000000" w:rsidRDefault="00000000" w:rsidRPr="00000000" w14:paraId="000003F2">
      <w:pPr>
        <w:pageBreakBefore w:val="0"/>
        <w:numPr>
          <w:ilvl w:val="1"/>
          <w:numId w:val="11"/>
        </w:numPr>
        <w:ind w:left="1440" w:hanging="360"/>
        <w:rPr>
          <w:u w:val="none"/>
        </w:rPr>
      </w:pPr>
      <w:r w:rsidDel="00000000" w:rsidR="00000000" w:rsidRPr="00000000">
        <w:rPr>
          <w:rtl w:val="0"/>
        </w:rPr>
        <w:t xml:space="preserve">Reconstruction Act</w:t>
      </w:r>
    </w:p>
    <w:p w:rsidR="00000000" w:rsidDel="00000000" w:rsidP="00000000" w:rsidRDefault="00000000" w:rsidRPr="00000000" w14:paraId="000003F3">
      <w:pPr>
        <w:pageBreakBefore w:val="0"/>
        <w:numPr>
          <w:ilvl w:val="2"/>
          <w:numId w:val="11"/>
        </w:numPr>
        <w:ind w:left="2160" w:hanging="360"/>
        <w:rPr>
          <w:u w:val="none"/>
        </w:rPr>
      </w:pPr>
      <w:r w:rsidDel="00000000" w:rsidR="00000000" w:rsidRPr="00000000">
        <w:rPr>
          <w:rtl w:val="0"/>
        </w:rPr>
        <w:t xml:space="preserve">Doesn’t recognize readmitted states</w:t>
      </w:r>
    </w:p>
    <w:p w:rsidR="00000000" w:rsidDel="00000000" w:rsidP="00000000" w:rsidRDefault="00000000" w:rsidRPr="00000000" w14:paraId="000003F4">
      <w:pPr>
        <w:pageBreakBefore w:val="0"/>
        <w:numPr>
          <w:ilvl w:val="2"/>
          <w:numId w:val="11"/>
        </w:numPr>
        <w:ind w:left="2160" w:hanging="360"/>
        <w:rPr>
          <w:u w:val="none"/>
        </w:rPr>
      </w:pPr>
      <w:r w:rsidDel="00000000" w:rsidR="00000000" w:rsidRPr="00000000">
        <w:rPr>
          <w:rtl w:val="0"/>
        </w:rPr>
        <w:t xml:space="preserve">States need to be set up again</w:t>
      </w:r>
    </w:p>
    <w:p w:rsidR="00000000" w:rsidDel="00000000" w:rsidP="00000000" w:rsidRDefault="00000000" w:rsidRPr="00000000" w14:paraId="000003F5">
      <w:pPr>
        <w:pageBreakBefore w:val="0"/>
        <w:numPr>
          <w:ilvl w:val="2"/>
          <w:numId w:val="11"/>
        </w:numPr>
        <w:ind w:left="2160" w:hanging="360"/>
        <w:rPr>
          <w:u w:val="none"/>
        </w:rPr>
      </w:pPr>
      <w:r w:rsidDel="00000000" w:rsidR="00000000" w:rsidRPr="00000000">
        <w:rPr>
          <w:rtl w:val="0"/>
        </w:rPr>
        <w:t xml:space="preserve">States must ratify the 14th Amendment and allow blacks to vote</w:t>
      </w:r>
    </w:p>
    <w:p w:rsidR="00000000" w:rsidDel="00000000" w:rsidP="00000000" w:rsidRDefault="00000000" w:rsidRPr="00000000" w14:paraId="000003F6">
      <w:pPr>
        <w:pageBreakBefore w:val="0"/>
        <w:numPr>
          <w:ilvl w:val="1"/>
          <w:numId w:val="11"/>
        </w:numPr>
        <w:ind w:left="1440" w:hanging="360"/>
        <w:rPr>
          <w:u w:val="none"/>
        </w:rPr>
      </w:pPr>
      <w:r w:rsidDel="00000000" w:rsidR="00000000" w:rsidRPr="00000000">
        <w:rPr>
          <w:rtl w:val="0"/>
        </w:rPr>
        <w:t xml:space="preserve">Tenure of Office Act</w:t>
      </w:r>
    </w:p>
    <w:p w:rsidR="00000000" w:rsidDel="00000000" w:rsidP="00000000" w:rsidRDefault="00000000" w:rsidRPr="00000000" w14:paraId="000003F7">
      <w:pPr>
        <w:pageBreakBefore w:val="0"/>
        <w:numPr>
          <w:ilvl w:val="2"/>
          <w:numId w:val="11"/>
        </w:numPr>
        <w:ind w:left="2160" w:hanging="360"/>
        <w:rPr>
          <w:u w:val="none"/>
        </w:rPr>
      </w:pPr>
      <w:r w:rsidDel="00000000" w:rsidR="00000000" w:rsidRPr="00000000">
        <w:rPr>
          <w:rtl w:val="0"/>
        </w:rPr>
        <w:t xml:space="preserve">People a president appoints to the cabinet remains in the cabinet for the rest of the term</w:t>
      </w:r>
    </w:p>
    <w:p w:rsidR="00000000" w:rsidDel="00000000" w:rsidP="00000000" w:rsidRDefault="00000000" w:rsidRPr="00000000" w14:paraId="000003F8">
      <w:pPr>
        <w:pageBreakBefore w:val="0"/>
        <w:numPr>
          <w:ilvl w:val="2"/>
          <w:numId w:val="11"/>
        </w:numPr>
        <w:ind w:left="2160" w:hanging="360"/>
        <w:rPr>
          <w:u w:val="none"/>
        </w:rPr>
      </w:pPr>
      <w:r w:rsidDel="00000000" w:rsidR="00000000" w:rsidRPr="00000000">
        <w:rPr>
          <w:rtl w:val="0"/>
        </w:rPr>
        <w:t xml:space="preserve">Johnson tested this Act</w:t>
      </w:r>
    </w:p>
    <w:p w:rsidR="00000000" w:rsidDel="00000000" w:rsidP="00000000" w:rsidRDefault="00000000" w:rsidRPr="00000000" w14:paraId="000003F9">
      <w:pPr>
        <w:pageBreakBefore w:val="0"/>
        <w:numPr>
          <w:ilvl w:val="0"/>
          <w:numId w:val="11"/>
        </w:numPr>
        <w:ind w:left="720" w:hanging="360"/>
        <w:rPr>
          <w:u w:val="none"/>
        </w:rPr>
      </w:pPr>
      <w:r w:rsidDel="00000000" w:rsidR="00000000" w:rsidRPr="00000000">
        <w:rPr>
          <w:rtl w:val="0"/>
        </w:rPr>
        <w:t xml:space="preserve">Next election: Ulysses S. Grant won</w:t>
      </w:r>
    </w:p>
    <w:p w:rsidR="00000000" w:rsidDel="00000000" w:rsidP="00000000" w:rsidRDefault="00000000" w:rsidRPr="00000000" w14:paraId="000003FA">
      <w:pPr>
        <w:pageBreakBefore w:val="0"/>
        <w:numPr>
          <w:ilvl w:val="0"/>
          <w:numId w:val="11"/>
        </w:numPr>
        <w:ind w:left="720" w:hanging="360"/>
        <w:rPr>
          <w:u w:val="none"/>
        </w:rPr>
      </w:pPr>
      <w:r w:rsidDel="00000000" w:rsidR="00000000" w:rsidRPr="00000000">
        <w:rPr>
          <w:rtl w:val="0"/>
        </w:rPr>
        <w:t xml:space="preserve">15th Amendment: people cannot be denied the right to vote based on race, color or previous condition of servitude</w:t>
      </w:r>
    </w:p>
    <w:p w:rsidR="00000000" w:rsidDel="00000000" w:rsidP="00000000" w:rsidRDefault="00000000" w:rsidRPr="00000000" w14:paraId="000003FB">
      <w:pPr>
        <w:pageBreakBefore w:val="0"/>
        <w:numPr>
          <w:ilvl w:val="1"/>
          <w:numId w:val="11"/>
        </w:numPr>
        <w:ind w:left="1440" w:hanging="360"/>
        <w:rPr>
          <w:u w:val="none"/>
        </w:rPr>
      </w:pPr>
      <w:r w:rsidDel="00000000" w:rsidR="00000000" w:rsidRPr="00000000">
        <w:rPr>
          <w:rtl w:val="0"/>
        </w:rPr>
        <w:t xml:space="preserve">Lots of blacks turned up to vote, and lots of those who voted voted for Republicans</w:t>
      </w:r>
    </w:p>
    <w:p w:rsidR="00000000" w:rsidDel="00000000" w:rsidP="00000000" w:rsidRDefault="00000000" w:rsidRPr="00000000" w14:paraId="000003FC">
      <w:pPr>
        <w:pageBreakBefore w:val="0"/>
        <w:numPr>
          <w:ilvl w:val="0"/>
          <w:numId w:val="11"/>
        </w:numPr>
        <w:ind w:left="720" w:hanging="360"/>
        <w:rPr>
          <w:highlight w:val="yellow"/>
        </w:rPr>
      </w:pPr>
      <w:r w:rsidDel="00000000" w:rsidR="00000000" w:rsidRPr="00000000">
        <w:rPr>
          <w:highlight w:val="yellow"/>
          <w:rtl w:val="0"/>
        </w:rPr>
        <w:t xml:space="preserve">South</w:t>
      </w:r>
      <w:r w:rsidDel="00000000" w:rsidR="00000000" w:rsidRPr="00000000">
        <w:rPr>
          <w:rtl w:val="0"/>
        </w:rPr>
      </w:r>
    </w:p>
    <w:p w:rsidR="00000000" w:rsidDel="00000000" w:rsidP="00000000" w:rsidRDefault="00000000" w:rsidRPr="00000000" w14:paraId="000003FD">
      <w:pPr>
        <w:pageBreakBefore w:val="0"/>
        <w:numPr>
          <w:ilvl w:val="1"/>
          <w:numId w:val="11"/>
        </w:numPr>
        <w:ind w:left="1440" w:hanging="360"/>
        <w:rPr>
          <w:u w:val="none"/>
        </w:rPr>
      </w:pPr>
      <w:r w:rsidDel="00000000" w:rsidR="00000000" w:rsidRPr="00000000">
        <w:rPr>
          <w:rtl w:val="0"/>
        </w:rPr>
        <w:t xml:space="preserve">South was left as an expensive wreck</w:t>
      </w:r>
    </w:p>
    <w:p w:rsidR="00000000" w:rsidDel="00000000" w:rsidP="00000000" w:rsidRDefault="00000000" w:rsidRPr="00000000" w14:paraId="000003FE">
      <w:pPr>
        <w:pageBreakBefore w:val="0"/>
        <w:numPr>
          <w:ilvl w:val="1"/>
          <w:numId w:val="11"/>
        </w:numPr>
        <w:ind w:left="1440" w:hanging="360"/>
        <w:rPr>
          <w:u w:val="none"/>
        </w:rPr>
      </w:pPr>
      <w:r w:rsidDel="00000000" w:rsidR="00000000" w:rsidRPr="00000000">
        <w:rPr>
          <w:rtl w:val="0"/>
        </w:rPr>
        <w:t xml:space="preserve">Everyone in the south became poorer than before the war</w:t>
      </w:r>
    </w:p>
    <w:p w:rsidR="00000000" w:rsidDel="00000000" w:rsidP="00000000" w:rsidRDefault="00000000" w:rsidRPr="00000000" w14:paraId="000003FF">
      <w:pPr>
        <w:pageBreakBefore w:val="0"/>
        <w:numPr>
          <w:ilvl w:val="1"/>
          <w:numId w:val="11"/>
        </w:numPr>
        <w:ind w:left="1440" w:hanging="360"/>
        <w:rPr>
          <w:u w:val="none"/>
        </w:rPr>
      </w:pPr>
      <w:r w:rsidDel="00000000" w:rsidR="00000000" w:rsidRPr="00000000">
        <w:rPr>
          <w:rtl w:val="0"/>
        </w:rPr>
        <w:t xml:space="preserve">Many people in the south were no longer alive</w:t>
      </w:r>
    </w:p>
    <w:p w:rsidR="00000000" w:rsidDel="00000000" w:rsidP="00000000" w:rsidRDefault="00000000" w:rsidRPr="00000000" w14:paraId="00000400">
      <w:pPr>
        <w:pageBreakBefore w:val="0"/>
        <w:numPr>
          <w:ilvl w:val="1"/>
          <w:numId w:val="11"/>
        </w:numPr>
        <w:ind w:left="1440" w:hanging="360"/>
        <w:rPr>
          <w:u w:val="none"/>
        </w:rPr>
      </w:pPr>
      <w:r w:rsidDel="00000000" w:rsidR="00000000" w:rsidRPr="00000000">
        <w:rPr>
          <w:rtl w:val="0"/>
        </w:rPr>
        <w:t xml:space="preserve">Republican government built roads, bridges, railroads, orphanages, institutions for mentally ill and disabled, schools, in the south, funded by tax</w:t>
      </w:r>
    </w:p>
    <w:p w:rsidR="00000000" w:rsidDel="00000000" w:rsidP="00000000" w:rsidRDefault="00000000" w:rsidRPr="00000000" w14:paraId="00000401">
      <w:pPr>
        <w:pageBreakBefore w:val="0"/>
        <w:numPr>
          <w:ilvl w:val="1"/>
          <w:numId w:val="11"/>
        </w:numPr>
        <w:ind w:left="1440" w:hanging="360"/>
        <w:rPr>
          <w:u w:val="none"/>
        </w:rPr>
      </w:pPr>
      <w:r w:rsidDel="00000000" w:rsidR="00000000" w:rsidRPr="00000000">
        <w:rPr>
          <w:rtl w:val="0"/>
        </w:rPr>
        <w:t xml:space="preserve">Scalawags: those who help blacks only for the sake of gaining political support</w:t>
      </w:r>
    </w:p>
    <w:p w:rsidR="00000000" w:rsidDel="00000000" w:rsidP="00000000" w:rsidRDefault="00000000" w:rsidRPr="00000000" w14:paraId="00000402">
      <w:pPr>
        <w:pageBreakBefore w:val="0"/>
        <w:numPr>
          <w:ilvl w:val="1"/>
          <w:numId w:val="11"/>
        </w:numPr>
        <w:ind w:left="1440" w:hanging="360"/>
        <w:rPr>
          <w:u w:val="none"/>
        </w:rPr>
      </w:pPr>
      <w:r w:rsidDel="00000000" w:rsidR="00000000" w:rsidRPr="00000000">
        <w:rPr>
          <w:rtl w:val="0"/>
        </w:rPr>
        <w:t xml:space="preserve">Carpetbaggers: those who moved to the south with nothing for the sake of exploiting the south for profit</w:t>
      </w:r>
    </w:p>
    <w:p w:rsidR="00000000" w:rsidDel="00000000" w:rsidP="00000000" w:rsidRDefault="00000000" w:rsidRPr="00000000" w14:paraId="00000403">
      <w:pPr>
        <w:pageBreakBefore w:val="0"/>
        <w:numPr>
          <w:ilvl w:val="1"/>
          <w:numId w:val="11"/>
        </w:numPr>
        <w:ind w:left="1440" w:hanging="360"/>
        <w:rPr>
          <w:u w:val="none"/>
        </w:rPr>
      </w:pPr>
      <w:r w:rsidDel="00000000" w:rsidR="00000000" w:rsidRPr="00000000">
        <w:rPr>
          <w:rtl w:val="0"/>
        </w:rPr>
        <w:t xml:space="preserve">Blacks began to move, reunite with family, pursue an education, form black churches and volunteer groups, get involved in politics</w:t>
      </w:r>
    </w:p>
    <w:p w:rsidR="00000000" w:rsidDel="00000000" w:rsidP="00000000" w:rsidRDefault="00000000" w:rsidRPr="00000000" w14:paraId="00000404">
      <w:pPr>
        <w:pageBreakBefore w:val="0"/>
        <w:numPr>
          <w:ilvl w:val="1"/>
          <w:numId w:val="11"/>
        </w:numPr>
        <w:ind w:left="1440" w:hanging="360"/>
        <w:rPr>
          <w:u w:val="none"/>
        </w:rPr>
      </w:pPr>
      <w:r w:rsidDel="00000000" w:rsidR="00000000" w:rsidRPr="00000000">
        <w:rPr>
          <w:rtl w:val="0"/>
        </w:rPr>
        <w:t xml:space="preserve">States passed laws banning discrimination</w:t>
      </w:r>
    </w:p>
    <w:p w:rsidR="00000000" w:rsidDel="00000000" w:rsidP="00000000" w:rsidRDefault="00000000" w:rsidRPr="00000000" w14:paraId="00000405">
      <w:pPr>
        <w:pageBreakBefore w:val="0"/>
        <w:numPr>
          <w:ilvl w:val="1"/>
          <w:numId w:val="11"/>
        </w:numPr>
        <w:ind w:left="1440" w:hanging="360"/>
        <w:rPr>
          <w:u w:val="none"/>
        </w:rPr>
      </w:pPr>
      <w:r w:rsidDel="00000000" w:rsidR="00000000" w:rsidRPr="00000000">
        <w:rPr>
          <w:rtl w:val="0"/>
        </w:rPr>
        <w:t xml:space="preserve">Some people wanted to restore the plantation system, but most people are dead, so they can’t find a labor force.  Also, the government didn’t really help blacks “get back up on their feet”, so they’re still kinda dependent.  This led to sharecropping</w:t>
      </w:r>
    </w:p>
    <w:p w:rsidR="00000000" w:rsidDel="00000000" w:rsidP="00000000" w:rsidRDefault="00000000" w:rsidRPr="00000000" w14:paraId="00000406">
      <w:pPr>
        <w:pageBreakBefore w:val="0"/>
        <w:numPr>
          <w:ilvl w:val="2"/>
          <w:numId w:val="11"/>
        </w:numPr>
        <w:ind w:left="2160" w:hanging="360"/>
        <w:rPr>
          <w:u w:val="none"/>
        </w:rPr>
      </w:pPr>
      <w:r w:rsidDel="00000000" w:rsidR="00000000" w:rsidRPr="00000000">
        <w:rPr>
          <w:rtl w:val="0"/>
        </w:rPr>
        <w:t xml:space="preserve">The owner gives a person a plot of land and some tools, in exchange for a certain about of crop yield</w:t>
      </w:r>
    </w:p>
    <w:p w:rsidR="00000000" w:rsidDel="00000000" w:rsidP="00000000" w:rsidRDefault="00000000" w:rsidRPr="00000000" w14:paraId="00000407">
      <w:pPr>
        <w:pageBreakBefore w:val="0"/>
        <w:numPr>
          <w:ilvl w:val="2"/>
          <w:numId w:val="11"/>
        </w:numPr>
        <w:ind w:left="2160" w:hanging="360"/>
        <w:rPr>
          <w:u w:val="none"/>
        </w:rPr>
      </w:pPr>
      <w:r w:rsidDel="00000000" w:rsidR="00000000" w:rsidRPr="00000000">
        <w:rPr>
          <w:rtl w:val="0"/>
        </w:rPr>
        <w:t xml:space="preserve">Those who had money could do tenant farming, where the person buys land from the owner, and gets to keep all crop yield</w:t>
      </w:r>
    </w:p>
    <w:p w:rsidR="00000000" w:rsidDel="00000000" w:rsidP="00000000" w:rsidRDefault="00000000" w:rsidRPr="00000000" w14:paraId="00000408">
      <w:pPr>
        <w:pageBreakBefore w:val="0"/>
        <w:numPr>
          <w:ilvl w:val="1"/>
          <w:numId w:val="11"/>
        </w:numPr>
        <w:ind w:left="1440" w:hanging="360"/>
        <w:rPr>
          <w:u w:val="none"/>
        </w:rPr>
      </w:pPr>
      <w:r w:rsidDel="00000000" w:rsidR="00000000" w:rsidRPr="00000000">
        <w:rPr>
          <w:rtl w:val="0"/>
        </w:rPr>
        <w:t xml:space="preserve">South industrialized</w:t>
      </w:r>
    </w:p>
    <w:p w:rsidR="00000000" w:rsidDel="00000000" w:rsidP="00000000" w:rsidRDefault="00000000" w:rsidRPr="00000000" w14:paraId="00000409">
      <w:pPr>
        <w:pageBreakBefore w:val="0"/>
        <w:numPr>
          <w:ilvl w:val="0"/>
          <w:numId w:val="11"/>
        </w:numPr>
        <w:ind w:left="720" w:hanging="360"/>
        <w:rPr>
          <w:u w:val="none"/>
        </w:rPr>
      </w:pPr>
      <w:r w:rsidDel="00000000" w:rsidR="00000000" w:rsidRPr="00000000">
        <w:rPr>
          <w:rtl w:val="0"/>
        </w:rPr>
        <w:t xml:space="preserve">Ku Klux Klan: a group that terrorized blacks and those who helped blacks, to get blacks out of politics, keep blacks from making economic progress, deter blacks from voting and to keep white supremacy</w:t>
      </w:r>
    </w:p>
    <w:p w:rsidR="00000000" w:rsidDel="00000000" w:rsidP="00000000" w:rsidRDefault="00000000" w:rsidRPr="00000000" w14:paraId="0000040A">
      <w:pPr>
        <w:pageBreakBefore w:val="0"/>
        <w:numPr>
          <w:ilvl w:val="1"/>
          <w:numId w:val="11"/>
        </w:numPr>
        <w:ind w:left="1440" w:hanging="360"/>
        <w:rPr>
          <w:u w:val="none"/>
        </w:rPr>
      </w:pPr>
      <w:r w:rsidDel="00000000" w:rsidR="00000000" w:rsidRPr="00000000">
        <w:rPr>
          <w:rtl w:val="0"/>
        </w:rPr>
        <w:t xml:space="preserve">Congress passed Enforcement Act to protect blacks against the KKK</w:t>
      </w:r>
    </w:p>
    <w:p w:rsidR="00000000" w:rsidDel="00000000" w:rsidP="00000000" w:rsidRDefault="00000000" w:rsidRPr="00000000" w14:paraId="0000040B">
      <w:pPr>
        <w:pageBreakBefore w:val="0"/>
        <w:numPr>
          <w:ilvl w:val="1"/>
          <w:numId w:val="11"/>
        </w:numPr>
        <w:ind w:left="1440" w:hanging="360"/>
        <w:rPr>
          <w:u w:val="none"/>
        </w:rPr>
      </w:pPr>
      <w:r w:rsidDel="00000000" w:rsidR="00000000" w:rsidRPr="00000000">
        <w:rPr>
          <w:rtl w:val="0"/>
        </w:rPr>
        <w:t xml:space="preserve">Supreme Court shot down the Act, calling it unconstitutional</w:t>
      </w:r>
    </w:p>
    <w:p w:rsidR="00000000" w:rsidDel="00000000" w:rsidP="00000000" w:rsidRDefault="00000000" w:rsidRPr="00000000" w14:paraId="0000040C">
      <w:pPr>
        <w:pageBreakBefore w:val="0"/>
        <w:numPr>
          <w:ilvl w:val="0"/>
          <w:numId w:val="11"/>
        </w:numPr>
        <w:ind w:left="720" w:hanging="360"/>
        <w:rPr>
          <w:highlight w:val="yellow"/>
        </w:rPr>
      </w:pPr>
      <w:r w:rsidDel="00000000" w:rsidR="00000000" w:rsidRPr="00000000">
        <w:rPr>
          <w:highlight w:val="yellow"/>
          <w:rtl w:val="0"/>
        </w:rPr>
        <w:t xml:space="preserve">Power shift Republican to Democrat</w:t>
      </w:r>
    </w:p>
    <w:p w:rsidR="00000000" w:rsidDel="00000000" w:rsidP="00000000" w:rsidRDefault="00000000" w:rsidRPr="00000000" w14:paraId="0000040D">
      <w:pPr>
        <w:pageBreakBefore w:val="0"/>
        <w:numPr>
          <w:ilvl w:val="1"/>
          <w:numId w:val="11"/>
        </w:numPr>
        <w:ind w:left="1440" w:hanging="360"/>
        <w:rPr>
          <w:u w:val="none"/>
        </w:rPr>
      </w:pPr>
      <w:r w:rsidDel="00000000" w:rsidR="00000000" w:rsidRPr="00000000">
        <w:rPr>
          <w:rtl w:val="0"/>
        </w:rPr>
        <w:t xml:space="preserve">Amnesty Act: allowed more former Confederates to vote</w:t>
      </w:r>
    </w:p>
    <w:p w:rsidR="00000000" w:rsidDel="00000000" w:rsidP="00000000" w:rsidRDefault="00000000" w:rsidRPr="00000000" w14:paraId="0000040E">
      <w:pPr>
        <w:pageBreakBefore w:val="0"/>
        <w:numPr>
          <w:ilvl w:val="2"/>
          <w:numId w:val="11"/>
        </w:numPr>
        <w:ind w:left="2160" w:hanging="360"/>
        <w:rPr>
          <w:u w:val="none"/>
        </w:rPr>
      </w:pPr>
      <w:r w:rsidDel="00000000" w:rsidR="00000000" w:rsidRPr="00000000">
        <w:rPr>
          <w:rtl w:val="0"/>
        </w:rPr>
        <w:t xml:space="preserve">Those Confederate vote for Democrats</w:t>
      </w:r>
    </w:p>
    <w:p w:rsidR="00000000" w:rsidDel="00000000" w:rsidP="00000000" w:rsidRDefault="00000000" w:rsidRPr="00000000" w14:paraId="0000040F">
      <w:pPr>
        <w:pageBreakBefore w:val="0"/>
        <w:numPr>
          <w:ilvl w:val="1"/>
          <w:numId w:val="11"/>
        </w:numPr>
        <w:ind w:left="1440" w:hanging="360"/>
        <w:rPr>
          <w:u w:val="none"/>
        </w:rPr>
      </w:pPr>
      <w:r w:rsidDel="00000000" w:rsidR="00000000" w:rsidRPr="00000000">
        <w:rPr>
          <w:rtl w:val="0"/>
        </w:rPr>
        <w:t xml:space="preserve">President Grant’s (Republican) appointees were involved in scandals, damaging the Rebpublican reputation</w:t>
      </w:r>
    </w:p>
    <w:p w:rsidR="00000000" w:rsidDel="00000000" w:rsidP="00000000" w:rsidRDefault="00000000" w:rsidRPr="00000000" w14:paraId="00000410">
      <w:pPr>
        <w:pageBreakBefore w:val="0"/>
        <w:numPr>
          <w:ilvl w:val="1"/>
          <w:numId w:val="11"/>
        </w:numPr>
        <w:ind w:left="1440" w:hanging="360"/>
        <w:rPr>
          <w:u w:val="none"/>
        </w:rPr>
      </w:pPr>
      <w:r w:rsidDel="00000000" w:rsidR="00000000" w:rsidRPr="00000000">
        <w:rPr>
          <w:rtl w:val="0"/>
        </w:rPr>
        <w:t xml:space="preserve">Panic of 1873: Jay Cooke invested in railroads, but he ended up with too much debt.  He runs the nation's largest bank for government financial security, and that bank became bankrupt.  This set off economic depression, furthering damaging Republican reputation</w:t>
      </w:r>
    </w:p>
    <w:p w:rsidR="00000000" w:rsidDel="00000000" w:rsidP="00000000" w:rsidRDefault="00000000" w:rsidRPr="00000000" w14:paraId="00000411">
      <w:pPr>
        <w:pageBreakBefore w:val="0"/>
        <w:numPr>
          <w:ilvl w:val="0"/>
          <w:numId w:val="11"/>
        </w:numPr>
        <w:ind w:left="720" w:hanging="360"/>
        <w:rPr>
          <w:u w:val="none"/>
        </w:rPr>
      </w:pPr>
      <w:r w:rsidDel="00000000" w:rsidR="00000000" w:rsidRPr="00000000">
        <w:rPr>
          <w:rtl w:val="0"/>
        </w:rPr>
        <w:t xml:space="preserve">Species Resumption Act: currency to become gold backed standard again</w:t>
      </w:r>
    </w:p>
    <w:p w:rsidR="00000000" w:rsidDel="00000000" w:rsidP="00000000" w:rsidRDefault="00000000" w:rsidRPr="00000000" w14:paraId="00000412">
      <w:pPr>
        <w:pageBreakBefore w:val="0"/>
        <w:numPr>
          <w:ilvl w:val="0"/>
          <w:numId w:val="11"/>
        </w:numPr>
        <w:ind w:left="720" w:hanging="360"/>
        <w:rPr>
          <w:highlight w:val="yellow"/>
        </w:rPr>
      </w:pPr>
      <w:r w:rsidDel="00000000" w:rsidR="00000000" w:rsidRPr="00000000">
        <w:rPr>
          <w:highlight w:val="yellow"/>
          <w:rtl w:val="0"/>
        </w:rPr>
        <w:t xml:space="preserve">Supreme Court narrows the interpretation of Amendments</w:t>
      </w:r>
    </w:p>
    <w:p w:rsidR="00000000" w:rsidDel="00000000" w:rsidP="00000000" w:rsidRDefault="00000000" w:rsidRPr="00000000" w14:paraId="00000413">
      <w:pPr>
        <w:pageBreakBefore w:val="0"/>
        <w:numPr>
          <w:ilvl w:val="1"/>
          <w:numId w:val="11"/>
        </w:numPr>
        <w:ind w:left="1440" w:hanging="360"/>
        <w:rPr>
          <w:u w:val="none"/>
        </w:rPr>
      </w:pPr>
      <w:r w:rsidDel="00000000" w:rsidR="00000000" w:rsidRPr="00000000">
        <w:rPr>
          <w:rtl w:val="0"/>
        </w:rPr>
        <w:t xml:space="preserve">Slaughterhouse cases: 14th Amendment: Civil Rights are defined as given by states, so the federal government is not allowed to protect them</w:t>
      </w:r>
    </w:p>
    <w:p w:rsidR="00000000" w:rsidDel="00000000" w:rsidP="00000000" w:rsidRDefault="00000000" w:rsidRPr="00000000" w14:paraId="00000414">
      <w:pPr>
        <w:pageBreakBefore w:val="0"/>
        <w:numPr>
          <w:ilvl w:val="1"/>
          <w:numId w:val="11"/>
        </w:numPr>
        <w:ind w:left="1440" w:hanging="360"/>
        <w:rPr>
          <w:u w:val="none"/>
        </w:rPr>
      </w:pPr>
      <w:r w:rsidDel="00000000" w:rsidR="00000000" w:rsidRPr="00000000">
        <w:rPr>
          <w:rtl w:val="0"/>
        </w:rPr>
        <w:t xml:space="preserve">US v Cruikshank: 14th Amendment: the federal government has no power to punish those who violates a person’s civil rights</w:t>
      </w:r>
    </w:p>
    <w:p w:rsidR="00000000" w:rsidDel="00000000" w:rsidP="00000000" w:rsidRDefault="00000000" w:rsidRPr="00000000" w14:paraId="00000415">
      <w:pPr>
        <w:pageBreakBefore w:val="0"/>
        <w:numPr>
          <w:ilvl w:val="1"/>
          <w:numId w:val="11"/>
        </w:numPr>
        <w:ind w:left="1440" w:hanging="360"/>
        <w:rPr>
          <w:u w:val="none"/>
        </w:rPr>
      </w:pPr>
      <w:r w:rsidDel="00000000" w:rsidR="00000000" w:rsidRPr="00000000">
        <w:rPr>
          <w:rtl w:val="0"/>
        </w:rPr>
        <w:t xml:space="preserve">US v Reese: 15th Amendment: the amendment doesn’t give anyone the right to vote; it only limits the bases on which a person can have the right taken away</w:t>
      </w:r>
    </w:p>
    <w:p w:rsidR="00000000" w:rsidDel="00000000" w:rsidP="00000000" w:rsidRDefault="00000000" w:rsidRPr="00000000" w14:paraId="00000416">
      <w:pPr>
        <w:pageBreakBefore w:val="0"/>
        <w:numPr>
          <w:ilvl w:val="0"/>
          <w:numId w:val="11"/>
        </w:numPr>
        <w:ind w:left="720" w:hanging="360"/>
        <w:rPr>
          <w:highlight w:val="yellow"/>
        </w:rPr>
      </w:pPr>
      <w:r w:rsidDel="00000000" w:rsidR="00000000" w:rsidRPr="00000000">
        <w:rPr>
          <w:highlight w:val="yellow"/>
          <w:rtl w:val="0"/>
        </w:rPr>
        <w:t xml:space="preserve">End of Reconstruction</w:t>
      </w:r>
    </w:p>
    <w:p w:rsidR="00000000" w:rsidDel="00000000" w:rsidP="00000000" w:rsidRDefault="00000000" w:rsidRPr="00000000" w14:paraId="00000417">
      <w:pPr>
        <w:pageBreakBefore w:val="0"/>
        <w:numPr>
          <w:ilvl w:val="1"/>
          <w:numId w:val="11"/>
        </w:numPr>
        <w:ind w:left="1440" w:hanging="360"/>
        <w:rPr>
          <w:u w:val="none"/>
        </w:rPr>
      </w:pPr>
      <w:r w:rsidDel="00000000" w:rsidR="00000000" w:rsidRPr="00000000">
        <w:rPr>
          <w:rtl w:val="0"/>
        </w:rPr>
        <w:t xml:space="preserve">Northerners stopped caring about Reconstruction</w:t>
      </w:r>
    </w:p>
    <w:p w:rsidR="00000000" w:rsidDel="00000000" w:rsidP="00000000" w:rsidRDefault="00000000" w:rsidRPr="00000000" w14:paraId="00000418">
      <w:pPr>
        <w:pageBreakBefore w:val="0"/>
        <w:numPr>
          <w:ilvl w:val="1"/>
          <w:numId w:val="11"/>
        </w:numPr>
        <w:ind w:left="1440" w:hanging="360"/>
        <w:rPr>
          <w:u w:val="none"/>
        </w:rPr>
      </w:pPr>
      <w:r w:rsidDel="00000000" w:rsidR="00000000" w:rsidRPr="00000000">
        <w:rPr>
          <w:rtl w:val="0"/>
        </w:rPr>
        <w:t xml:space="preserve">Election of 1876: Rutherford B Hayes (Republican) won the electoral college, but Samuel J. Tilden (Democrat) won the popular vote</w:t>
      </w:r>
    </w:p>
    <w:p w:rsidR="00000000" w:rsidDel="00000000" w:rsidP="00000000" w:rsidRDefault="00000000" w:rsidRPr="00000000" w14:paraId="00000419">
      <w:pPr>
        <w:pageBreakBefore w:val="0"/>
        <w:numPr>
          <w:ilvl w:val="1"/>
          <w:numId w:val="11"/>
        </w:numPr>
        <w:ind w:left="1440" w:hanging="360"/>
        <w:rPr>
          <w:u w:val="none"/>
        </w:rPr>
      </w:pPr>
      <w:r w:rsidDel="00000000" w:rsidR="00000000" w:rsidRPr="00000000">
        <w:rPr>
          <w:rtl w:val="0"/>
        </w:rPr>
        <w:t xml:space="preserve">Compromise of 1877</w:t>
      </w:r>
    </w:p>
    <w:p w:rsidR="00000000" w:rsidDel="00000000" w:rsidP="00000000" w:rsidRDefault="00000000" w:rsidRPr="00000000" w14:paraId="0000041A">
      <w:pPr>
        <w:pageBreakBefore w:val="0"/>
        <w:numPr>
          <w:ilvl w:val="2"/>
          <w:numId w:val="11"/>
        </w:numPr>
        <w:ind w:left="2160" w:hanging="360"/>
        <w:rPr>
          <w:u w:val="none"/>
        </w:rPr>
      </w:pPr>
      <w:r w:rsidDel="00000000" w:rsidR="00000000" w:rsidRPr="00000000">
        <w:rPr>
          <w:rtl w:val="0"/>
        </w:rPr>
        <w:t xml:space="preserve">To get Democrats to accept the election results</w:t>
      </w:r>
    </w:p>
    <w:p w:rsidR="00000000" w:rsidDel="00000000" w:rsidP="00000000" w:rsidRDefault="00000000" w:rsidRPr="00000000" w14:paraId="0000041B">
      <w:pPr>
        <w:pageBreakBefore w:val="0"/>
        <w:numPr>
          <w:ilvl w:val="2"/>
          <w:numId w:val="11"/>
        </w:numPr>
        <w:ind w:left="2160" w:hanging="360"/>
        <w:rPr>
          <w:u w:val="none"/>
        </w:rPr>
      </w:pPr>
      <w:r w:rsidDel="00000000" w:rsidR="00000000" w:rsidRPr="00000000">
        <w:rPr>
          <w:rtl w:val="0"/>
        </w:rPr>
        <w:t xml:space="preserve">Withdraw federal troops from Louisiana and South Carolina</w:t>
      </w:r>
    </w:p>
    <w:p w:rsidR="00000000" w:rsidDel="00000000" w:rsidP="00000000" w:rsidRDefault="00000000" w:rsidRPr="00000000" w14:paraId="0000041C">
      <w:pPr>
        <w:pageBreakBefore w:val="0"/>
        <w:numPr>
          <w:ilvl w:val="2"/>
          <w:numId w:val="11"/>
        </w:numPr>
        <w:ind w:left="2160" w:hanging="360"/>
        <w:rPr>
          <w:u w:val="none"/>
        </w:rPr>
      </w:pPr>
      <w:r w:rsidDel="00000000" w:rsidR="00000000" w:rsidRPr="00000000">
        <w:rPr>
          <w:rtl w:val="0"/>
        </w:rPr>
        <w:t xml:space="preserve">Build railroad in south</w:t>
      </w:r>
    </w:p>
    <w:p w:rsidR="00000000" w:rsidDel="00000000" w:rsidP="00000000" w:rsidRDefault="00000000" w:rsidRPr="00000000" w14:paraId="0000041D">
      <w:pPr>
        <w:pageBreakBefore w:val="0"/>
        <w:numPr>
          <w:ilvl w:val="2"/>
          <w:numId w:val="11"/>
        </w:numPr>
        <w:ind w:left="2160" w:hanging="360"/>
        <w:rPr>
          <w:u w:val="none"/>
        </w:rPr>
      </w:pPr>
      <w:r w:rsidDel="00000000" w:rsidR="00000000" w:rsidRPr="00000000">
        <w:rPr>
          <w:rtl w:val="0"/>
        </w:rPr>
        <w:t xml:space="preserve">Improve southern rivers, harbors, bridges</w:t>
      </w:r>
    </w:p>
    <w:p w:rsidR="00000000" w:rsidDel="00000000" w:rsidP="00000000" w:rsidRDefault="00000000" w:rsidRPr="00000000" w14:paraId="0000041E">
      <w:pPr>
        <w:pageBreakBefore w:val="0"/>
        <w:numPr>
          <w:ilvl w:val="2"/>
          <w:numId w:val="11"/>
        </w:numPr>
        <w:ind w:left="2160" w:hanging="360"/>
        <w:rPr>
          <w:u w:val="none"/>
        </w:rPr>
      </w:pPr>
      <w:r w:rsidDel="00000000" w:rsidR="00000000" w:rsidRPr="00000000">
        <w:rPr>
          <w:rtl w:val="0"/>
        </w:rPr>
        <w:t xml:space="preserve">Appoint a conservative southerner to the cabinet</w:t>
      </w:r>
    </w:p>
    <w:p w:rsidR="00000000" w:rsidDel="00000000" w:rsidP="00000000" w:rsidRDefault="00000000" w:rsidRPr="00000000" w14:paraId="0000041F">
      <w:pPr>
        <w:pageBreakBefore w:val="0"/>
        <w:numPr>
          <w:ilvl w:val="2"/>
          <w:numId w:val="11"/>
        </w:numPr>
        <w:ind w:left="2160" w:hanging="360"/>
        <w:rPr>
          <w:u w:val="none"/>
        </w:rPr>
      </w:pPr>
      <w:r w:rsidDel="00000000" w:rsidR="00000000" w:rsidRPr="00000000">
        <w:rPr>
          <w:rtl w:val="0"/>
        </w:rPr>
        <w:t xml:space="preserve">End Reconstruction</w:t>
      </w:r>
    </w:p>
    <w:p w:rsidR="00000000" w:rsidDel="00000000" w:rsidP="00000000" w:rsidRDefault="00000000" w:rsidRPr="00000000" w14:paraId="00000420">
      <w:pPr>
        <w:pageBreakBefore w:val="0"/>
        <w:numPr>
          <w:ilvl w:val="0"/>
          <w:numId w:val="11"/>
        </w:numPr>
        <w:ind w:left="720" w:hanging="360"/>
        <w:rPr>
          <w:u w:val="none"/>
        </w:rPr>
      </w:pPr>
      <w:r w:rsidDel="00000000" w:rsidR="00000000" w:rsidRPr="00000000">
        <w:rPr>
          <w:rtl w:val="0"/>
        </w:rPr>
        <w:t xml:space="preserve">Democrats gained control of all the southern states and reversed everything meant to help blacks</w:t>
      </w:r>
      <w:r w:rsidDel="00000000" w:rsidR="00000000" w:rsidRPr="00000000">
        <w:rPr>
          <w:rtl w:val="0"/>
        </w:rPr>
      </w:r>
    </w:p>
    <w:p w:rsidR="00000000" w:rsidDel="00000000" w:rsidP="00000000" w:rsidRDefault="00000000" w:rsidRPr="00000000" w14:paraId="00000421">
      <w:pPr>
        <w:pageBreakBefore w:val="0"/>
        <w:rPr/>
      </w:pPr>
      <w:r w:rsidDel="00000000" w:rsidR="00000000" w:rsidRPr="00000000">
        <w:rPr>
          <w:rtl w:val="0"/>
        </w:rPr>
      </w:r>
    </w:p>
    <w:p w:rsidR="00000000" w:rsidDel="00000000" w:rsidP="00000000" w:rsidRDefault="00000000" w:rsidRPr="00000000" w14:paraId="00000422">
      <w:pPr>
        <w:pStyle w:val="Title"/>
        <w:pageBreakBefore w:val="0"/>
        <w:rPr/>
      </w:pPr>
      <w:bookmarkStart w:colFirst="0" w:colLast="0" w:name="_obytkmqkrv85" w:id="8"/>
      <w:bookmarkEnd w:id="8"/>
      <w:r w:rsidDel="00000000" w:rsidR="00000000" w:rsidRPr="00000000">
        <w:rPr>
          <w:rtl w:val="0"/>
        </w:rPr>
        <w:t xml:space="preserve">Westward Expansion</w:t>
      </w:r>
    </w:p>
    <w:p w:rsidR="00000000" w:rsidDel="00000000" w:rsidP="00000000" w:rsidRDefault="00000000" w:rsidRPr="00000000" w14:paraId="00000423">
      <w:pPr>
        <w:pageBreakBefore w:val="0"/>
        <w:numPr>
          <w:ilvl w:val="0"/>
          <w:numId w:val="8"/>
        </w:numPr>
        <w:ind w:left="720" w:hanging="360"/>
      </w:pPr>
      <w:r w:rsidDel="00000000" w:rsidR="00000000" w:rsidRPr="00000000">
        <w:rPr>
          <w:rtl w:val="0"/>
        </w:rPr>
        <w:t xml:space="preserve"> </w:t>
      </w:r>
      <w:r w:rsidDel="00000000" w:rsidR="00000000" w:rsidRPr="00000000">
        <w:rPr>
          <w:highlight w:val="yellow"/>
          <w:rtl w:val="0"/>
        </w:rPr>
        <w:t xml:space="preserve">Great Plains</w:t>
      </w:r>
    </w:p>
    <w:p w:rsidR="00000000" w:rsidDel="00000000" w:rsidP="00000000" w:rsidRDefault="00000000" w:rsidRPr="00000000" w14:paraId="00000424">
      <w:pPr>
        <w:pageBreakBefore w:val="0"/>
        <w:numPr>
          <w:ilvl w:val="1"/>
          <w:numId w:val="8"/>
        </w:numPr>
        <w:ind w:left="1440" w:hanging="360"/>
      </w:pPr>
      <w:r w:rsidDel="00000000" w:rsidR="00000000" w:rsidRPr="00000000">
        <w:rPr>
          <w:rtl w:val="0"/>
        </w:rPr>
        <w:t xml:space="preserve">grassland extending through the west-central portion of the US</w:t>
      </w:r>
    </w:p>
    <w:p w:rsidR="00000000" w:rsidDel="00000000" w:rsidP="00000000" w:rsidRDefault="00000000" w:rsidRPr="00000000" w14:paraId="00000425">
      <w:pPr>
        <w:pageBreakBefore w:val="0"/>
        <w:numPr>
          <w:ilvl w:val="1"/>
          <w:numId w:val="8"/>
        </w:numPr>
        <w:ind w:left="1440" w:hanging="360"/>
        <w:rPr>
          <w:u w:val="none"/>
        </w:rPr>
      </w:pPr>
      <w:r w:rsidDel="00000000" w:rsidR="00000000" w:rsidRPr="00000000">
        <w:rPr>
          <w:rtl w:val="0"/>
        </w:rPr>
        <w:t xml:space="preserve">Natives have already set up their lives there</w:t>
      </w:r>
    </w:p>
    <w:p w:rsidR="00000000" w:rsidDel="00000000" w:rsidP="00000000" w:rsidRDefault="00000000" w:rsidRPr="00000000" w14:paraId="00000426">
      <w:pPr>
        <w:pageBreakBefore w:val="0"/>
        <w:numPr>
          <w:ilvl w:val="1"/>
          <w:numId w:val="8"/>
        </w:numPr>
        <w:ind w:left="1440" w:hanging="360"/>
        <w:rPr>
          <w:u w:val="none"/>
        </w:rPr>
      </w:pPr>
      <w:r w:rsidDel="00000000" w:rsidR="00000000" w:rsidRPr="00000000">
        <w:rPr>
          <w:rtl w:val="0"/>
        </w:rPr>
        <w:t xml:space="preserve">Horses</w:t>
      </w:r>
    </w:p>
    <w:p w:rsidR="00000000" w:rsidDel="00000000" w:rsidP="00000000" w:rsidRDefault="00000000" w:rsidRPr="00000000" w14:paraId="00000427">
      <w:pPr>
        <w:pageBreakBefore w:val="0"/>
        <w:numPr>
          <w:ilvl w:val="2"/>
          <w:numId w:val="8"/>
        </w:numPr>
        <w:ind w:left="2160" w:hanging="360"/>
        <w:rPr>
          <w:u w:val="none"/>
        </w:rPr>
      </w:pPr>
      <w:r w:rsidDel="00000000" w:rsidR="00000000" w:rsidRPr="00000000">
        <w:rPr>
          <w:rtl w:val="0"/>
        </w:rPr>
        <w:t xml:space="preserve">The Spanish introduced them in 1598</w:t>
      </w:r>
    </w:p>
    <w:p w:rsidR="00000000" w:rsidDel="00000000" w:rsidP="00000000" w:rsidRDefault="00000000" w:rsidRPr="00000000" w14:paraId="00000428">
      <w:pPr>
        <w:pageBreakBefore w:val="0"/>
        <w:numPr>
          <w:ilvl w:val="2"/>
          <w:numId w:val="8"/>
        </w:numPr>
        <w:ind w:left="2160" w:hanging="360"/>
        <w:rPr>
          <w:u w:val="none"/>
        </w:rPr>
      </w:pPr>
      <w:r w:rsidDel="00000000" w:rsidR="00000000" w:rsidRPr="00000000">
        <w:rPr>
          <w:rtl w:val="0"/>
        </w:rPr>
        <w:t xml:space="preserve">Increased Natives’ ability to hunt and travel farther</w:t>
      </w:r>
    </w:p>
    <w:p w:rsidR="00000000" w:rsidDel="00000000" w:rsidP="00000000" w:rsidRDefault="00000000" w:rsidRPr="00000000" w14:paraId="00000429">
      <w:pPr>
        <w:pageBreakBefore w:val="0"/>
        <w:numPr>
          <w:ilvl w:val="2"/>
          <w:numId w:val="8"/>
        </w:numPr>
        <w:ind w:left="2160" w:hanging="360"/>
        <w:rPr>
          <w:u w:val="none"/>
        </w:rPr>
      </w:pPr>
      <w:r w:rsidDel="00000000" w:rsidR="00000000" w:rsidRPr="00000000">
        <w:rPr>
          <w:rtl w:val="0"/>
        </w:rPr>
        <w:t xml:space="preserve">Resultantly, Natives hunted buffalo, which they depended on for everything, from food to clothing to tools</w:t>
      </w:r>
    </w:p>
    <w:p w:rsidR="00000000" w:rsidDel="00000000" w:rsidP="00000000" w:rsidRDefault="00000000" w:rsidRPr="00000000" w14:paraId="0000042A">
      <w:pPr>
        <w:pageBreakBefore w:val="0"/>
        <w:numPr>
          <w:ilvl w:val="3"/>
          <w:numId w:val="8"/>
        </w:numPr>
        <w:ind w:left="2880" w:hanging="360"/>
        <w:rPr>
          <w:u w:val="none"/>
        </w:rPr>
      </w:pPr>
      <w:r w:rsidDel="00000000" w:rsidR="00000000" w:rsidRPr="00000000">
        <w:rPr>
          <w:rtl w:val="0"/>
        </w:rPr>
        <w:t xml:space="preserve">Americans restricted the free movement of buffalos and hunted them, leading to buffalo becoming endangered, affecting Native lives</w:t>
      </w:r>
    </w:p>
    <w:p w:rsidR="00000000" w:rsidDel="00000000" w:rsidP="00000000" w:rsidRDefault="00000000" w:rsidRPr="00000000" w14:paraId="0000042B">
      <w:pPr>
        <w:pageBreakBefore w:val="0"/>
        <w:numPr>
          <w:ilvl w:val="0"/>
          <w:numId w:val="8"/>
        </w:numPr>
        <w:ind w:left="720" w:hanging="360"/>
        <w:rPr>
          <w:u w:val="none"/>
        </w:rPr>
      </w:pPr>
      <w:r w:rsidDel="00000000" w:rsidR="00000000" w:rsidRPr="00000000">
        <w:rPr>
          <w:rtl w:val="0"/>
        </w:rPr>
        <w:t xml:space="preserve">Natives believed that land belonged to everyone; there’s no concept of land ownership</w:t>
      </w:r>
    </w:p>
    <w:p w:rsidR="00000000" w:rsidDel="00000000" w:rsidP="00000000" w:rsidRDefault="00000000" w:rsidRPr="00000000" w14:paraId="0000042C">
      <w:pPr>
        <w:pageBreakBefore w:val="0"/>
        <w:numPr>
          <w:ilvl w:val="1"/>
          <w:numId w:val="8"/>
        </w:numPr>
        <w:ind w:left="1440" w:hanging="360"/>
        <w:rPr>
          <w:u w:val="none"/>
        </w:rPr>
      </w:pPr>
      <w:r w:rsidDel="00000000" w:rsidR="00000000" w:rsidRPr="00000000">
        <w:rPr>
          <w:rtl w:val="0"/>
        </w:rPr>
        <w:t xml:space="preserve">Americans found their land to be free for claiming, and takes over them for “improvements”</w:t>
      </w:r>
    </w:p>
    <w:p w:rsidR="00000000" w:rsidDel="00000000" w:rsidP="00000000" w:rsidRDefault="00000000" w:rsidRPr="00000000" w14:paraId="0000042D">
      <w:pPr>
        <w:pageBreakBefore w:val="0"/>
        <w:numPr>
          <w:ilvl w:val="0"/>
          <w:numId w:val="8"/>
        </w:numPr>
        <w:ind w:left="720" w:hanging="360"/>
        <w:rPr>
          <w:u w:val="none"/>
        </w:rPr>
      </w:pPr>
      <w:r w:rsidDel="00000000" w:rsidR="00000000" w:rsidRPr="00000000">
        <w:rPr>
          <w:rtl w:val="0"/>
        </w:rPr>
        <w:t xml:space="preserve">Gold was found in Colorado in 1858, attracting thousands of miners</w:t>
      </w:r>
    </w:p>
    <w:p w:rsidR="00000000" w:rsidDel="00000000" w:rsidP="00000000" w:rsidRDefault="00000000" w:rsidRPr="00000000" w14:paraId="0000042E">
      <w:pPr>
        <w:pageBreakBefore w:val="0"/>
        <w:numPr>
          <w:ilvl w:val="0"/>
          <w:numId w:val="8"/>
        </w:numPr>
        <w:ind w:left="720" w:hanging="360"/>
        <w:rPr>
          <w:highlight w:val="yellow"/>
        </w:rPr>
      </w:pPr>
      <w:r w:rsidDel="00000000" w:rsidR="00000000" w:rsidRPr="00000000">
        <w:rPr>
          <w:highlight w:val="yellow"/>
          <w:rtl w:val="0"/>
        </w:rPr>
        <w:t xml:space="preserve">Conflict</w:t>
      </w:r>
    </w:p>
    <w:p w:rsidR="00000000" w:rsidDel="00000000" w:rsidP="00000000" w:rsidRDefault="00000000" w:rsidRPr="00000000" w14:paraId="0000042F">
      <w:pPr>
        <w:pageBreakBefore w:val="0"/>
        <w:numPr>
          <w:ilvl w:val="1"/>
          <w:numId w:val="8"/>
        </w:numPr>
        <w:ind w:left="1440" w:hanging="360"/>
        <w:rPr>
          <w:u w:val="none"/>
        </w:rPr>
      </w:pPr>
      <w:r w:rsidDel="00000000" w:rsidR="00000000" w:rsidRPr="00000000">
        <w:rPr>
          <w:rtl w:val="0"/>
        </w:rPr>
        <w:t xml:space="preserve">1834: US government passed an act to get all the Great Plains Natives into a reservation</w:t>
      </w:r>
    </w:p>
    <w:p w:rsidR="00000000" w:rsidDel="00000000" w:rsidP="00000000" w:rsidRDefault="00000000" w:rsidRPr="00000000" w14:paraId="00000430">
      <w:pPr>
        <w:pageBreakBefore w:val="0"/>
        <w:numPr>
          <w:ilvl w:val="1"/>
          <w:numId w:val="8"/>
        </w:numPr>
        <w:ind w:left="1440" w:hanging="360"/>
        <w:rPr>
          <w:u w:val="none"/>
        </w:rPr>
      </w:pPr>
      <w:r w:rsidDel="00000000" w:rsidR="00000000" w:rsidRPr="00000000">
        <w:rPr>
          <w:rtl w:val="0"/>
        </w:rPr>
        <w:t xml:space="preserve">1850: US government changed policy to set boundaries for each individual tribe</w:t>
      </w:r>
    </w:p>
    <w:p w:rsidR="00000000" w:rsidDel="00000000" w:rsidP="00000000" w:rsidRDefault="00000000" w:rsidRPr="00000000" w14:paraId="00000431">
      <w:pPr>
        <w:pageBreakBefore w:val="0"/>
        <w:numPr>
          <w:ilvl w:val="1"/>
          <w:numId w:val="8"/>
        </w:numPr>
        <w:ind w:left="1440" w:hanging="360"/>
        <w:rPr>
          <w:u w:val="none"/>
        </w:rPr>
      </w:pPr>
      <w:r w:rsidDel="00000000" w:rsidR="00000000" w:rsidRPr="00000000">
        <w:rPr>
          <w:rtl w:val="0"/>
        </w:rPr>
        <w:t xml:space="preserve">Most Natives ignored the US government’s policies and continued to live their old ways</w:t>
      </w:r>
    </w:p>
    <w:p w:rsidR="00000000" w:rsidDel="00000000" w:rsidP="00000000" w:rsidRDefault="00000000" w:rsidRPr="00000000" w14:paraId="00000432">
      <w:pPr>
        <w:pageBreakBefore w:val="0"/>
        <w:numPr>
          <w:ilvl w:val="1"/>
          <w:numId w:val="8"/>
        </w:numPr>
        <w:ind w:left="1440" w:hanging="360"/>
        <w:rPr>
          <w:u w:val="none"/>
        </w:rPr>
      </w:pPr>
      <w:r w:rsidDel="00000000" w:rsidR="00000000" w:rsidRPr="00000000">
        <w:rPr>
          <w:rtl w:val="0"/>
        </w:rPr>
        <w:t xml:space="preserve">Massacre at Sand Creek 1864</w:t>
      </w:r>
    </w:p>
    <w:p w:rsidR="00000000" w:rsidDel="00000000" w:rsidP="00000000" w:rsidRDefault="00000000" w:rsidRPr="00000000" w14:paraId="00000433">
      <w:pPr>
        <w:pageBreakBefore w:val="0"/>
        <w:numPr>
          <w:ilvl w:val="2"/>
          <w:numId w:val="8"/>
        </w:numPr>
        <w:ind w:left="2160" w:hanging="360"/>
        <w:rPr>
          <w:u w:val="none"/>
        </w:rPr>
      </w:pPr>
      <w:r w:rsidDel="00000000" w:rsidR="00000000" w:rsidRPr="00000000">
        <w:rPr>
          <w:rtl w:val="0"/>
        </w:rPr>
        <w:t xml:space="preserve">The Cheyenne thought they were under US protection and returned to Sand Creek Reserve</w:t>
      </w:r>
    </w:p>
    <w:p w:rsidR="00000000" w:rsidDel="00000000" w:rsidP="00000000" w:rsidRDefault="00000000" w:rsidRPr="00000000" w14:paraId="00000434">
      <w:pPr>
        <w:pageBreakBefore w:val="0"/>
        <w:numPr>
          <w:ilvl w:val="2"/>
          <w:numId w:val="8"/>
        </w:numPr>
        <w:ind w:left="2160" w:hanging="360"/>
        <w:rPr>
          <w:u w:val="none"/>
        </w:rPr>
      </w:pPr>
      <w:r w:rsidDel="00000000" w:rsidR="00000000" w:rsidRPr="00000000">
        <w:rPr>
          <w:rtl w:val="0"/>
        </w:rPr>
        <w:t xml:space="preserve">US Army ordered to capture and kill Natives at Sand Creek Reserve</w:t>
      </w:r>
    </w:p>
    <w:p w:rsidR="00000000" w:rsidDel="00000000" w:rsidP="00000000" w:rsidRDefault="00000000" w:rsidRPr="00000000" w14:paraId="00000435">
      <w:pPr>
        <w:pageBreakBefore w:val="0"/>
        <w:numPr>
          <w:ilvl w:val="1"/>
          <w:numId w:val="8"/>
        </w:numPr>
        <w:ind w:left="1440" w:hanging="360"/>
        <w:rPr>
          <w:u w:val="none"/>
        </w:rPr>
      </w:pPr>
      <w:r w:rsidDel="00000000" w:rsidR="00000000" w:rsidRPr="00000000">
        <w:rPr>
          <w:rtl w:val="0"/>
        </w:rPr>
        <w:t xml:space="preserve">Sioux</w:t>
      </w:r>
    </w:p>
    <w:p w:rsidR="00000000" w:rsidDel="00000000" w:rsidP="00000000" w:rsidRDefault="00000000" w:rsidRPr="00000000" w14:paraId="00000436">
      <w:pPr>
        <w:pageBreakBefore w:val="0"/>
        <w:numPr>
          <w:ilvl w:val="2"/>
          <w:numId w:val="8"/>
        </w:numPr>
        <w:ind w:left="2160" w:hanging="360"/>
      </w:pPr>
      <w:r w:rsidDel="00000000" w:rsidR="00000000" w:rsidRPr="00000000">
        <w:rPr>
          <w:rtl w:val="0"/>
        </w:rPr>
        <w:t xml:space="preserve">Bozeman Trial</w:t>
      </w:r>
    </w:p>
    <w:p w:rsidR="00000000" w:rsidDel="00000000" w:rsidP="00000000" w:rsidRDefault="00000000" w:rsidRPr="00000000" w14:paraId="00000437">
      <w:pPr>
        <w:pageBreakBefore w:val="0"/>
        <w:numPr>
          <w:ilvl w:val="3"/>
          <w:numId w:val="8"/>
        </w:numPr>
        <w:ind w:left="2880" w:hanging="360"/>
      </w:pPr>
      <w:r w:rsidDel="00000000" w:rsidR="00000000" w:rsidRPr="00000000">
        <w:rPr>
          <w:rtl w:val="0"/>
        </w:rPr>
        <w:t xml:space="preserve">The Trail went through Sioux hunting grounds</w:t>
      </w:r>
    </w:p>
    <w:p w:rsidR="00000000" w:rsidDel="00000000" w:rsidP="00000000" w:rsidRDefault="00000000" w:rsidRPr="00000000" w14:paraId="00000438">
      <w:pPr>
        <w:pageBreakBefore w:val="0"/>
        <w:numPr>
          <w:ilvl w:val="3"/>
          <w:numId w:val="8"/>
        </w:numPr>
        <w:ind w:left="2880" w:hanging="360"/>
        <w:rPr>
          <w:u w:val="none"/>
        </w:rPr>
      </w:pPr>
      <w:r w:rsidDel="00000000" w:rsidR="00000000" w:rsidRPr="00000000">
        <w:rPr>
          <w:rtl w:val="0"/>
        </w:rPr>
        <w:t xml:space="preserve">Sioux chief Red Cloud appealed to Washington DC but was ignored</w:t>
      </w:r>
    </w:p>
    <w:p w:rsidR="00000000" w:rsidDel="00000000" w:rsidP="00000000" w:rsidRDefault="00000000" w:rsidRPr="00000000" w14:paraId="00000439">
      <w:pPr>
        <w:pageBreakBefore w:val="0"/>
        <w:numPr>
          <w:ilvl w:val="3"/>
          <w:numId w:val="8"/>
        </w:numPr>
        <w:ind w:left="2880" w:hanging="360"/>
      </w:pPr>
      <w:r w:rsidDel="00000000" w:rsidR="00000000" w:rsidRPr="00000000">
        <w:rPr>
          <w:rtl w:val="0"/>
        </w:rPr>
        <w:t xml:space="preserve">1866: Native warrior Crazy Horse killed US Captain William J. Fetterman and company (80) on the Trail</w:t>
      </w:r>
    </w:p>
    <w:p w:rsidR="00000000" w:rsidDel="00000000" w:rsidP="00000000" w:rsidRDefault="00000000" w:rsidRPr="00000000" w14:paraId="0000043A">
      <w:pPr>
        <w:pageBreakBefore w:val="0"/>
        <w:numPr>
          <w:ilvl w:val="3"/>
          <w:numId w:val="8"/>
        </w:numPr>
        <w:ind w:left="2880" w:hanging="360"/>
      </w:pPr>
      <w:r w:rsidDel="00000000" w:rsidR="00000000" w:rsidRPr="00000000">
        <w:rPr>
          <w:rtl w:val="0"/>
        </w:rPr>
        <w:t xml:space="preserve">US government eventually closed the Trail</w:t>
      </w:r>
    </w:p>
    <w:p w:rsidR="00000000" w:rsidDel="00000000" w:rsidP="00000000" w:rsidRDefault="00000000" w:rsidRPr="00000000" w14:paraId="0000043B">
      <w:pPr>
        <w:pageBreakBefore w:val="0"/>
        <w:numPr>
          <w:ilvl w:val="3"/>
          <w:numId w:val="8"/>
        </w:numPr>
        <w:ind w:left="2880" w:hanging="360"/>
      </w:pPr>
      <w:r w:rsidDel="00000000" w:rsidR="00000000" w:rsidRPr="00000000">
        <w:rPr>
          <w:rtl w:val="0"/>
        </w:rPr>
        <w:t xml:space="preserve">US government forces Treaty of Fort Laramie on the Sioux</w:t>
      </w:r>
    </w:p>
    <w:p w:rsidR="00000000" w:rsidDel="00000000" w:rsidP="00000000" w:rsidRDefault="00000000" w:rsidRPr="00000000" w14:paraId="0000043C">
      <w:pPr>
        <w:pageBreakBefore w:val="0"/>
        <w:numPr>
          <w:ilvl w:val="4"/>
          <w:numId w:val="8"/>
        </w:numPr>
        <w:ind w:left="3600" w:hanging="360"/>
      </w:pPr>
      <w:r w:rsidDel="00000000" w:rsidR="00000000" w:rsidRPr="00000000">
        <w:rPr>
          <w:rtl w:val="0"/>
        </w:rPr>
        <w:t xml:space="preserve">They are to live on a reservation along the Missouri River</w:t>
      </w:r>
    </w:p>
    <w:p w:rsidR="00000000" w:rsidDel="00000000" w:rsidP="00000000" w:rsidRDefault="00000000" w:rsidRPr="00000000" w14:paraId="0000043D">
      <w:pPr>
        <w:pageBreakBefore w:val="0"/>
        <w:numPr>
          <w:ilvl w:val="4"/>
          <w:numId w:val="8"/>
        </w:numPr>
        <w:ind w:left="3600" w:hanging="360"/>
      </w:pPr>
      <w:r w:rsidDel="00000000" w:rsidR="00000000" w:rsidRPr="00000000">
        <w:rPr>
          <w:rtl w:val="0"/>
        </w:rPr>
        <w:t xml:space="preserve">Only a subgroup of the Sioux signed it; everyone else lived their old lives</w:t>
      </w:r>
    </w:p>
    <w:p w:rsidR="00000000" w:rsidDel="00000000" w:rsidP="00000000" w:rsidRDefault="00000000" w:rsidRPr="00000000" w14:paraId="0000043E">
      <w:pPr>
        <w:pageBreakBefore w:val="0"/>
        <w:numPr>
          <w:ilvl w:val="2"/>
          <w:numId w:val="8"/>
        </w:numPr>
        <w:ind w:left="2160" w:hanging="360"/>
        <w:rPr>
          <w:u w:val="none"/>
        </w:rPr>
      </w:pPr>
      <w:r w:rsidDel="00000000" w:rsidR="00000000" w:rsidRPr="00000000">
        <w:rPr>
          <w:rtl w:val="0"/>
        </w:rPr>
        <w:t xml:space="preserve">Gold Rush</w:t>
      </w:r>
    </w:p>
    <w:p w:rsidR="00000000" w:rsidDel="00000000" w:rsidP="00000000" w:rsidRDefault="00000000" w:rsidRPr="00000000" w14:paraId="0000043F">
      <w:pPr>
        <w:pageBreakBefore w:val="0"/>
        <w:numPr>
          <w:ilvl w:val="3"/>
          <w:numId w:val="8"/>
        </w:numPr>
        <w:ind w:left="2880" w:hanging="360"/>
        <w:rPr>
          <w:u w:val="none"/>
        </w:rPr>
      </w:pPr>
      <w:r w:rsidDel="00000000" w:rsidR="00000000" w:rsidRPr="00000000">
        <w:rPr>
          <w:rtl w:val="0"/>
        </w:rPr>
        <w:t xml:space="preserve">Miners took over Sioux land to mine gold</w:t>
      </w:r>
    </w:p>
    <w:p w:rsidR="00000000" w:rsidDel="00000000" w:rsidP="00000000" w:rsidRDefault="00000000" w:rsidRPr="00000000" w14:paraId="00000440">
      <w:pPr>
        <w:pageBreakBefore w:val="0"/>
        <w:numPr>
          <w:ilvl w:val="3"/>
          <w:numId w:val="8"/>
        </w:numPr>
        <w:ind w:left="2880" w:hanging="360"/>
        <w:rPr>
          <w:u w:val="none"/>
        </w:rPr>
      </w:pPr>
      <w:r w:rsidDel="00000000" w:rsidR="00000000" w:rsidRPr="00000000">
        <w:rPr>
          <w:rtl w:val="0"/>
        </w:rPr>
        <w:t xml:space="preserve">Red Cloud appealed to Washington DC, but was ignored</w:t>
      </w:r>
    </w:p>
    <w:p w:rsidR="00000000" w:rsidDel="00000000" w:rsidP="00000000" w:rsidRDefault="00000000" w:rsidRPr="00000000" w14:paraId="00000441">
      <w:pPr>
        <w:pageBreakBefore w:val="0"/>
        <w:numPr>
          <w:ilvl w:val="3"/>
          <w:numId w:val="8"/>
        </w:numPr>
        <w:ind w:left="2880" w:hanging="360"/>
        <w:rPr>
          <w:u w:val="none"/>
        </w:rPr>
      </w:pPr>
      <w:r w:rsidDel="00000000" w:rsidR="00000000" w:rsidRPr="00000000">
        <w:rPr>
          <w:rtl w:val="0"/>
        </w:rPr>
        <w:t xml:space="preserve">Sioux killed the Americans there </w:t>
      </w:r>
    </w:p>
    <w:p w:rsidR="00000000" w:rsidDel="00000000" w:rsidP="00000000" w:rsidRDefault="00000000" w:rsidRPr="00000000" w14:paraId="00000442">
      <w:pPr>
        <w:pageBreakBefore w:val="0"/>
        <w:numPr>
          <w:ilvl w:val="2"/>
          <w:numId w:val="8"/>
        </w:numPr>
        <w:ind w:left="2160" w:hanging="360"/>
        <w:rPr>
          <w:u w:val="none"/>
        </w:rPr>
      </w:pPr>
      <w:r w:rsidDel="00000000" w:rsidR="00000000" w:rsidRPr="00000000">
        <w:rPr>
          <w:rtl w:val="0"/>
        </w:rPr>
        <w:t xml:space="preserve">1890: US military rounded up Sioux and brought them to Wounded Knee Creek, told them to surrender their weapons, and killed them</w:t>
      </w:r>
    </w:p>
    <w:p w:rsidR="00000000" w:rsidDel="00000000" w:rsidP="00000000" w:rsidRDefault="00000000" w:rsidRPr="00000000" w14:paraId="00000443">
      <w:pPr>
        <w:pageBreakBefore w:val="0"/>
        <w:numPr>
          <w:ilvl w:val="1"/>
          <w:numId w:val="8"/>
        </w:numPr>
        <w:ind w:left="1440" w:hanging="360"/>
        <w:rPr>
          <w:u w:val="none"/>
        </w:rPr>
      </w:pPr>
      <w:r w:rsidDel="00000000" w:rsidR="00000000" w:rsidRPr="00000000">
        <w:rPr>
          <w:rtl w:val="0"/>
        </w:rPr>
        <w:t xml:space="preserve">Red River Wars 1868</w:t>
      </w:r>
    </w:p>
    <w:p w:rsidR="00000000" w:rsidDel="00000000" w:rsidP="00000000" w:rsidRDefault="00000000" w:rsidRPr="00000000" w14:paraId="00000444">
      <w:pPr>
        <w:pageBreakBefore w:val="0"/>
        <w:numPr>
          <w:ilvl w:val="2"/>
          <w:numId w:val="8"/>
        </w:numPr>
        <w:ind w:left="2160" w:hanging="360"/>
        <w:rPr>
          <w:u w:val="none"/>
        </w:rPr>
      </w:pPr>
      <w:r w:rsidDel="00000000" w:rsidR="00000000" w:rsidRPr="00000000">
        <w:rPr>
          <w:rtl w:val="0"/>
        </w:rPr>
        <w:t xml:space="preserve">Kiowa and Comanche tribes led raids</w:t>
      </w:r>
    </w:p>
    <w:p w:rsidR="00000000" w:rsidDel="00000000" w:rsidP="00000000" w:rsidRDefault="00000000" w:rsidRPr="00000000" w14:paraId="00000445">
      <w:pPr>
        <w:pageBreakBefore w:val="0"/>
        <w:numPr>
          <w:ilvl w:val="2"/>
          <w:numId w:val="8"/>
        </w:numPr>
        <w:ind w:left="2160" w:hanging="360"/>
        <w:rPr>
          <w:u w:val="none"/>
        </w:rPr>
      </w:pPr>
      <w:r w:rsidDel="00000000" w:rsidR="00000000" w:rsidRPr="00000000">
        <w:rPr>
          <w:rtl w:val="0"/>
        </w:rPr>
        <w:t xml:space="preserve">US Army protected the friendly tribes and destroyed the other</w:t>
      </w:r>
    </w:p>
    <w:p w:rsidR="00000000" w:rsidDel="00000000" w:rsidP="00000000" w:rsidRDefault="00000000" w:rsidRPr="00000000" w14:paraId="00000446">
      <w:pPr>
        <w:pageBreakBefore w:val="0"/>
        <w:numPr>
          <w:ilvl w:val="0"/>
          <w:numId w:val="8"/>
        </w:numPr>
        <w:ind w:left="720" w:hanging="360"/>
        <w:rPr>
          <w:highlight w:val="yellow"/>
        </w:rPr>
      </w:pPr>
      <w:r w:rsidDel="00000000" w:rsidR="00000000" w:rsidRPr="00000000">
        <w:rPr>
          <w:highlight w:val="yellow"/>
          <w:rtl w:val="0"/>
        </w:rPr>
        <w:t xml:space="preserve">Dawes Act</w:t>
      </w:r>
    </w:p>
    <w:p w:rsidR="00000000" w:rsidDel="00000000" w:rsidP="00000000" w:rsidRDefault="00000000" w:rsidRPr="00000000" w14:paraId="00000447">
      <w:pPr>
        <w:pageBreakBefore w:val="0"/>
        <w:numPr>
          <w:ilvl w:val="1"/>
          <w:numId w:val="8"/>
        </w:numPr>
        <w:ind w:left="1440" w:hanging="360"/>
        <w:rPr>
          <w:u w:val="none"/>
        </w:rPr>
      </w:pPr>
      <w:r w:rsidDel="00000000" w:rsidR="00000000" w:rsidRPr="00000000">
        <w:rPr>
          <w:rtl w:val="0"/>
        </w:rPr>
        <w:t xml:space="preserve">Aimed to Americanize Natives</w:t>
      </w:r>
    </w:p>
    <w:p w:rsidR="00000000" w:rsidDel="00000000" w:rsidP="00000000" w:rsidRDefault="00000000" w:rsidRPr="00000000" w14:paraId="00000448">
      <w:pPr>
        <w:pageBreakBefore w:val="0"/>
        <w:numPr>
          <w:ilvl w:val="1"/>
          <w:numId w:val="8"/>
        </w:numPr>
        <w:ind w:left="1440" w:hanging="360"/>
        <w:rPr>
          <w:u w:val="none"/>
        </w:rPr>
      </w:pPr>
      <w:r w:rsidDel="00000000" w:rsidR="00000000" w:rsidRPr="00000000">
        <w:rPr>
          <w:rtl w:val="0"/>
        </w:rPr>
        <w:t xml:space="preserve">Individual Natives were to be given land and money to buy things to set up a farm</w:t>
      </w:r>
    </w:p>
    <w:p w:rsidR="00000000" w:rsidDel="00000000" w:rsidP="00000000" w:rsidRDefault="00000000" w:rsidRPr="00000000" w14:paraId="00000449">
      <w:pPr>
        <w:pageBreakBefore w:val="0"/>
        <w:numPr>
          <w:ilvl w:val="1"/>
          <w:numId w:val="8"/>
        </w:numPr>
        <w:ind w:left="1440" w:hanging="360"/>
        <w:rPr>
          <w:u w:val="none"/>
        </w:rPr>
      </w:pPr>
      <w:r w:rsidDel="00000000" w:rsidR="00000000" w:rsidRPr="00000000">
        <w:rPr>
          <w:rFonts w:ascii="Caudex" w:cs="Caudex" w:eastAsia="Caudex" w:hAnsi="Caudex"/>
          <w:rtl w:val="0"/>
        </w:rPr>
        <w:t xml:space="preserve">⅔ of the land actually ended up going to the Americans and all of the money ended up in American pockets</w:t>
      </w:r>
    </w:p>
    <w:p w:rsidR="00000000" w:rsidDel="00000000" w:rsidP="00000000" w:rsidRDefault="00000000" w:rsidRPr="00000000" w14:paraId="0000044A">
      <w:pPr>
        <w:pageBreakBefore w:val="0"/>
        <w:numPr>
          <w:ilvl w:val="0"/>
          <w:numId w:val="8"/>
        </w:numPr>
        <w:ind w:left="720" w:hanging="360"/>
        <w:rPr>
          <w:highlight w:val="yellow"/>
        </w:rPr>
      </w:pPr>
      <w:r w:rsidDel="00000000" w:rsidR="00000000" w:rsidRPr="00000000">
        <w:rPr>
          <w:highlight w:val="yellow"/>
          <w:rtl w:val="0"/>
        </w:rPr>
        <w:t xml:space="preserve">Cattle Industry</w:t>
      </w:r>
    </w:p>
    <w:p w:rsidR="00000000" w:rsidDel="00000000" w:rsidP="00000000" w:rsidRDefault="00000000" w:rsidRPr="00000000" w14:paraId="0000044B">
      <w:pPr>
        <w:pageBreakBefore w:val="0"/>
        <w:numPr>
          <w:ilvl w:val="1"/>
          <w:numId w:val="8"/>
        </w:numPr>
        <w:ind w:left="1440" w:hanging="360"/>
        <w:rPr>
          <w:u w:val="none"/>
        </w:rPr>
      </w:pPr>
      <w:r w:rsidDel="00000000" w:rsidR="00000000" w:rsidRPr="00000000">
        <w:rPr>
          <w:rtl w:val="0"/>
        </w:rPr>
        <w:t xml:space="preserve">As buffalo population decreased, cattle population grew</w:t>
      </w:r>
    </w:p>
    <w:p w:rsidR="00000000" w:rsidDel="00000000" w:rsidP="00000000" w:rsidRDefault="00000000" w:rsidRPr="00000000" w14:paraId="0000044C">
      <w:pPr>
        <w:pageBreakBefore w:val="0"/>
        <w:numPr>
          <w:ilvl w:val="1"/>
          <w:numId w:val="8"/>
        </w:numPr>
        <w:ind w:left="1440" w:hanging="360"/>
        <w:rPr>
          <w:u w:val="none"/>
        </w:rPr>
      </w:pPr>
      <w:r w:rsidDel="00000000" w:rsidR="00000000" w:rsidRPr="00000000">
        <w:rPr>
          <w:rtl w:val="0"/>
        </w:rPr>
        <w:t xml:space="preserve">Became profitable once railroads reached the Great Plains and demand for beef increased</w:t>
      </w:r>
    </w:p>
    <w:p w:rsidR="00000000" w:rsidDel="00000000" w:rsidP="00000000" w:rsidRDefault="00000000" w:rsidRPr="00000000" w14:paraId="0000044D">
      <w:pPr>
        <w:pageBreakBefore w:val="0"/>
        <w:numPr>
          <w:ilvl w:val="1"/>
          <w:numId w:val="8"/>
        </w:numPr>
        <w:ind w:left="1440" w:hanging="360"/>
        <w:rPr>
          <w:u w:val="none"/>
        </w:rPr>
      </w:pPr>
      <w:r w:rsidDel="00000000" w:rsidR="00000000" w:rsidRPr="00000000">
        <w:rPr>
          <w:rtl w:val="0"/>
        </w:rPr>
        <w:t xml:space="preserve">Work involved rounding up cattles in the spring and driving them over 3 months to a transportation center</w:t>
      </w:r>
    </w:p>
    <w:p w:rsidR="00000000" w:rsidDel="00000000" w:rsidP="00000000" w:rsidRDefault="00000000" w:rsidRPr="00000000" w14:paraId="0000044E">
      <w:pPr>
        <w:pageBreakBefore w:val="0"/>
        <w:numPr>
          <w:ilvl w:val="1"/>
          <w:numId w:val="8"/>
        </w:numPr>
        <w:ind w:left="1440" w:hanging="360"/>
        <w:rPr>
          <w:u w:val="none"/>
        </w:rPr>
      </w:pPr>
      <w:r w:rsidDel="00000000" w:rsidR="00000000" w:rsidRPr="00000000">
        <w:rPr>
          <w:rtl w:val="0"/>
        </w:rPr>
        <w:t xml:space="preserve">Popularity ended due to overgrazing (cattle has less food so less cattle exist), bad weather (which scares cattle causing stampede, which makes the long drive hard) and barbed wire in the way (which was put up because farmers were tired of cattle trampling over crops)</w:t>
      </w:r>
    </w:p>
    <w:p w:rsidR="00000000" w:rsidDel="00000000" w:rsidP="00000000" w:rsidRDefault="00000000" w:rsidRPr="00000000" w14:paraId="0000044F">
      <w:pPr>
        <w:pageBreakBefore w:val="0"/>
        <w:numPr>
          <w:ilvl w:val="0"/>
          <w:numId w:val="8"/>
        </w:numPr>
        <w:ind w:left="720" w:hanging="360"/>
        <w:rPr>
          <w:highlight w:val="yellow"/>
        </w:rPr>
      </w:pPr>
      <w:r w:rsidDel="00000000" w:rsidR="00000000" w:rsidRPr="00000000">
        <w:rPr>
          <w:highlight w:val="yellow"/>
          <w:rtl w:val="0"/>
        </w:rPr>
        <w:t xml:space="preserve">Settlement</w:t>
      </w:r>
    </w:p>
    <w:p w:rsidR="00000000" w:rsidDel="00000000" w:rsidP="00000000" w:rsidRDefault="00000000" w:rsidRPr="00000000" w14:paraId="00000450">
      <w:pPr>
        <w:pageBreakBefore w:val="0"/>
        <w:numPr>
          <w:ilvl w:val="1"/>
          <w:numId w:val="8"/>
        </w:numPr>
        <w:ind w:left="1440" w:hanging="360"/>
        <w:rPr>
          <w:u w:val="none"/>
        </w:rPr>
      </w:pPr>
      <w:r w:rsidDel="00000000" w:rsidR="00000000" w:rsidRPr="00000000">
        <w:rPr>
          <w:rtl w:val="0"/>
        </w:rPr>
        <w:t xml:space="preserve">Lots of railroads were being built</w:t>
      </w:r>
    </w:p>
    <w:p w:rsidR="00000000" w:rsidDel="00000000" w:rsidP="00000000" w:rsidRDefault="00000000" w:rsidRPr="00000000" w14:paraId="00000451">
      <w:pPr>
        <w:pageBreakBefore w:val="0"/>
        <w:numPr>
          <w:ilvl w:val="1"/>
          <w:numId w:val="8"/>
        </w:numPr>
        <w:ind w:left="1440" w:hanging="360"/>
        <w:rPr>
          <w:u w:val="none"/>
        </w:rPr>
      </w:pPr>
      <w:r w:rsidDel="00000000" w:rsidR="00000000" w:rsidRPr="00000000">
        <w:rPr>
          <w:rtl w:val="0"/>
        </w:rPr>
        <w:t xml:space="preserve">Homestead Act gave land to families planning to more west</w:t>
      </w:r>
    </w:p>
    <w:p w:rsidR="00000000" w:rsidDel="00000000" w:rsidP="00000000" w:rsidRDefault="00000000" w:rsidRPr="00000000" w14:paraId="00000452">
      <w:pPr>
        <w:pageBreakBefore w:val="0"/>
        <w:numPr>
          <w:ilvl w:val="2"/>
          <w:numId w:val="8"/>
        </w:numPr>
        <w:ind w:left="2160" w:hanging="360"/>
        <w:rPr>
          <w:u w:val="none"/>
        </w:rPr>
      </w:pPr>
      <w:r w:rsidDel="00000000" w:rsidR="00000000" w:rsidRPr="00000000">
        <w:rPr>
          <w:rtl w:val="0"/>
        </w:rPr>
        <w:t xml:space="preserve">90% of these land offers were exploited by business people (miners, cattlemen, railroads, etc)</w:t>
      </w:r>
    </w:p>
    <w:p w:rsidR="00000000" w:rsidDel="00000000" w:rsidP="00000000" w:rsidRDefault="00000000" w:rsidRPr="00000000" w14:paraId="00000453">
      <w:pPr>
        <w:pageBreakBefore w:val="0"/>
        <w:numPr>
          <w:ilvl w:val="1"/>
          <w:numId w:val="8"/>
        </w:numPr>
        <w:ind w:left="1440" w:hanging="360"/>
        <w:rPr>
          <w:u w:val="none"/>
        </w:rPr>
      </w:pPr>
      <w:r w:rsidDel="00000000" w:rsidR="00000000" w:rsidRPr="00000000">
        <w:rPr>
          <w:rtl w:val="0"/>
        </w:rPr>
        <w:t xml:space="preserve">To protect the environment, the Department of the Interior set up national parks such as Yellowstone, and force railroads to give up some land claims</w:t>
      </w:r>
    </w:p>
    <w:p w:rsidR="00000000" w:rsidDel="00000000" w:rsidP="00000000" w:rsidRDefault="00000000" w:rsidRPr="00000000" w14:paraId="00000454">
      <w:pPr>
        <w:pageBreakBefore w:val="0"/>
        <w:numPr>
          <w:ilvl w:val="1"/>
          <w:numId w:val="8"/>
        </w:numPr>
        <w:ind w:left="1440" w:hanging="360"/>
        <w:rPr>
          <w:u w:val="none"/>
        </w:rPr>
      </w:pPr>
      <w:r w:rsidDel="00000000" w:rsidR="00000000" w:rsidRPr="00000000">
        <w:rPr>
          <w:rtl w:val="0"/>
        </w:rPr>
        <w:t xml:space="preserve">Challenges</w:t>
      </w:r>
    </w:p>
    <w:p w:rsidR="00000000" w:rsidDel="00000000" w:rsidP="00000000" w:rsidRDefault="00000000" w:rsidRPr="00000000" w14:paraId="00000455">
      <w:pPr>
        <w:pageBreakBefore w:val="0"/>
        <w:numPr>
          <w:ilvl w:val="2"/>
          <w:numId w:val="8"/>
        </w:numPr>
        <w:ind w:left="2160" w:hanging="360"/>
        <w:rPr>
          <w:u w:val="none"/>
        </w:rPr>
      </w:pPr>
      <w:r w:rsidDel="00000000" w:rsidR="00000000" w:rsidRPr="00000000">
        <w:rPr>
          <w:rtl w:val="0"/>
        </w:rPr>
        <w:t xml:space="preserve">Droughts, floods, fires, blizzards, locust plagues, raids by Natives</w:t>
      </w:r>
    </w:p>
    <w:p w:rsidR="00000000" w:rsidDel="00000000" w:rsidP="00000000" w:rsidRDefault="00000000" w:rsidRPr="00000000" w14:paraId="00000456">
      <w:pPr>
        <w:pageBreakBefore w:val="0"/>
        <w:numPr>
          <w:ilvl w:val="2"/>
          <w:numId w:val="8"/>
        </w:numPr>
        <w:ind w:left="2160" w:hanging="360"/>
        <w:rPr>
          <w:u w:val="none"/>
        </w:rPr>
      </w:pPr>
      <w:r w:rsidDel="00000000" w:rsidR="00000000" w:rsidRPr="00000000">
        <w:rPr>
          <w:rtl w:val="0"/>
        </w:rPr>
        <w:t xml:space="preserve">Technical advancements created new machines that help farmers run more efficient farms</w:t>
      </w:r>
    </w:p>
    <w:p w:rsidR="00000000" w:rsidDel="00000000" w:rsidP="00000000" w:rsidRDefault="00000000" w:rsidRPr="00000000" w14:paraId="00000457">
      <w:pPr>
        <w:pageBreakBefore w:val="0"/>
        <w:numPr>
          <w:ilvl w:val="2"/>
          <w:numId w:val="8"/>
        </w:numPr>
        <w:ind w:left="2160" w:hanging="360"/>
        <w:rPr>
          <w:u w:val="none"/>
        </w:rPr>
      </w:pPr>
      <w:r w:rsidDel="00000000" w:rsidR="00000000" w:rsidRPr="00000000">
        <w:rPr>
          <w:rtl w:val="0"/>
        </w:rPr>
        <w:t xml:space="preserve">Morrill Act: federal land given to states to finance agricultural colleges</w:t>
      </w:r>
    </w:p>
    <w:p w:rsidR="00000000" w:rsidDel="00000000" w:rsidP="00000000" w:rsidRDefault="00000000" w:rsidRPr="00000000" w14:paraId="00000458">
      <w:pPr>
        <w:pageBreakBefore w:val="0"/>
        <w:numPr>
          <w:ilvl w:val="2"/>
          <w:numId w:val="8"/>
        </w:numPr>
        <w:ind w:left="2160" w:hanging="360"/>
        <w:rPr>
          <w:u w:val="none"/>
        </w:rPr>
      </w:pPr>
      <w:r w:rsidDel="00000000" w:rsidR="00000000" w:rsidRPr="00000000">
        <w:rPr>
          <w:rtl w:val="0"/>
        </w:rPr>
        <w:t xml:space="preserve">Hatch Act: informs farmers of new technologies</w:t>
      </w:r>
    </w:p>
    <w:p w:rsidR="00000000" w:rsidDel="00000000" w:rsidP="00000000" w:rsidRDefault="00000000" w:rsidRPr="00000000" w14:paraId="00000459">
      <w:pPr>
        <w:pageBreakBefore w:val="0"/>
        <w:numPr>
          <w:ilvl w:val="2"/>
          <w:numId w:val="8"/>
        </w:numPr>
        <w:ind w:left="2160" w:hanging="360"/>
        <w:rPr>
          <w:u w:val="none"/>
        </w:rPr>
      </w:pPr>
      <w:r w:rsidDel="00000000" w:rsidR="00000000" w:rsidRPr="00000000">
        <w:rPr>
          <w:rtl w:val="0"/>
        </w:rPr>
        <w:t xml:space="preserve">Farmer debt</w:t>
      </w:r>
    </w:p>
    <w:p w:rsidR="00000000" w:rsidDel="00000000" w:rsidP="00000000" w:rsidRDefault="00000000" w:rsidRPr="00000000" w14:paraId="0000045A">
      <w:pPr>
        <w:pageBreakBefore w:val="0"/>
        <w:numPr>
          <w:ilvl w:val="3"/>
          <w:numId w:val="8"/>
        </w:numPr>
        <w:ind w:left="2880" w:hanging="360"/>
        <w:rPr>
          <w:u w:val="none"/>
        </w:rPr>
      </w:pPr>
      <w:r w:rsidDel="00000000" w:rsidR="00000000" w:rsidRPr="00000000">
        <w:rPr>
          <w:rtl w:val="0"/>
        </w:rPr>
        <w:t xml:space="preserve">Modern machinery were expensive</w:t>
      </w:r>
    </w:p>
    <w:p w:rsidR="00000000" w:rsidDel="00000000" w:rsidP="00000000" w:rsidRDefault="00000000" w:rsidRPr="00000000" w14:paraId="0000045B">
      <w:pPr>
        <w:pageBreakBefore w:val="0"/>
        <w:numPr>
          <w:ilvl w:val="3"/>
          <w:numId w:val="8"/>
        </w:numPr>
        <w:ind w:left="2880" w:hanging="360"/>
        <w:rPr>
          <w:u w:val="none"/>
        </w:rPr>
      </w:pPr>
      <w:r w:rsidDel="00000000" w:rsidR="00000000" w:rsidRPr="00000000">
        <w:rPr>
          <w:rtl w:val="0"/>
        </w:rPr>
        <w:t xml:space="preserve">Overproduction of crops lead to crops being way too cheap, and can’t cover debt</w:t>
      </w:r>
    </w:p>
    <w:p w:rsidR="00000000" w:rsidDel="00000000" w:rsidP="00000000" w:rsidRDefault="00000000" w:rsidRPr="00000000" w14:paraId="0000045C">
      <w:pPr>
        <w:pageBreakBefore w:val="0"/>
        <w:numPr>
          <w:ilvl w:val="3"/>
          <w:numId w:val="8"/>
        </w:numPr>
        <w:ind w:left="2880" w:hanging="360"/>
        <w:rPr>
          <w:u w:val="none"/>
        </w:rPr>
      </w:pPr>
      <w:r w:rsidDel="00000000" w:rsidR="00000000" w:rsidRPr="00000000">
        <w:rPr>
          <w:rtl w:val="0"/>
        </w:rPr>
        <w:t xml:space="preserve">Railroads monopolized the farmer’s shipping methods and price hiked on farmers</w:t>
      </w:r>
    </w:p>
    <w:p w:rsidR="00000000" w:rsidDel="00000000" w:rsidP="00000000" w:rsidRDefault="00000000" w:rsidRPr="00000000" w14:paraId="0000045D">
      <w:pPr>
        <w:pageBreakBefore w:val="0"/>
        <w:numPr>
          <w:ilvl w:val="3"/>
          <w:numId w:val="8"/>
        </w:numPr>
        <w:ind w:left="2880" w:hanging="360"/>
        <w:rPr>
          <w:u w:val="none"/>
        </w:rPr>
      </w:pPr>
      <w:r w:rsidDel="00000000" w:rsidR="00000000" w:rsidRPr="00000000">
        <w:rPr>
          <w:rtl w:val="0"/>
        </w:rPr>
        <w:t xml:space="preserve">Overseas competition</w:t>
      </w:r>
    </w:p>
    <w:p w:rsidR="00000000" w:rsidDel="00000000" w:rsidP="00000000" w:rsidRDefault="00000000" w:rsidRPr="00000000" w14:paraId="0000045E">
      <w:pPr>
        <w:pageBreakBefore w:val="0"/>
        <w:numPr>
          <w:ilvl w:val="3"/>
          <w:numId w:val="8"/>
        </w:numPr>
        <w:ind w:left="2880" w:hanging="360"/>
        <w:rPr>
          <w:u w:val="none"/>
        </w:rPr>
      </w:pPr>
      <w:r w:rsidDel="00000000" w:rsidR="00000000" w:rsidRPr="00000000">
        <w:rPr>
          <w:rtl w:val="0"/>
        </w:rPr>
        <w:t xml:space="preserve">Bank loans had high interest since farmers debt gave them bad credit</w:t>
      </w:r>
    </w:p>
    <w:p w:rsidR="00000000" w:rsidDel="00000000" w:rsidP="00000000" w:rsidRDefault="00000000" w:rsidRPr="00000000" w14:paraId="0000045F">
      <w:pPr>
        <w:pageBreakBefore w:val="0"/>
        <w:numPr>
          <w:ilvl w:val="3"/>
          <w:numId w:val="8"/>
        </w:numPr>
        <w:ind w:left="2880" w:hanging="360"/>
        <w:rPr>
          <w:u w:val="none"/>
        </w:rPr>
      </w:pPr>
      <w:r w:rsidDel="00000000" w:rsidR="00000000" w:rsidRPr="00000000">
        <w:rPr>
          <w:rtl w:val="0"/>
        </w:rPr>
        <w:t xml:space="preserve">Natural disasters affecting production</w:t>
      </w:r>
    </w:p>
    <w:p w:rsidR="00000000" w:rsidDel="00000000" w:rsidP="00000000" w:rsidRDefault="00000000" w:rsidRPr="00000000" w14:paraId="00000460">
      <w:pPr>
        <w:pageBreakBefore w:val="0"/>
        <w:numPr>
          <w:ilvl w:val="3"/>
          <w:numId w:val="8"/>
        </w:numPr>
        <w:ind w:left="2880" w:hanging="360"/>
        <w:rPr>
          <w:u w:val="none"/>
        </w:rPr>
      </w:pPr>
      <w:r w:rsidDel="00000000" w:rsidR="00000000" w:rsidRPr="00000000">
        <w:rPr>
          <w:rtl w:val="0"/>
        </w:rPr>
        <w:t xml:space="preserve">Greenbacks were being phased out in favor of hard money, causing the value of money to increase, therefore increasing farmer loans</w:t>
      </w:r>
    </w:p>
    <w:p w:rsidR="00000000" w:rsidDel="00000000" w:rsidP="00000000" w:rsidRDefault="00000000" w:rsidRPr="00000000" w14:paraId="00000461">
      <w:pPr>
        <w:pageBreakBefore w:val="0"/>
        <w:numPr>
          <w:ilvl w:val="0"/>
          <w:numId w:val="8"/>
        </w:numPr>
        <w:ind w:left="720" w:hanging="360"/>
        <w:rPr>
          <w:highlight w:val="yellow"/>
        </w:rPr>
      </w:pPr>
      <w:r w:rsidDel="00000000" w:rsidR="00000000" w:rsidRPr="00000000">
        <w:rPr>
          <w:highlight w:val="yellow"/>
          <w:rtl w:val="0"/>
        </w:rPr>
        <w:t xml:space="preserve">Populism</w:t>
      </w:r>
    </w:p>
    <w:p w:rsidR="00000000" w:rsidDel="00000000" w:rsidP="00000000" w:rsidRDefault="00000000" w:rsidRPr="00000000" w14:paraId="00000462">
      <w:pPr>
        <w:pageBreakBefore w:val="0"/>
        <w:numPr>
          <w:ilvl w:val="1"/>
          <w:numId w:val="8"/>
        </w:numPr>
        <w:ind w:left="1440" w:hanging="360"/>
        <w:rPr>
          <w:u w:val="none"/>
        </w:rPr>
      </w:pPr>
      <w:r w:rsidDel="00000000" w:rsidR="00000000" w:rsidRPr="00000000">
        <w:rPr>
          <w:rtl w:val="0"/>
        </w:rPr>
        <w:t xml:space="preserve">Formed by farmers uniting over their struggles</w:t>
      </w:r>
    </w:p>
    <w:p w:rsidR="00000000" w:rsidDel="00000000" w:rsidP="00000000" w:rsidRDefault="00000000" w:rsidRPr="00000000" w14:paraId="00000463">
      <w:pPr>
        <w:pageBreakBefore w:val="0"/>
        <w:numPr>
          <w:ilvl w:val="1"/>
          <w:numId w:val="8"/>
        </w:numPr>
        <w:ind w:left="1440" w:hanging="360"/>
        <w:rPr>
          <w:u w:val="none"/>
        </w:rPr>
      </w:pPr>
      <w:r w:rsidDel="00000000" w:rsidR="00000000" w:rsidRPr="00000000">
        <w:rPr>
          <w:rtl w:val="0"/>
        </w:rPr>
        <w:t xml:space="preserve">Grange: social outlet and educational forum for farm families</w:t>
      </w:r>
    </w:p>
    <w:p w:rsidR="00000000" w:rsidDel="00000000" w:rsidP="00000000" w:rsidRDefault="00000000" w:rsidRPr="00000000" w14:paraId="00000464">
      <w:pPr>
        <w:pageBreakBefore w:val="0"/>
        <w:numPr>
          <w:ilvl w:val="1"/>
          <w:numId w:val="8"/>
        </w:numPr>
        <w:ind w:left="1440" w:hanging="360"/>
        <w:rPr>
          <w:u w:val="none"/>
        </w:rPr>
      </w:pPr>
      <w:r w:rsidDel="00000000" w:rsidR="00000000" w:rsidRPr="00000000">
        <w:rPr>
          <w:rtl w:val="0"/>
        </w:rPr>
        <w:t xml:space="preserve">Platform</w:t>
      </w:r>
    </w:p>
    <w:p w:rsidR="00000000" w:rsidDel="00000000" w:rsidP="00000000" w:rsidRDefault="00000000" w:rsidRPr="00000000" w14:paraId="00000465">
      <w:pPr>
        <w:pageBreakBefore w:val="0"/>
        <w:numPr>
          <w:ilvl w:val="2"/>
          <w:numId w:val="8"/>
        </w:numPr>
        <w:ind w:left="2160" w:hanging="360"/>
      </w:pPr>
      <w:r w:rsidDel="00000000" w:rsidR="00000000" w:rsidRPr="00000000">
        <w:rPr>
          <w:rtl w:val="0"/>
        </w:rPr>
        <w:t xml:space="preserve">Increase money supply to decrease the value of money so they can sell their goods at higher prices</w:t>
      </w:r>
    </w:p>
    <w:p w:rsidR="00000000" w:rsidDel="00000000" w:rsidP="00000000" w:rsidRDefault="00000000" w:rsidRPr="00000000" w14:paraId="00000466">
      <w:pPr>
        <w:pageBreakBefore w:val="0"/>
        <w:numPr>
          <w:ilvl w:val="2"/>
          <w:numId w:val="8"/>
        </w:numPr>
        <w:ind w:left="2160" w:hanging="360"/>
      </w:pPr>
      <w:r w:rsidDel="00000000" w:rsidR="00000000" w:rsidRPr="00000000">
        <w:rPr>
          <w:rtl w:val="0"/>
        </w:rPr>
        <w:t xml:space="preserve">Graduated income tax</w:t>
      </w:r>
    </w:p>
    <w:p w:rsidR="00000000" w:rsidDel="00000000" w:rsidP="00000000" w:rsidRDefault="00000000" w:rsidRPr="00000000" w14:paraId="00000467">
      <w:pPr>
        <w:pageBreakBefore w:val="0"/>
        <w:numPr>
          <w:ilvl w:val="2"/>
          <w:numId w:val="8"/>
        </w:numPr>
        <w:ind w:left="2160" w:hanging="360"/>
      </w:pPr>
      <w:r w:rsidDel="00000000" w:rsidR="00000000" w:rsidRPr="00000000">
        <w:rPr>
          <w:rtl w:val="0"/>
        </w:rPr>
        <w:t xml:space="preserve">Federal loan program</w:t>
      </w:r>
    </w:p>
    <w:p w:rsidR="00000000" w:rsidDel="00000000" w:rsidP="00000000" w:rsidRDefault="00000000" w:rsidRPr="00000000" w14:paraId="00000468">
      <w:pPr>
        <w:pageBreakBefore w:val="0"/>
        <w:numPr>
          <w:ilvl w:val="2"/>
          <w:numId w:val="8"/>
        </w:numPr>
        <w:ind w:left="2160" w:hanging="360"/>
      </w:pPr>
      <w:r w:rsidDel="00000000" w:rsidR="00000000" w:rsidRPr="00000000">
        <w:rPr>
          <w:rtl w:val="0"/>
        </w:rPr>
        <w:t xml:space="preserve">Election of senators by popular vote</w:t>
      </w:r>
    </w:p>
    <w:p w:rsidR="00000000" w:rsidDel="00000000" w:rsidP="00000000" w:rsidRDefault="00000000" w:rsidRPr="00000000" w14:paraId="00000469">
      <w:pPr>
        <w:pageBreakBefore w:val="0"/>
        <w:numPr>
          <w:ilvl w:val="2"/>
          <w:numId w:val="8"/>
        </w:numPr>
        <w:ind w:left="2160" w:hanging="360"/>
      </w:pPr>
      <w:r w:rsidDel="00000000" w:rsidR="00000000" w:rsidRPr="00000000">
        <w:rPr>
          <w:rtl w:val="0"/>
        </w:rPr>
        <w:t xml:space="preserve">Single terms for presidency</w:t>
      </w:r>
    </w:p>
    <w:p w:rsidR="00000000" w:rsidDel="00000000" w:rsidP="00000000" w:rsidRDefault="00000000" w:rsidRPr="00000000" w14:paraId="0000046A">
      <w:pPr>
        <w:pageBreakBefore w:val="0"/>
        <w:numPr>
          <w:ilvl w:val="2"/>
          <w:numId w:val="8"/>
        </w:numPr>
        <w:ind w:left="2160" w:hanging="360"/>
      </w:pPr>
      <w:r w:rsidDel="00000000" w:rsidR="00000000" w:rsidRPr="00000000">
        <w:rPr>
          <w:rtl w:val="0"/>
        </w:rPr>
        <w:t xml:space="preserve">Secret ballot</w:t>
      </w:r>
    </w:p>
    <w:p w:rsidR="00000000" w:rsidDel="00000000" w:rsidP="00000000" w:rsidRDefault="00000000" w:rsidRPr="00000000" w14:paraId="0000046B">
      <w:pPr>
        <w:pageBreakBefore w:val="0"/>
        <w:numPr>
          <w:ilvl w:val="2"/>
          <w:numId w:val="8"/>
        </w:numPr>
        <w:ind w:left="2160" w:hanging="360"/>
      </w:pPr>
      <w:r w:rsidDel="00000000" w:rsidR="00000000" w:rsidRPr="00000000">
        <w:rPr>
          <w:rtl w:val="0"/>
        </w:rPr>
        <w:t xml:space="preserve">8 hour work day</w:t>
      </w:r>
    </w:p>
    <w:p w:rsidR="00000000" w:rsidDel="00000000" w:rsidP="00000000" w:rsidRDefault="00000000" w:rsidRPr="00000000" w14:paraId="0000046C">
      <w:pPr>
        <w:pageBreakBefore w:val="0"/>
        <w:numPr>
          <w:ilvl w:val="2"/>
          <w:numId w:val="8"/>
        </w:numPr>
        <w:ind w:left="2160" w:hanging="360"/>
      </w:pPr>
      <w:r w:rsidDel="00000000" w:rsidR="00000000" w:rsidRPr="00000000">
        <w:rPr>
          <w:rtl w:val="0"/>
        </w:rPr>
        <w:t xml:space="preserve">Restrictions on immigration</w:t>
      </w:r>
    </w:p>
    <w:p w:rsidR="00000000" w:rsidDel="00000000" w:rsidP="00000000" w:rsidRDefault="00000000" w:rsidRPr="00000000" w14:paraId="0000046D">
      <w:pPr>
        <w:pageBreakBefore w:val="0"/>
        <w:numPr>
          <w:ilvl w:val="2"/>
          <w:numId w:val="8"/>
        </w:numPr>
        <w:ind w:left="2160" w:hanging="360"/>
        <w:rPr>
          <w:u w:val="none"/>
        </w:rPr>
      </w:pPr>
      <w:r w:rsidDel="00000000" w:rsidR="00000000" w:rsidRPr="00000000">
        <w:rPr>
          <w:rtl w:val="0"/>
        </w:rPr>
        <w:t xml:space="preserve">Bimetallism: back money with both gold and silver to lower its value</w:t>
      </w:r>
    </w:p>
    <w:p w:rsidR="00000000" w:rsidDel="00000000" w:rsidP="00000000" w:rsidRDefault="00000000" w:rsidRPr="00000000" w14:paraId="0000046E">
      <w:pPr>
        <w:pageBreakBefore w:val="0"/>
        <w:numPr>
          <w:ilvl w:val="1"/>
          <w:numId w:val="8"/>
        </w:numPr>
        <w:ind w:left="1440" w:hanging="360"/>
        <w:rPr>
          <w:u w:val="none"/>
        </w:rPr>
      </w:pPr>
      <w:r w:rsidDel="00000000" w:rsidR="00000000" w:rsidRPr="00000000">
        <w:rPr>
          <w:rtl w:val="0"/>
        </w:rPr>
        <w:t xml:space="preserve">Panic of 1893</w:t>
      </w:r>
    </w:p>
    <w:p w:rsidR="00000000" w:rsidDel="00000000" w:rsidP="00000000" w:rsidRDefault="00000000" w:rsidRPr="00000000" w14:paraId="0000046F">
      <w:pPr>
        <w:pageBreakBefore w:val="0"/>
        <w:numPr>
          <w:ilvl w:val="2"/>
          <w:numId w:val="8"/>
        </w:numPr>
        <w:ind w:left="2160" w:hanging="360"/>
        <w:rPr>
          <w:u w:val="none"/>
        </w:rPr>
      </w:pPr>
      <w:r w:rsidDel="00000000" w:rsidR="00000000" w:rsidRPr="00000000">
        <w:rPr>
          <w:rtl w:val="0"/>
        </w:rPr>
        <w:t xml:space="preserve">Farmers are in too much debt</w:t>
      </w:r>
    </w:p>
    <w:p w:rsidR="00000000" w:rsidDel="00000000" w:rsidP="00000000" w:rsidRDefault="00000000" w:rsidRPr="00000000" w14:paraId="00000470">
      <w:pPr>
        <w:pageBreakBefore w:val="0"/>
        <w:numPr>
          <w:ilvl w:val="2"/>
          <w:numId w:val="8"/>
        </w:numPr>
        <w:ind w:left="2160" w:hanging="360"/>
        <w:rPr>
          <w:u w:val="none"/>
        </w:rPr>
      </w:pPr>
      <w:r w:rsidDel="00000000" w:rsidR="00000000" w:rsidRPr="00000000">
        <w:rPr>
          <w:rtl w:val="0"/>
        </w:rPr>
        <w:t xml:space="preserve">Railroads grew so fast they became bankrupt</w:t>
      </w:r>
    </w:p>
    <w:p w:rsidR="00000000" w:rsidDel="00000000" w:rsidP="00000000" w:rsidRDefault="00000000" w:rsidRPr="00000000" w14:paraId="00000471">
      <w:pPr>
        <w:pageBreakBefore w:val="0"/>
        <w:numPr>
          <w:ilvl w:val="2"/>
          <w:numId w:val="8"/>
        </w:numPr>
        <w:ind w:left="2160" w:hanging="360"/>
        <w:rPr>
          <w:u w:val="none"/>
        </w:rPr>
      </w:pPr>
      <w:r w:rsidDel="00000000" w:rsidR="00000000" w:rsidRPr="00000000">
        <w:rPr>
          <w:rtl w:val="0"/>
        </w:rPr>
        <w:t xml:space="preserve">US is running low in gold</w:t>
      </w:r>
    </w:p>
    <w:p w:rsidR="00000000" w:rsidDel="00000000" w:rsidP="00000000" w:rsidRDefault="00000000" w:rsidRPr="00000000" w14:paraId="00000472">
      <w:pPr>
        <w:pageBreakBefore w:val="0"/>
        <w:numPr>
          <w:ilvl w:val="2"/>
          <w:numId w:val="8"/>
        </w:numPr>
        <w:ind w:left="2160" w:hanging="360"/>
        <w:rPr>
          <w:u w:val="none"/>
        </w:rPr>
      </w:pPr>
      <w:r w:rsidDel="00000000" w:rsidR="00000000" w:rsidRPr="00000000">
        <w:rPr>
          <w:rtl w:val="0"/>
        </w:rPr>
        <w:t xml:space="preserve">Silver prices plunged</w:t>
      </w:r>
    </w:p>
    <w:p w:rsidR="00000000" w:rsidDel="00000000" w:rsidP="00000000" w:rsidRDefault="00000000" w:rsidRPr="00000000" w14:paraId="00000473">
      <w:pPr>
        <w:pageBreakBefore w:val="0"/>
        <w:numPr>
          <w:ilvl w:val="2"/>
          <w:numId w:val="8"/>
        </w:numPr>
        <w:ind w:left="2160" w:hanging="360"/>
        <w:rPr>
          <w:u w:val="none"/>
        </w:rPr>
      </w:pPr>
      <w:r w:rsidDel="00000000" w:rsidR="00000000" w:rsidRPr="00000000">
        <w:rPr>
          <w:rtl w:val="0"/>
        </w:rPr>
        <w:t xml:space="preserve">Stocks fell</w:t>
      </w:r>
    </w:p>
    <w:p w:rsidR="00000000" w:rsidDel="00000000" w:rsidP="00000000" w:rsidRDefault="00000000" w:rsidRPr="00000000" w14:paraId="00000474">
      <w:pPr>
        <w:pageBreakBefore w:val="0"/>
        <w:numPr>
          <w:ilvl w:val="2"/>
          <w:numId w:val="8"/>
        </w:numPr>
        <w:ind w:left="2160" w:hanging="360"/>
        <w:rPr>
          <w:u w:val="none"/>
        </w:rPr>
      </w:pPr>
      <w:r w:rsidDel="00000000" w:rsidR="00000000" w:rsidRPr="00000000">
        <w:rPr>
          <w:rtl w:val="0"/>
        </w:rPr>
        <w:t xml:space="preserve">Lots of businesses and banks are lost</w:t>
      </w:r>
    </w:p>
    <w:p w:rsidR="00000000" w:rsidDel="00000000" w:rsidP="00000000" w:rsidRDefault="00000000" w:rsidRPr="00000000" w14:paraId="00000475">
      <w:pPr>
        <w:pageBreakBefore w:val="0"/>
        <w:numPr>
          <w:ilvl w:val="1"/>
          <w:numId w:val="8"/>
        </w:numPr>
        <w:ind w:left="1440" w:hanging="360"/>
        <w:rPr>
          <w:u w:val="none"/>
        </w:rPr>
      </w:pPr>
      <w:r w:rsidDel="00000000" w:rsidR="00000000" w:rsidRPr="00000000">
        <w:rPr>
          <w:rtl w:val="0"/>
        </w:rPr>
        <w:t xml:space="preserve">Entered the presidential race by making Thomas Watson the vice president candidate for the Democratic party</w:t>
      </w:r>
    </w:p>
    <w:p w:rsidR="00000000" w:rsidDel="00000000" w:rsidP="00000000" w:rsidRDefault="00000000" w:rsidRPr="00000000" w14:paraId="00000476">
      <w:pPr>
        <w:pageBreakBefore w:val="0"/>
        <w:numPr>
          <w:ilvl w:val="2"/>
          <w:numId w:val="8"/>
        </w:numPr>
        <w:ind w:left="2160" w:hanging="360"/>
        <w:rPr>
          <w:u w:val="none"/>
        </w:rPr>
      </w:pPr>
      <w:r w:rsidDel="00000000" w:rsidR="00000000" w:rsidRPr="00000000">
        <w:rPr>
          <w:rtl w:val="0"/>
        </w:rPr>
        <w:t xml:space="preserve">Gold standard opponent for Democrat candidate won the vice president seat because many cities were afraid of inflation</w:t>
      </w:r>
      <w:r w:rsidDel="00000000" w:rsidR="00000000" w:rsidRPr="00000000">
        <w:rPr>
          <w:rtl w:val="0"/>
        </w:rPr>
      </w:r>
    </w:p>
    <w:p w:rsidR="00000000" w:rsidDel="00000000" w:rsidP="00000000" w:rsidRDefault="00000000" w:rsidRPr="00000000" w14:paraId="00000477">
      <w:pPr>
        <w:pageBreakBefore w:val="0"/>
        <w:rPr/>
      </w:pPr>
      <w:r w:rsidDel="00000000" w:rsidR="00000000" w:rsidRPr="00000000">
        <w:rPr>
          <w:rtl w:val="0"/>
        </w:rPr>
      </w:r>
    </w:p>
    <w:p w:rsidR="00000000" w:rsidDel="00000000" w:rsidP="00000000" w:rsidRDefault="00000000" w:rsidRPr="00000000" w14:paraId="00000478">
      <w:pPr>
        <w:pStyle w:val="Title"/>
        <w:pageBreakBefore w:val="0"/>
        <w:rPr/>
      </w:pPr>
      <w:bookmarkStart w:colFirst="0" w:colLast="0" w:name="_ag0rl53p395o" w:id="9"/>
      <w:bookmarkEnd w:id="9"/>
      <w:r w:rsidDel="00000000" w:rsidR="00000000" w:rsidRPr="00000000">
        <w:rPr>
          <w:rtl w:val="0"/>
        </w:rPr>
        <w:t xml:space="preserve">Age of Industry/Gilded Age (1876-1910)</w:t>
      </w:r>
    </w:p>
    <w:p w:rsidR="00000000" w:rsidDel="00000000" w:rsidP="00000000" w:rsidRDefault="00000000" w:rsidRPr="00000000" w14:paraId="00000479">
      <w:pPr>
        <w:pageBreakBefore w:val="0"/>
        <w:numPr>
          <w:ilvl w:val="0"/>
          <w:numId w:val="8"/>
        </w:numPr>
        <w:ind w:left="720" w:hanging="360"/>
        <w:rPr>
          <w:u w:val="none"/>
        </w:rPr>
      </w:pPr>
      <w:r w:rsidDel="00000000" w:rsidR="00000000" w:rsidRPr="00000000">
        <w:rPr>
          <w:rtl w:val="0"/>
        </w:rPr>
        <w:t xml:space="preserve"> </w:t>
      </w:r>
      <w:r w:rsidDel="00000000" w:rsidR="00000000" w:rsidRPr="00000000">
        <w:rPr>
          <w:highlight w:val="yellow"/>
          <w:rtl w:val="0"/>
        </w:rPr>
        <w:t xml:space="preserve">Inventions</w:t>
      </w:r>
    </w:p>
    <w:p w:rsidR="00000000" w:rsidDel="00000000" w:rsidP="00000000" w:rsidRDefault="00000000" w:rsidRPr="00000000" w14:paraId="0000047A">
      <w:pPr>
        <w:pageBreakBefore w:val="0"/>
        <w:numPr>
          <w:ilvl w:val="1"/>
          <w:numId w:val="8"/>
        </w:numPr>
        <w:ind w:left="1440" w:hanging="360"/>
        <w:rPr>
          <w:u w:val="none"/>
        </w:rPr>
      </w:pPr>
      <w:r w:rsidDel="00000000" w:rsidR="00000000" w:rsidRPr="00000000">
        <w:rPr>
          <w:rtl w:val="0"/>
        </w:rPr>
        <w:t xml:space="preserve">Powered by natural resources</w:t>
      </w:r>
    </w:p>
    <w:p w:rsidR="00000000" w:rsidDel="00000000" w:rsidP="00000000" w:rsidRDefault="00000000" w:rsidRPr="00000000" w14:paraId="0000047B">
      <w:pPr>
        <w:pageBreakBefore w:val="0"/>
        <w:numPr>
          <w:ilvl w:val="1"/>
          <w:numId w:val="8"/>
        </w:numPr>
        <w:ind w:left="1440" w:hanging="360"/>
        <w:rPr>
          <w:u w:val="none"/>
        </w:rPr>
      </w:pPr>
      <w:r w:rsidDel="00000000" w:rsidR="00000000" w:rsidRPr="00000000">
        <w:rPr>
          <w:rtl w:val="0"/>
        </w:rPr>
        <w:t xml:space="preserve">Oil that can fuel inventions</w:t>
      </w:r>
    </w:p>
    <w:p w:rsidR="00000000" w:rsidDel="00000000" w:rsidP="00000000" w:rsidRDefault="00000000" w:rsidRPr="00000000" w14:paraId="0000047C">
      <w:pPr>
        <w:pageBreakBefore w:val="0"/>
        <w:numPr>
          <w:ilvl w:val="2"/>
          <w:numId w:val="8"/>
        </w:numPr>
        <w:ind w:left="2160" w:hanging="360"/>
        <w:rPr>
          <w:u w:val="none"/>
        </w:rPr>
      </w:pPr>
      <w:r w:rsidDel="00000000" w:rsidR="00000000" w:rsidRPr="00000000">
        <w:rPr>
          <w:rtl w:val="0"/>
        </w:rPr>
        <w:t xml:space="preserve">Lamp</w:t>
      </w:r>
    </w:p>
    <w:p w:rsidR="00000000" w:rsidDel="00000000" w:rsidP="00000000" w:rsidRDefault="00000000" w:rsidRPr="00000000" w14:paraId="0000047D">
      <w:pPr>
        <w:pageBreakBefore w:val="0"/>
        <w:numPr>
          <w:ilvl w:val="2"/>
          <w:numId w:val="8"/>
        </w:numPr>
        <w:ind w:left="2160" w:hanging="360"/>
        <w:rPr>
          <w:u w:val="none"/>
        </w:rPr>
      </w:pPr>
      <w:r w:rsidDel="00000000" w:rsidR="00000000" w:rsidRPr="00000000">
        <w:rPr>
          <w:rtl w:val="0"/>
        </w:rPr>
        <w:t xml:space="preserve">cars</w:t>
      </w:r>
    </w:p>
    <w:p w:rsidR="00000000" w:rsidDel="00000000" w:rsidP="00000000" w:rsidRDefault="00000000" w:rsidRPr="00000000" w14:paraId="0000047E">
      <w:pPr>
        <w:pageBreakBefore w:val="0"/>
        <w:numPr>
          <w:ilvl w:val="1"/>
          <w:numId w:val="8"/>
        </w:numPr>
        <w:ind w:left="1440" w:hanging="360"/>
        <w:rPr>
          <w:u w:val="none"/>
        </w:rPr>
      </w:pPr>
      <w:r w:rsidDel="00000000" w:rsidR="00000000" w:rsidRPr="00000000">
        <w:rPr>
          <w:rtl w:val="0"/>
        </w:rPr>
        <w:t xml:space="preserve">Bessemer steel process: turned iron into steel, which is lighter, more flexible and rust resistant, used to build new inventions</w:t>
      </w:r>
    </w:p>
    <w:p w:rsidR="00000000" w:rsidDel="00000000" w:rsidP="00000000" w:rsidRDefault="00000000" w:rsidRPr="00000000" w14:paraId="0000047F">
      <w:pPr>
        <w:pageBreakBefore w:val="0"/>
        <w:numPr>
          <w:ilvl w:val="2"/>
          <w:numId w:val="8"/>
        </w:numPr>
        <w:ind w:left="2160" w:hanging="360"/>
        <w:rPr>
          <w:u w:val="none"/>
        </w:rPr>
      </w:pPr>
      <w:r w:rsidDel="00000000" w:rsidR="00000000" w:rsidRPr="00000000">
        <w:rPr>
          <w:rtl w:val="0"/>
        </w:rPr>
        <w:t xml:space="preserve">Railroad tracks</w:t>
      </w:r>
    </w:p>
    <w:p w:rsidR="00000000" w:rsidDel="00000000" w:rsidP="00000000" w:rsidRDefault="00000000" w:rsidRPr="00000000" w14:paraId="00000480">
      <w:pPr>
        <w:pageBreakBefore w:val="0"/>
        <w:numPr>
          <w:ilvl w:val="2"/>
          <w:numId w:val="8"/>
        </w:numPr>
        <w:ind w:left="2160" w:hanging="360"/>
        <w:rPr>
          <w:u w:val="none"/>
        </w:rPr>
      </w:pPr>
      <w:r w:rsidDel="00000000" w:rsidR="00000000" w:rsidRPr="00000000">
        <w:rPr>
          <w:rtl w:val="0"/>
        </w:rPr>
        <w:t xml:space="preserve">Barbed wire</w:t>
      </w:r>
    </w:p>
    <w:p w:rsidR="00000000" w:rsidDel="00000000" w:rsidP="00000000" w:rsidRDefault="00000000" w:rsidRPr="00000000" w14:paraId="00000481">
      <w:pPr>
        <w:pageBreakBefore w:val="0"/>
        <w:numPr>
          <w:ilvl w:val="2"/>
          <w:numId w:val="8"/>
        </w:numPr>
        <w:ind w:left="2160" w:hanging="360"/>
        <w:rPr>
          <w:u w:val="none"/>
        </w:rPr>
      </w:pPr>
      <w:r w:rsidDel="00000000" w:rsidR="00000000" w:rsidRPr="00000000">
        <w:rPr>
          <w:rtl w:val="0"/>
        </w:rPr>
        <w:t xml:space="preserve">Farm machines</w:t>
      </w:r>
    </w:p>
    <w:p w:rsidR="00000000" w:rsidDel="00000000" w:rsidP="00000000" w:rsidRDefault="00000000" w:rsidRPr="00000000" w14:paraId="00000482">
      <w:pPr>
        <w:pageBreakBefore w:val="0"/>
        <w:numPr>
          <w:ilvl w:val="2"/>
          <w:numId w:val="8"/>
        </w:numPr>
        <w:ind w:left="2160" w:hanging="360"/>
        <w:rPr>
          <w:u w:val="none"/>
        </w:rPr>
      </w:pPr>
      <w:r w:rsidDel="00000000" w:rsidR="00000000" w:rsidRPr="00000000">
        <w:rPr>
          <w:rtl w:val="0"/>
        </w:rPr>
        <w:t xml:space="preserve">Bridges</w:t>
      </w:r>
    </w:p>
    <w:p w:rsidR="00000000" w:rsidDel="00000000" w:rsidP="00000000" w:rsidRDefault="00000000" w:rsidRPr="00000000" w14:paraId="00000483">
      <w:pPr>
        <w:pageBreakBefore w:val="0"/>
        <w:numPr>
          <w:ilvl w:val="2"/>
          <w:numId w:val="8"/>
        </w:numPr>
        <w:ind w:left="2160" w:hanging="360"/>
        <w:rPr>
          <w:u w:val="none"/>
        </w:rPr>
      </w:pPr>
      <w:r w:rsidDel="00000000" w:rsidR="00000000" w:rsidRPr="00000000">
        <w:rPr>
          <w:rtl w:val="0"/>
        </w:rPr>
        <w:t xml:space="preserve">Skyscrapers</w:t>
      </w:r>
    </w:p>
    <w:p w:rsidR="00000000" w:rsidDel="00000000" w:rsidP="00000000" w:rsidRDefault="00000000" w:rsidRPr="00000000" w14:paraId="00000484">
      <w:pPr>
        <w:pageBreakBefore w:val="0"/>
        <w:numPr>
          <w:ilvl w:val="1"/>
          <w:numId w:val="8"/>
        </w:numPr>
        <w:ind w:left="1440" w:hanging="360"/>
        <w:rPr>
          <w:u w:val="none"/>
        </w:rPr>
      </w:pPr>
      <w:r w:rsidDel="00000000" w:rsidR="00000000" w:rsidRPr="00000000">
        <w:rPr>
          <w:rtl w:val="0"/>
        </w:rPr>
        <w:t xml:space="preserve">Electricity, which can power new inventions</w:t>
      </w:r>
    </w:p>
    <w:p w:rsidR="00000000" w:rsidDel="00000000" w:rsidP="00000000" w:rsidRDefault="00000000" w:rsidRPr="00000000" w14:paraId="00000485">
      <w:pPr>
        <w:pageBreakBefore w:val="0"/>
        <w:numPr>
          <w:ilvl w:val="2"/>
          <w:numId w:val="8"/>
        </w:numPr>
        <w:ind w:left="2160" w:hanging="360"/>
        <w:rPr>
          <w:u w:val="none"/>
        </w:rPr>
      </w:pPr>
      <w:r w:rsidDel="00000000" w:rsidR="00000000" w:rsidRPr="00000000">
        <w:rPr>
          <w:rtl w:val="0"/>
        </w:rPr>
        <w:t xml:space="preserve">Light bulb</w:t>
      </w:r>
    </w:p>
    <w:p w:rsidR="00000000" w:rsidDel="00000000" w:rsidP="00000000" w:rsidRDefault="00000000" w:rsidRPr="00000000" w14:paraId="00000486">
      <w:pPr>
        <w:pageBreakBefore w:val="0"/>
        <w:numPr>
          <w:ilvl w:val="2"/>
          <w:numId w:val="8"/>
        </w:numPr>
        <w:ind w:left="2160" w:hanging="360"/>
        <w:rPr>
          <w:u w:val="none"/>
        </w:rPr>
      </w:pPr>
      <w:r w:rsidDel="00000000" w:rsidR="00000000" w:rsidRPr="00000000">
        <w:rPr>
          <w:rtl w:val="0"/>
        </w:rPr>
        <w:t xml:space="preserve">Fans</w:t>
      </w:r>
    </w:p>
    <w:p w:rsidR="00000000" w:rsidDel="00000000" w:rsidP="00000000" w:rsidRDefault="00000000" w:rsidRPr="00000000" w14:paraId="00000487">
      <w:pPr>
        <w:pageBreakBefore w:val="0"/>
        <w:numPr>
          <w:ilvl w:val="2"/>
          <w:numId w:val="8"/>
        </w:numPr>
        <w:ind w:left="2160" w:hanging="360"/>
        <w:rPr>
          <w:u w:val="none"/>
        </w:rPr>
      </w:pPr>
      <w:r w:rsidDel="00000000" w:rsidR="00000000" w:rsidRPr="00000000">
        <w:rPr>
          <w:rtl w:val="0"/>
        </w:rPr>
        <w:t xml:space="preserve">Printing press</w:t>
      </w:r>
    </w:p>
    <w:p w:rsidR="00000000" w:rsidDel="00000000" w:rsidP="00000000" w:rsidRDefault="00000000" w:rsidRPr="00000000" w14:paraId="00000488">
      <w:pPr>
        <w:pageBreakBefore w:val="0"/>
        <w:numPr>
          <w:ilvl w:val="2"/>
          <w:numId w:val="8"/>
        </w:numPr>
        <w:ind w:left="2160" w:hanging="360"/>
        <w:rPr>
          <w:u w:val="none"/>
        </w:rPr>
      </w:pPr>
      <w:r w:rsidDel="00000000" w:rsidR="00000000" w:rsidRPr="00000000">
        <w:rPr>
          <w:rtl w:val="0"/>
        </w:rPr>
        <w:t xml:space="preserve">Electric street cars</w:t>
      </w:r>
    </w:p>
    <w:p w:rsidR="00000000" w:rsidDel="00000000" w:rsidP="00000000" w:rsidRDefault="00000000" w:rsidRPr="00000000" w14:paraId="00000489">
      <w:pPr>
        <w:pageBreakBefore w:val="0"/>
        <w:numPr>
          <w:ilvl w:val="2"/>
          <w:numId w:val="8"/>
        </w:numPr>
        <w:ind w:left="2160" w:hanging="360"/>
        <w:rPr>
          <w:u w:val="none"/>
        </w:rPr>
      </w:pPr>
      <w:r w:rsidDel="00000000" w:rsidR="00000000" w:rsidRPr="00000000">
        <w:rPr>
          <w:rtl w:val="0"/>
        </w:rPr>
        <w:t xml:space="preserve">Manufacture plants</w:t>
      </w:r>
    </w:p>
    <w:p w:rsidR="00000000" w:rsidDel="00000000" w:rsidP="00000000" w:rsidRDefault="00000000" w:rsidRPr="00000000" w14:paraId="0000048A">
      <w:pPr>
        <w:pageBreakBefore w:val="0"/>
        <w:numPr>
          <w:ilvl w:val="2"/>
          <w:numId w:val="8"/>
        </w:numPr>
        <w:ind w:left="2160" w:hanging="360"/>
        <w:rPr>
          <w:u w:val="none"/>
        </w:rPr>
      </w:pPr>
      <w:r w:rsidDel="00000000" w:rsidR="00000000" w:rsidRPr="00000000">
        <w:rPr>
          <w:rtl w:val="0"/>
        </w:rPr>
        <w:t xml:space="preserve">Typewriter</w:t>
      </w:r>
    </w:p>
    <w:p w:rsidR="00000000" w:rsidDel="00000000" w:rsidP="00000000" w:rsidRDefault="00000000" w:rsidRPr="00000000" w14:paraId="0000048B">
      <w:pPr>
        <w:pageBreakBefore w:val="0"/>
        <w:numPr>
          <w:ilvl w:val="2"/>
          <w:numId w:val="8"/>
        </w:numPr>
        <w:ind w:left="2160" w:hanging="360"/>
        <w:rPr>
          <w:u w:val="none"/>
        </w:rPr>
      </w:pPr>
      <w:r w:rsidDel="00000000" w:rsidR="00000000" w:rsidRPr="00000000">
        <w:rPr>
          <w:rtl w:val="0"/>
        </w:rPr>
        <w:t xml:space="preserve">Telephone</w:t>
      </w:r>
    </w:p>
    <w:p w:rsidR="00000000" w:rsidDel="00000000" w:rsidP="00000000" w:rsidRDefault="00000000" w:rsidRPr="00000000" w14:paraId="0000048C">
      <w:pPr>
        <w:pageBreakBefore w:val="0"/>
        <w:numPr>
          <w:ilvl w:val="0"/>
          <w:numId w:val="8"/>
        </w:numPr>
        <w:ind w:left="720" w:hanging="360"/>
        <w:rPr>
          <w:highlight w:val="yellow"/>
        </w:rPr>
      </w:pPr>
      <w:r w:rsidDel="00000000" w:rsidR="00000000" w:rsidRPr="00000000">
        <w:rPr>
          <w:highlight w:val="yellow"/>
          <w:rtl w:val="0"/>
        </w:rPr>
        <w:t xml:space="preserve">Railroads</w:t>
      </w:r>
    </w:p>
    <w:p w:rsidR="00000000" w:rsidDel="00000000" w:rsidP="00000000" w:rsidRDefault="00000000" w:rsidRPr="00000000" w14:paraId="0000048D">
      <w:pPr>
        <w:pageBreakBefore w:val="0"/>
        <w:numPr>
          <w:ilvl w:val="1"/>
          <w:numId w:val="8"/>
        </w:numPr>
        <w:ind w:left="1440" w:hanging="360"/>
        <w:rPr>
          <w:u w:val="none"/>
        </w:rPr>
      </w:pPr>
      <w:r w:rsidDel="00000000" w:rsidR="00000000" w:rsidRPr="00000000">
        <w:rPr>
          <w:rtl w:val="0"/>
        </w:rPr>
        <w:t xml:space="preserve">transcontinental railroad allowed quick, convenient access to new lands far away</w:t>
      </w:r>
    </w:p>
    <w:p w:rsidR="00000000" w:rsidDel="00000000" w:rsidP="00000000" w:rsidRDefault="00000000" w:rsidRPr="00000000" w14:paraId="0000048E">
      <w:pPr>
        <w:pageBreakBefore w:val="0"/>
        <w:numPr>
          <w:ilvl w:val="1"/>
          <w:numId w:val="8"/>
        </w:numPr>
        <w:ind w:left="1440" w:hanging="360"/>
        <w:rPr>
          <w:u w:val="none"/>
        </w:rPr>
      </w:pPr>
      <w:r w:rsidDel="00000000" w:rsidR="00000000" w:rsidRPr="00000000">
        <w:rPr>
          <w:rtl w:val="0"/>
        </w:rPr>
        <w:t xml:space="preserve">Built by immigrants, and many of them died due to accidents</w:t>
      </w:r>
    </w:p>
    <w:p w:rsidR="00000000" w:rsidDel="00000000" w:rsidP="00000000" w:rsidRDefault="00000000" w:rsidRPr="00000000" w14:paraId="0000048F">
      <w:pPr>
        <w:pageBreakBefore w:val="0"/>
        <w:numPr>
          <w:ilvl w:val="1"/>
          <w:numId w:val="8"/>
        </w:numPr>
        <w:ind w:left="1440" w:hanging="360"/>
        <w:rPr>
          <w:u w:val="none"/>
        </w:rPr>
      </w:pPr>
      <w:r w:rsidDel="00000000" w:rsidR="00000000" w:rsidRPr="00000000">
        <w:rPr>
          <w:rtl w:val="0"/>
        </w:rPr>
        <w:t xml:space="preserve">Since trains can travel great distance, the idea of time zones became formalized</w:t>
      </w:r>
    </w:p>
    <w:p w:rsidR="00000000" w:rsidDel="00000000" w:rsidP="00000000" w:rsidRDefault="00000000" w:rsidRPr="00000000" w14:paraId="00000490">
      <w:pPr>
        <w:pageBreakBefore w:val="0"/>
        <w:numPr>
          <w:ilvl w:val="1"/>
          <w:numId w:val="8"/>
        </w:numPr>
        <w:ind w:left="1440" w:hanging="360"/>
        <w:rPr>
          <w:u w:val="none"/>
        </w:rPr>
      </w:pPr>
      <w:r w:rsidDel="00000000" w:rsidR="00000000" w:rsidRPr="00000000">
        <w:rPr>
          <w:rtl w:val="0"/>
        </w:rPr>
        <w:t xml:space="preserve">Created access to new towns and markets, leading it specialization</w:t>
      </w:r>
    </w:p>
    <w:p w:rsidR="00000000" w:rsidDel="00000000" w:rsidP="00000000" w:rsidRDefault="00000000" w:rsidRPr="00000000" w14:paraId="00000491">
      <w:pPr>
        <w:pageBreakBefore w:val="0"/>
        <w:numPr>
          <w:ilvl w:val="1"/>
          <w:numId w:val="8"/>
        </w:numPr>
        <w:ind w:left="1440" w:hanging="360"/>
        <w:rPr>
          <w:u w:val="none"/>
        </w:rPr>
      </w:pPr>
      <w:r w:rsidDel="00000000" w:rsidR="00000000" w:rsidRPr="00000000">
        <w:rPr>
          <w:rtl w:val="0"/>
        </w:rPr>
        <w:t xml:space="preserve">Corruption</w:t>
      </w:r>
    </w:p>
    <w:p w:rsidR="00000000" w:rsidDel="00000000" w:rsidP="00000000" w:rsidRDefault="00000000" w:rsidRPr="00000000" w14:paraId="00000492">
      <w:pPr>
        <w:pageBreakBefore w:val="0"/>
        <w:numPr>
          <w:ilvl w:val="2"/>
          <w:numId w:val="8"/>
        </w:numPr>
        <w:ind w:left="2160" w:hanging="360"/>
        <w:rPr>
          <w:u w:val="none"/>
        </w:rPr>
      </w:pPr>
      <w:r w:rsidDel="00000000" w:rsidR="00000000" w:rsidRPr="00000000">
        <w:rPr>
          <w:rtl w:val="0"/>
        </w:rPr>
        <w:t xml:space="preserve">Misuse government land grants by giving them to businesses instead of settlers</w:t>
      </w:r>
    </w:p>
    <w:p w:rsidR="00000000" w:rsidDel="00000000" w:rsidP="00000000" w:rsidRDefault="00000000" w:rsidRPr="00000000" w14:paraId="00000493">
      <w:pPr>
        <w:pageBreakBefore w:val="0"/>
        <w:numPr>
          <w:ilvl w:val="2"/>
          <w:numId w:val="8"/>
        </w:numPr>
        <w:ind w:left="2160" w:hanging="360"/>
        <w:rPr>
          <w:u w:val="none"/>
        </w:rPr>
      </w:pPr>
      <w:r w:rsidDel="00000000" w:rsidR="00000000" w:rsidRPr="00000000">
        <w:rPr>
          <w:rtl w:val="0"/>
        </w:rPr>
        <w:t xml:space="preserve">Charging farmers higher prices since there’s no alternatives for them</w:t>
      </w:r>
    </w:p>
    <w:p w:rsidR="00000000" w:rsidDel="00000000" w:rsidP="00000000" w:rsidRDefault="00000000" w:rsidRPr="00000000" w14:paraId="00000494">
      <w:pPr>
        <w:pageBreakBefore w:val="0"/>
        <w:numPr>
          <w:ilvl w:val="2"/>
          <w:numId w:val="8"/>
        </w:numPr>
        <w:ind w:left="2160" w:hanging="360"/>
        <w:rPr>
          <w:u w:val="none"/>
        </w:rPr>
      </w:pPr>
      <w:r w:rsidDel="00000000" w:rsidR="00000000" w:rsidRPr="00000000">
        <w:rPr>
          <w:rtl w:val="0"/>
        </w:rPr>
        <w:t xml:space="preserve">Granger Laws</w:t>
      </w:r>
    </w:p>
    <w:p w:rsidR="00000000" w:rsidDel="00000000" w:rsidP="00000000" w:rsidRDefault="00000000" w:rsidRPr="00000000" w14:paraId="00000495">
      <w:pPr>
        <w:pageBreakBefore w:val="0"/>
        <w:numPr>
          <w:ilvl w:val="3"/>
          <w:numId w:val="8"/>
        </w:numPr>
        <w:ind w:left="2880" w:hanging="360"/>
        <w:rPr>
          <w:u w:val="none"/>
        </w:rPr>
      </w:pPr>
      <w:r w:rsidDel="00000000" w:rsidR="00000000" w:rsidRPr="00000000">
        <w:rPr>
          <w:rtl w:val="0"/>
        </w:rPr>
        <w:t xml:space="preserve">State level regulation of railroad rates</w:t>
      </w:r>
    </w:p>
    <w:p w:rsidR="00000000" w:rsidDel="00000000" w:rsidP="00000000" w:rsidRDefault="00000000" w:rsidRPr="00000000" w14:paraId="00000496">
      <w:pPr>
        <w:pageBreakBefore w:val="0"/>
        <w:numPr>
          <w:ilvl w:val="3"/>
          <w:numId w:val="8"/>
        </w:numPr>
        <w:ind w:left="2880" w:hanging="360"/>
        <w:rPr>
          <w:u w:val="none"/>
        </w:rPr>
      </w:pPr>
      <w:r w:rsidDel="00000000" w:rsidR="00000000" w:rsidRPr="00000000">
        <w:rPr>
          <w:rtl w:val="0"/>
        </w:rPr>
        <w:t xml:space="preserve">Upheld by the Supreme Court, as long as states don’t intervene in interstate commerce</w:t>
      </w:r>
    </w:p>
    <w:p w:rsidR="00000000" w:rsidDel="00000000" w:rsidP="00000000" w:rsidRDefault="00000000" w:rsidRPr="00000000" w14:paraId="00000497">
      <w:pPr>
        <w:pageBreakBefore w:val="0"/>
        <w:numPr>
          <w:ilvl w:val="3"/>
          <w:numId w:val="8"/>
        </w:numPr>
        <w:ind w:left="2880" w:hanging="360"/>
        <w:rPr>
          <w:u w:val="none"/>
        </w:rPr>
      </w:pPr>
      <w:r w:rsidDel="00000000" w:rsidR="00000000" w:rsidRPr="00000000">
        <w:rPr>
          <w:rtl w:val="0"/>
        </w:rPr>
        <w:t xml:space="preserve">Interstate Commerce Act</w:t>
      </w:r>
    </w:p>
    <w:p w:rsidR="00000000" w:rsidDel="00000000" w:rsidP="00000000" w:rsidRDefault="00000000" w:rsidRPr="00000000" w14:paraId="00000498">
      <w:pPr>
        <w:pageBreakBefore w:val="0"/>
        <w:numPr>
          <w:ilvl w:val="4"/>
          <w:numId w:val="8"/>
        </w:numPr>
        <w:ind w:left="3600" w:hanging="360"/>
        <w:rPr>
          <w:u w:val="none"/>
        </w:rPr>
      </w:pPr>
      <w:r w:rsidDel="00000000" w:rsidR="00000000" w:rsidRPr="00000000">
        <w:rPr>
          <w:rtl w:val="0"/>
        </w:rPr>
        <w:t xml:space="preserve">Gives federal government regulation over railroads</w:t>
      </w:r>
    </w:p>
    <w:p w:rsidR="00000000" w:rsidDel="00000000" w:rsidP="00000000" w:rsidRDefault="00000000" w:rsidRPr="00000000" w14:paraId="00000499">
      <w:pPr>
        <w:pageBreakBefore w:val="0"/>
        <w:numPr>
          <w:ilvl w:val="4"/>
          <w:numId w:val="8"/>
        </w:numPr>
        <w:ind w:left="3600" w:hanging="360"/>
        <w:rPr>
          <w:u w:val="none"/>
        </w:rPr>
      </w:pPr>
      <w:r w:rsidDel="00000000" w:rsidR="00000000" w:rsidRPr="00000000">
        <w:rPr>
          <w:rtl w:val="0"/>
        </w:rPr>
        <w:t xml:space="preserve">Done through the Interstate Commerce Commission</w:t>
      </w:r>
    </w:p>
    <w:p w:rsidR="00000000" w:rsidDel="00000000" w:rsidP="00000000" w:rsidRDefault="00000000" w:rsidRPr="00000000" w14:paraId="0000049A">
      <w:pPr>
        <w:pageBreakBefore w:val="0"/>
        <w:numPr>
          <w:ilvl w:val="4"/>
          <w:numId w:val="8"/>
        </w:numPr>
        <w:ind w:left="3600" w:hanging="360"/>
        <w:rPr>
          <w:u w:val="none"/>
        </w:rPr>
      </w:pPr>
      <w:r w:rsidDel="00000000" w:rsidR="00000000" w:rsidRPr="00000000">
        <w:rPr>
          <w:rtl w:val="0"/>
        </w:rPr>
        <w:t xml:space="preserve">But can’t manage rates</w:t>
      </w:r>
    </w:p>
    <w:p w:rsidR="00000000" w:rsidDel="00000000" w:rsidP="00000000" w:rsidRDefault="00000000" w:rsidRPr="00000000" w14:paraId="0000049B">
      <w:pPr>
        <w:pageBreakBefore w:val="0"/>
        <w:numPr>
          <w:ilvl w:val="1"/>
          <w:numId w:val="8"/>
        </w:numPr>
        <w:ind w:left="1440" w:hanging="360"/>
        <w:rPr>
          <w:u w:val="none"/>
        </w:rPr>
      </w:pPr>
      <w:r w:rsidDel="00000000" w:rsidR="00000000" w:rsidRPr="00000000">
        <w:rPr>
          <w:rtl w:val="0"/>
        </w:rPr>
        <w:t xml:space="preserve">Many railroad companies eventually went bankrupt due to growing too fast</w:t>
      </w:r>
    </w:p>
    <w:p w:rsidR="00000000" w:rsidDel="00000000" w:rsidP="00000000" w:rsidRDefault="00000000" w:rsidRPr="00000000" w14:paraId="0000049C">
      <w:pPr>
        <w:pageBreakBefore w:val="0"/>
        <w:numPr>
          <w:ilvl w:val="0"/>
          <w:numId w:val="8"/>
        </w:numPr>
        <w:ind w:left="720" w:hanging="360"/>
        <w:rPr>
          <w:highlight w:val="yellow"/>
        </w:rPr>
      </w:pPr>
      <w:r w:rsidDel="00000000" w:rsidR="00000000" w:rsidRPr="00000000">
        <w:rPr>
          <w:highlight w:val="yellow"/>
          <w:rtl w:val="0"/>
        </w:rPr>
        <w:t xml:space="preserve">Businesses</w:t>
      </w:r>
    </w:p>
    <w:p w:rsidR="00000000" w:rsidDel="00000000" w:rsidP="00000000" w:rsidRDefault="00000000" w:rsidRPr="00000000" w14:paraId="0000049D">
      <w:pPr>
        <w:pageBreakBefore w:val="0"/>
        <w:numPr>
          <w:ilvl w:val="1"/>
          <w:numId w:val="8"/>
        </w:numPr>
        <w:ind w:left="1440" w:hanging="360"/>
        <w:rPr>
          <w:u w:val="none"/>
        </w:rPr>
      </w:pPr>
      <w:r w:rsidDel="00000000" w:rsidR="00000000" w:rsidRPr="00000000">
        <w:rPr>
          <w:rtl w:val="0"/>
        </w:rPr>
        <w:t xml:space="preserve">Andrew Carnegie</w:t>
      </w:r>
    </w:p>
    <w:p w:rsidR="00000000" w:rsidDel="00000000" w:rsidP="00000000" w:rsidRDefault="00000000" w:rsidRPr="00000000" w14:paraId="0000049E">
      <w:pPr>
        <w:pageBreakBefore w:val="0"/>
        <w:numPr>
          <w:ilvl w:val="2"/>
          <w:numId w:val="8"/>
        </w:numPr>
        <w:ind w:left="2160" w:hanging="360"/>
        <w:rPr>
          <w:u w:val="none"/>
        </w:rPr>
      </w:pPr>
      <w:r w:rsidDel="00000000" w:rsidR="00000000" w:rsidRPr="00000000">
        <w:rPr>
          <w:rtl w:val="0"/>
        </w:rPr>
        <w:t xml:space="preserve">Had control of almost the entire steel industry</w:t>
      </w:r>
    </w:p>
    <w:p w:rsidR="00000000" w:rsidDel="00000000" w:rsidP="00000000" w:rsidRDefault="00000000" w:rsidRPr="00000000" w14:paraId="0000049F">
      <w:pPr>
        <w:pageBreakBefore w:val="0"/>
        <w:numPr>
          <w:ilvl w:val="2"/>
          <w:numId w:val="8"/>
        </w:numPr>
        <w:ind w:left="2160" w:hanging="360"/>
        <w:rPr>
          <w:u w:val="none"/>
        </w:rPr>
      </w:pPr>
      <w:r w:rsidDel="00000000" w:rsidR="00000000" w:rsidRPr="00000000">
        <w:rPr>
          <w:rtl w:val="0"/>
        </w:rPr>
        <w:t xml:space="preserve">Vertical integration: to take control over all steps of the production process, from materials, to manufacturing to shipping</w:t>
      </w:r>
    </w:p>
    <w:p w:rsidR="00000000" w:rsidDel="00000000" w:rsidP="00000000" w:rsidRDefault="00000000" w:rsidRPr="00000000" w14:paraId="000004A0">
      <w:pPr>
        <w:pageBreakBefore w:val="0"/>
        <w:numPr>
          <w:ilvl w:val="2"/>
          <w:numId w:val="8"/>
        </w:numPr>
        <w:ind w:left="2160" w:hanging="360"/>
        <w:rPr>
          <w:u w:val="none"/>
        </w:rPr>
      </w:pPr>
      <w:r w:rsidDel="00000000" w:rsidR="00000000" w:rsidRPr="00000000">
        <w:rPr>
          <w:rtl w:val="0"/>
        </w:rPr>
        <w:t xml:space="preserve">Horizontal integration: to take control over companies of a similar activity, such as material with material</w:t>
      </w:r>
    </w:p>
    <w:p w:rsidR="00000000" w:rsidDel="00000000" w:rsidP="00000000" w:rsidRDefault="00000000" w:rsidRPr="00000000" w14:paraId="000004A1">
      <w:pPr>
        <w:pageBreakBefore w:val="0"/>
        <w:numPr>
          <w:ilvl w:val="1"/>
          <w:numId w:val="8"/>
        </w:numPr>
        <w:ind w:left="1440" w:hanging="360"/>
        <w:rPr>
          <w:u w:val="none"/>
        </w:rPr>
      </w:pPr>
      <w:r w:rsidDel="00000000" w:rsidR="00000000" w:rsidRPr="00000000">
        <w:rPr>
          <w:rtl w:val="0"/>
        </w:rPr>
        <w:t xml:space="preserve">Social Darwinism: there’s natural selection in society; successful people deserve their success unlike the poor</w:t>
      </w:r>
    </w:p>
    <w:p w:rsidR="00000000" w:rsidDel="00000000" w:rsidP="00000000" w:rsidRDefault="00000000" w:rsidRPr="00000000" w14:paraId="000004A2">
      <w:pPr>
        <w:pageBreakBefore w:val="0"/>
        <w:numPr>
          <w:ilvl w:val="1"/>
          <w:numId w:val="8"/>
        </w:numPr>
        <w:ind w:left="1440" w:hanging="360"/>
        <w:rPr>
          <w:u w:val="none"/>
        </w:rPr>
      </w:pPr>
      <w:r w:rsidDel="00000000" w:rsidR="00000000" w:rsidRPr="00000000">
        <w:rPr>
          <w:rtl w:val="0"/>
        </w:rPr>
        <w:t xml:space="preserve">John D. Rockefeller</w:t>
      </w:r>
    </w:p>
    <w:p w:rsidR="00000000" w:rsidDel="00000000" w:rsidP="00000000" w:rsidRDefault="00000000" w:rsidRPr="00000000" w14:paraId="000004A3">
      <w:pPr>
        <w:pageBreakBefore w:val="0"/>
        <w:numPr>
          <w:ilvl w:val="2"/>
          <w:numId w:val="8"/>
        </w:numPr>
        <w:ind w:left="2160" w:hanging="360"/>
        <w:rPr>
          <w:u w:val="none"/>
        </w:rPr>
      </w:pPr>
      <w:r w:rsidDel="00000000" w:rsidR="00000000" w:rsidRPr="00000000">
        <w:rPr>
          <w:rtl w:val="0"/>
        </w:rPr>
        <w:t xml:space="preserve">Had control of almost the entire oil industry</w:t>
      </w:r>
    </w:p>
    <w:p w:rsidR="00000000" w:rsidDel="00000000" w:rsidP="00000000" w:rsidRDefault="00000000" w:rsidRPr="00000000" w14:paraId="000004A4">
      <w:pPr>
        <w:pageBreakBefore w:val="0"/>
        <w:numPr>
          <w:ilvl w:val="2"/>
          <w:numId w:val="8"/>
        </w:numPr>
        <w:ind w:left="2160" w:hanging="360"/>
        <w:rPr>
          <w:u w:val="none"/>
        </w:rPr>
      </w:pPr>
      <w:r w:rsidDel="00000000" w:rsidR="00000000" w:rsidRPr="00000000">
        <w:rPr>
          <w:rtl w:val="0"/>
        </w:rPr>
        <w:t xml:space="preserve">Trusts: companies give their stocks to a trust, effectively “merging” the companies.  Companies in the trust gets a dividend of the trust’s profits</w:t>
      </w:r>
    </w:p>
    <w:p w:rsidR="00000000" w:rsidDel="00000000" w:rsidP="00000000" w:rsidRDefault="00000000" w:rsidRPr="00000000" w14:paraId="000004A5">
      <w:pPr>
        <w:pageBreakBefore w:val="0"/>
        <w:numPr>
          <w:ilvl w:val="2"/>
          <w:numId w:val="8"/>
        </w:numPr>
        <w:ind w:left="2160" w:hanging="360"/>
        <w:rPr>
          <w:u w:val="none"/>
        </w:rPr>
      </w:pPr>
      <w:r w:rsidDel="00000000" w:rsidR="00000000" w:rsidRPr="00000000">
        <w:rPr>
          <w:rtl w:val="0"/>
        </w:rPr>
        <w:t xml:space="preserve">Can be seen as a robber baron because he underpaid employees and sold goods at prices too low for competitors to compete at</w:t>
      </w:r>
    </w:p>
    <w:p w:rsidR="00000000" w:rsidDel="00000000" w:rsidP="00000000" w:rsidRDefault="00000000" w:rsidRPr="00000000" w14:paraId="000004A6">
      <w:pPr>
        <w:pageBreakBefore w:val="0"/>
        <w:numPr>
          <w:ilvl w:val="2"/>
          <w:numId w:val="8"/>
        </w:numPr>
        <w:ind w:left="2160" w:hanging="360"/>
        <w:rPr>
          <w:u w:val="none"/>
        </w:rPr>
      </w:pPr>
      <w:r w:rsidDel="00000000" w:rsidR="00000000" w:rsidRPr="00000000">
        <w:rPr>
          <w:rtl w:val="0"/>
        </w:rPr>
        <w:t xml:space="preserve">Gave away a lot of money to build universities, fund research</w:t>
      </w:r>
    </w:p>
    <w:p w:rsidR="00000000" w:rsidDel="00000000" w:rsidP="00000000" w:rsidRDefault="00000000" w:rsidRPr="00000000" w14:paraId="000004A7">
      <w:pPr>
        <w:pageBreakBefore w:val="0"/>
        <w:numPr>
          <w:ilvl w:val="1"/>
          <w:numId w:val="8"/>
        </w:numPr>
        <w:ind w:left="1440" w:hanging="360"/>
        <w:rPr>
          <w:u w:val="none"/>
        </w:rPr>
      </w:pPr>
      <w:r w:rsidDel="00000000" w:rsidR="00000000" w:rsidRPr="00000000">
        <w:rPr>
          <w:rtl w:val="0"/>
        </w:rPr>
        <w:t xml:space="preserve">Sherman Antitrust Act: trusts that interfere with interstate or international trade are illegal</w:t>
      </w:r>
    </w:p>
    <w:p w:rsidR="00000000" w:rsidDel="00000000" w:rsidP="00000000" w:rsidRDefault="00000000" w:rsidRPr="00000000" w14:paraId="000004A8">
      <w:pPr>
        <w:pageBreakBefore w:val="0"/>
        <w:numPr>
          <w:ilvl w:val="1"/>
          <w:numId w:val="8"/>
        </w:numPr>
        <w:ind w:left="1440" w:hanging="360"/>
        <w:rPr>
          <w:u w:val="none"/>
        </w:rPr>
      </w:pPr>
      <w:r w:rsidDel="00000000" w:rsidR="00000000" w:rsidRPr="00000000">
        <w:rPr>
          <w:rtl w:val="0"/>
        </w:rPr>
        <w:t xml:space="preserve">Unions</w:t>
      </w:r>
    </w:p>
    <w:p w:rsidR="00000000" w:rsidDel="00000000" w:rsidP="00000000" w:rsidRDefault="00000000" w:rsidRPr="00000000" w14:paraId="000004A9">
      <w:pPr>
        <w:pageBreakBefore w:val="0"/>
        <w:numPr>
          <w:ilvl w:val="2"/>
          <w:numId w:val="8"/>
        </w:numPr>
        <w:ind w:left="2160" w:hanging="360"/>
        <w:rPr>
          <w:u w:val="none"/>
        </w:rPr>
      </w:pPr>
      <w:r w:rsidDel="00000000" w:rsidR="00000000" w:rsidRPr="00000000">
        <w:rPr>
          <w:rtl w:val="0"/>
        </w:rPr>
        <w:t xml:space="preserve">Organization of people from a certain trade</w:t>
      </w:r>
    </w:p>
    <w:p w:rsidR="00000000" w:rsidDel="00000000" w:rsidP="00000000" w:rsidRDefault="00000000" w:rsidRPr="00000000" w14:paraId="000004AA">
      <w:pPr>
        <w:pageBreakBefore w:val="0"/>
        <w:numPr>
          <w:ilvl w:val="2"/>
          <w:numId w:val="8"/>
        </w:numPr>
        <w:ind w:left="2160" w:hanging="360"/>
        <w:rPr>
          <w:u w:val="none"/>
        </w:rPr>
      </w:pPr>
      <w:r w:rsidDel="00000000" w:rsidR="00000000" w:rsidRPr="00000000">
        <w:rPr>
          <w:rtl w:val="0"/>
        </w:rPr>
        <w:t xml:space="preserve">Fought for things such as wages, working conditions, hours, etc</w:t>
      </w:r>
    </w:p>
    <w:p w:rsidR="00000000" w:rsidDel="00000000" w:rsidP="00000000" w:rsidRDefault="00000000" w:rsidRPr="00000000" w14:paraId="000004AB">
      <w:pPr>
        <w:pageBreakBefore w:val="0"/>
        <w:numPr>
          <w:ilvl w:val="2"/>
          <w:numId w:val="8"/>
        </w:numPr>
        <w:ind w:left="2160" w:hanging="360"/>
        <w:rPr>
          <w:u w:val="none"/>
        </w:rPr>
      </w:pPr>
      <w:r w:rsidDel="00000000" w:rsidR="00000000" w:rsidRPr="00000000">
        <w:rPr>
          <w:rtl w:val="0"/>
        </w:rPr>
        <w:t xml:space="preserve">American Federation of Labor: a union that allowed members from any skilled trades</w:t>
      </w:r>
    </w:p>
    <w:p w:rsidR="00000000" w:rsidDel="00000000" w:rsidP="00000000" w:rsidRDefault="00000000" w:rsidRPr="00000000" w14:paraId="000004AC">
      <w:pPr>
        <w:pageBreakBefore w:val="0"/>
        <w:numPr>
          <w:ilvl w:val="2"/>
          <w:numId w:val="8"/>
        </w:numPr>
        <w:ind w:left="2160" w:hanging="360"/>
        <w:rPr>
          <w:u w:val="none"/>
        </w:rPr>
      </w:pPr>
      <w:r w:rsidDel="00000000" w:rsidR="00000000" w:rsidRPr="00000000">
        <w:rPr>
          <w:rtl w:val="0"/>
        </w:rPr>
        <w:t xml:space="preserve">Knights of Labor: a union that accepted anyone, and doesn’t believe in strikes</w:t>
      </w:r>
    </w:p>
    <w:p w:rsidR="00000000" w:rsidDel="00000000" w:rsidP="00000000" w:rsidRDefault="00000000" w:rsidRPr="00000000" w14:paraId="000004AD">
      <w:pPr>
        <w:pageBreakBefore w:val="0"/>
        <w:numPr>
          <w:ilvl w:val="2"/>
          <w:numId w:val="8"/>
        </w:numPr>
        <w:ind w:left="2160" w:hanging="360"/>
        <w:rPr>
          <w:u w:val="none"/>
        </w:rPr>
      </w:pPr>
      <w:r w:rsidDel="00000000" w:rsidR="00000000" w:rsidRPr="00000000">
        <w:rPr>
          <w:rtl w:val="0"/>
        </w:rPr>
        <w:t xml:space="preserve">Industrial Workers of the World</w:t>
      </w:r>
    </w:p>
    <w:p w:rsidR="00000000" w:rsidDel="00000000" w:rsidP="00000000" w:rsidRDefault="00000000" w:rsidRPr="00000000" w14:paraId="000004AE">
      <w:pPr>
        <w:pageBreakBefore w:val="0"/>
        <w:numPr>
          <w:ilvl w:val="2"/>
          <w:numId w:val="8"/>
        </w:numPr>
        <w:ind w:left="2160" w:hanging="360"/>
        <w:rPr>
          <w:u w:val="none"/>
        </w:rPr>
      </w:pPr>
      <w:r w:rsidDel="00000000" w:rsidR="00000000" w:rsidRPr="00000000">
        <w:rPr>
          <w:rtl w:val="0"/>
        </w:rPr>
        <w:t xml:space="preserve">Strike</w:t>
      </w:r>
    </w:p>
    <w:p w:rsidR="00000000" w:rsidDel="00000000" w:rsidP="00000000" w:rsidRDefault="00000000" w:rsidRPr="00000000" w14:paraId="000004AF">
      <w:pPr>
        <w:pageBreakBefore w:val="0"/>
        <w:numPr>
          <w:ilvl w:val="3"/>
          <w:numId w:val="8"/>
        </w:numPr>
        <w:ind w:left="2880" w:hanging="360"/>
        <w:rPr>
          <w:u w:val="none"/>
        </w:rPr>
      </w:pPr>
      <w:r w:rsidDel="00000000" w:rsidR="00000000" w:rsidRPr="00000000">
        <w:rPr>
          <w:rtl w:val="0"/>
        </w:rPr>
        <w:t xml:space="preserve">Great Strike of 1877: B&amp;O Railroad workers protest 2nd wage cut in 2 months.  Ended up impeding interstate commerce, causing intervention from federal troops</w:t>
      </w:r>
    </w:p>
    <w:p w:rsidR="00000000" w:rsidDel="00000000" w:rsidP="00000000" w:rsidRDefault="00000000" w:rsidRPr="00000000" w14:paraId="000004B0">
      <w:pPr>
        <w:pageBreakBefore w:val="0"/>
        <w:numPr>
          <w:ilvl w:val="3"/>
          <w:numId w:val="8"/>
        </w:numPr>
        <w:ind w:left="2880" w:hanging="360"/>
        <w:rPr>
          <w:u w:val="none"/>
        </w:rPr>
      </w:pPr>
      <w:r w:rsidDel="00000000" w:rsidR="00000000" w:rsidRPr="00000000">
        <w:rPr>
          <w:rtl w:val="0"/>
        </w:rPr>
        <w:t xml:space="preserve">Haymarket Affair: </w:t>
      </w:r>
      <w:r w:rsidDel="00000000" w:rsidR="00000000" w:rsidRPr="00000000">
        <w:rPr>
          <w:rtl w:val="0"/>
        </w:rPr>
        <w:t xml:space="preserve">protest</w:t>
      </w:r>
      <w:r w:rsidDel="00000000" w:rsidR="00000000" w:rsidRPr="00000000">
        <w:rPr>
          <w:rtl w:val="0"/>
        </w:rPr>
        <w:t xml:space="preserve"> against police brutality.  A striker threw a bomb at a police line.  Turned public against unions</w:t>
      </w:r>
    </w:p>
    <w:p w:rsidR="00000000" w:rsidDel="00000000" w:rsidP="00000000" w:rsidRDefault="00000000" w:rsidRPr="00000000" w14:paraId="000004B1">
      <w:pPr>
        <w:pageBreakBefore w:val="0"/>
        <w:numPr>
          <w:ilvl w:val="3"/>
          <w:numId w:val="8"/>
        </w:numPr>
        <w:ind w:left="2880" w:hanging="360"/>
        <w:rPr>
          <w:u w:val="none"/>
        </w:rPr>
      </w:pPr>
      <w:r w:rsidDel="00000000" w:rsidR="00000000" w:rsidRPr="00000000">
        <w:rPr>
          <w:rtl w:val="0"/>
        </w:rPr>
        <w:t xml:space="preserve">Homestead Strike: steelworkers strike because of plans to cut wages.  Strikebreakers were hired</w:t>
      </w:r>
    </w:p>
    <w:p w:rsidR="00000000" w:rsidDel="00000000" w:rsidP="00000000" w:rsidRDefault="00000000" w:rsidRPr="00000000" w14:paraId="000004B2">
      <w:pPr>
        <w:pageBreakBefore w:val="0"/>
        <w:numPr>
          <w:ilvl w:val="3"/>
          <w:numId w:val="8"/>
        </w:numPr>
        <w:ind w:left="2880" w:hanging="360"/>
        <w:rPr>
          <w:u w:val="none"/>
        </w:rPr>
      </w:pPr>
      <w:r w:rsidDel="00000000" w:rsidR="00000000" w:rsidRPr="00000000">
        <w:rPr>
          <w:rtl w:val="0"/>
        </w:rPr>
        <w:t xml:space="preserve">Pullman Company Strike: railroad company laid off many workers then cut their wages.  Arbitration was attempted, but the company refused.  The company hired strikebreakers, leading to a violent fight with strikers</w:t>
      </w:r>
    </w:p>
    <w:p w:rsidR="00000000" w:rsidDel="00000000" w:rsidP="00000000" w:rsidRDefault="00000000" w:rsidRPr="00000000" w14:paraId="000004B3">
      <w:pPr>
        <w:pageBreakBefore w:val="0"/>
        <w:numPr>
          <w:ilvl w:val="2"/>
          <w:numId w:val="8"/>
        </w:numPr>
        <w:ind w:left="2160" w:hanging="360"/>
        <w:rPr>
          <w:u w:val="none"/>
        </w:rPr>
      </w:pPr>
      <w:r w:rsidDel="00000000" w:rsidR="00000000" w:rsidRPr="00000000">
        <w:rPr>
          <w:rtl w:val="0"/>
        </w:rPr>
        <w:t xml:space="preserve">Women unionized for better working conditions, equal pay for equal work, and ending child labor</w:t>
      </w:r>
    </w:p>
    <w:p w:rsidR="00000000" w:rsidDel="00000000" w:rsidP="00000000" w:rsidRDefault="00000000" w:rsidRPr="00000000" w14:paraId="000004B4">
      <w:pPr>
        <w:pageBreakBefore w:val="0"/>
        <w:numPr>
          <w:ilvl w:val="2"/>
          <w:numId w:val="8"/>
        </w:numPr>
        <w:ind w:left="2160" w:hanging="360"/>
        <w:rPr>
          <w:u w:val="none"/>
        </w:rPr>
      </w:pPr>
      <w:r w:rsidDel="00000000" w:rsidR="00000000" w:rsidRPr="00000000">
        <w:rPr>
          <w:rtl w:val="0"/>
        </w:rPr>
        <w:t xml:space="preserve">Opposed by employers</w:t>
      </w:r>
    </w:p>
    <w:p w:rsidR="00000000" w:rsidDel="00000000" w:rsidP="00000000" w:rsidRDefault="00000000" w:rsidRPr="00000000" w14:paraId="000004B5">
      <w:pPr>
        <w:pageBreakBefore w:val="0"/>
        <w:numPr>
          <w:ilvl w:val="3"/>
          <w:numId w:val="8"/>
        </w:numPr>
        <w:ind w:left="2880" w:hanging="360"/>
        <w:rPr>
          <w:u w:val="none"/>
        </w:rPr>
      </w:pPr>
      <w:r w:rsidDel="00000000" w:rsidR="00000000" w:rsidRPr="00000000">
        <w:rPr>
          <w:rtl w:val="0"/>
        </w:rPr>
        <w:t xml:space="preserve">Employers would use the Sherman Antitrust Act and claim that the union and strike affects interstate commerce</w:t>
      </w:r>
    </w:p>
    <w:p w:rsidR="00000000" w:rsidDel="00000000" w:rsidP="00000000" w:rsidRDefault="00000000" w:rsidRPr="00000000" w14:paraId="000004B6">
      <w:pPr>
        <w:pageBreakBefore w:val="0"/>
        <w:numPr>
          <w:ilvl w:val="0"/>
          <w:numId w:val="8"/>
        </w:numPr>
        <w:ind w:left="720" w:hanging="360"/>
        <w:rPr>
          <w:highlight w:val="yellow"/>
        </w:rPr>
      </w:pPr>
      <w:r w:rsidDel="00000000" w:rsidR="00000000" w:rsidRPr="00000000">
        <w:rPr>
          <w:highlight w:val="yellow"/>
          <w:rtl w:val="0"/>
        </w:rPr>
        <w:t xml:space="preserve">Immigration</w:t>
      </w:r>
    </w:p>
    <w:p w:rsidR="00000000" w:rsidDel="00000000" w:rsidP="00000000" w:rsidRDefault="00000000" w:rsidRPr="00000000" w14:paraId="000004B7">
      <w:pPr>
        <w:pageBreakBefore w:val="0"/>
        <w:numPr>
          <w:ilvl w:val="1"/>
          <w:numId w:val="8"/>
        </w:numPr>
        <w:ind w:left="1440" w:hanging="360"/>
        <w:rPr>
          <w:u w:val="none"/>
        </w:rPr>
      </w:pPr>
      <w:r w:rsidDel="00000000" w:rsidR="00000000" w:rsidRPr="00000000">
        <w:rPr>
          <w:rtl w:val="0"/>
        </w:rPr>
        <w:t xml:space="preserve">People immigrated for a better life, escaping difficult situations or to get money then return home</w:t>
      </w:r>
    </w:p>
    <w:p w:rsidR="00000000" w:rsidDel="00000000" w:rsidP="00000000" w:rsidRDefault="00000000" w:rsidRPr="00000000" w14:paraId="000004B8">
      <w:pPr>
        <w:pageBreakBefore w:val="0"/>
        <w:numPr>
          <w:ilvl w:val="2"/>
          <w:numId w:val="8"/>
        </w:numPr>
        <w:ind w:left="2160" w:hanging="360"/>
        <w:rPr>
          <w:u w:val="none"/>
        </w:rPr>
      </w:pPr>
      <w:r w:rsidDel="00000000" w:rsidR="00000000" w:rsidRPr="00000000">
        <w:rPr>
          <w:rtl w:val="0"/>
        </w:rPr>
        <w:t xml:space="preserve">European</w:t>
      </w:r>
    </w:p>
    <w:p w:rsidR="00000000" w:rsidDel="00000000" w:rsidP="00000000" w:rsidRDefault="00000000" w:rsidRPr="00000000" w14:paraId="000004B9">
      <w:pPr>
        <w:pageBreakBefore w:val="0"/>
        <w:numPr>
          <w:ilvl w:val="3"/>
          <w:numId w:val="8"/>
        </w:numPr>
        <w:ind w:left="2880" w:hanging="360"/>
        <w:rPr>
          <w:u w:val="none"/>
        </w:rPr>
      </w:pPr>
      <w:r w:rsidDel="00000000" w:rsidR="00000000" w:rsidRPr="00000000">
        <w:rPr>
          <w:rtl w:val="0"/>
        </w:rPr>
        <w:t xml:space="preserve">People from southern and eastern Europe are arriving</w:t>
      </w:r>
    </w:p>
    <w:p w:rsidR="00000000" w:rsidDel="00000000" w:rsidP="00000000" w:rsidRDefault="00000000" w:rsidRPr="00000000" w14:paraId="000004BA">
      <w:pPr>
        <w:pageBreakBefore w:val="0"/>
        <w:numPr>
          <w:ilvl w:val="3"/>
          <w:numId w:val="8"/>
        </w:numPr>
        <w:ind w:left="2880" w:hanging="360"/>
        <w:rPr>
          <w:u w:val="none"/>
        </w:rPr>
      </w:pPr>
      <w:r w:rsidDel="00000000" w:rsidR="00000000" w:rsidRPr="00000000">
        <w:rPr>
          <w:rtl w:val="0"/>
        </w:rPr>
        <w:t xml:space="preserve">Escape religious persecution</w:t>
      </w:r>
    </w:p>
    <w:p w:rsidR="00000000" w:rsidDel="00000000" w:rsidP="00000000" w:rsidRDefault="00000000" w:rsidRPr="00000000" w14:paraId="000004BB">
      <w:pPr>
        <w:pageBreakBefore w:val="0"/>
        <w:numPr>
          <w:ilvl w:val="3"/>
          <w:numId w:val="8"/>
        </w:numPr>
        <w:ind w:left="2880" w:hanging="360"/>
        <w:rPr>
          <w:u w:val="none"/>
        </w:rPr>
      </w:pPr>
      <w:r w:rsidDel="00000000" w:rsidR="00000000" w:rsidRPr="00000000">
        <w:rPr>
          <w:rtl w:val="0"/>
        </w:rPr>
        <w:t xml:space="preserve">Overpopulation at home</w:t>
      </w:r>
    </w:p>
    <w:p w:rsidR="00000000" w:rsidDel="00000000" w:rsidP="00000000" w:rsidRDefault="00000000" w:rsidRPr="00000000" w14:paraId="000004BC">
      <w:pPr>
        <w:pageBreakBefore w:val="0"/>
        <w:numPr>
          <w:ilvl w:val="3"/>
          <w:numId w:val="8"/>
        </w:numPr>
        <w:ind w:left="2880" w:hanging="360"/>
        <w:rPr>
          <w:u w:val="none"/>
        </w:rPr>
      </w:pPr>
      <w:r w:rsidDel="00000000" w:rsidR="00000000" w:rsidRPr="00000000">
        <w:rPr>
          <w:rtl w:val="0"/>
        </w:rPr>
        <w:t xml:space="preserve">Not enough jobs</w:t>
      </w:r>
    </w:p>
    <w:p w:rsidR="00000000" w:rsidDel="00000000" w:rsidP="00000000" w:rsidRDefault="00000000" w:rsidRPr="00000000" w14:paraId="000004BD">
      <w:pPr>
        <w:pageBreakBefore w:val="0"/>
        <w:numPr>
          <w:ilvl w:val="2"/>
          <w:numId w:val="8"/>
        </w:numPr>
        <w:ind w:left="2160" w:hanging="360"/>
        <w:rPr>
          <w:u w:val="none"/>
        </w:rPr>
      </w:pPr>
      <w:r w:rsidDel="00000000" w:rsidR="00000000" w:rsidRPr="00000000">
        <w:rPr>
          <w:rtl w:val="0"/>
        </w:rPr>
        <w:t xml:space="preserve">Chinese, Japanese</w:t>
      </w:r>
    </w:p>
    <w:p w:rsidR="00000000" w:rsidDel="00000000" w:rsidP="00000000" w:rsidRDefault="00000000" w:rsidRPr="00000000" w14:paraId="000004BE">
      <w:pPr>
        <w:pageBreakBefore w:val="0"/>
        <w:numPr>
          <w:ilvl w:val="3"/>
          <w:numId w:val="8"/>
        </w:numPr>
        <w:ind w:left="2880" w:hanging="360"/>
        <w:rPr>
          <w:u w:val="none"/>
        </w:rPr>
      </w:pPr>
      <w:r w:rsidDel="00000000" w:rsidR="00000000" w:rsidRPr="00000000">
        <w:rPr>
          <w:rtl w:val="0"/>
        </w:rPr>
        <w:t xml:space="preserve">Came for California gold rush</w:t>
      </w:r>
    </w:p>
    <w:p w:rsidR="00000000" w:rsidDel="00000000" w:rsidP="00000000" w:rsidRDefault="00000000" w:rsidRPr="00000000" w14:paraId="000004BF">
      <w:pPr>
        <w:pageBreakBefore w:val="0"/>
        <w:numPr>
          <w:ilvl w:val="3"/>
          <w:numId w:val="8"/>
        </w:numPr>
        <w:ind w:left="2880" w:hanging="360"/>
        <w:rPr>
          <w:u w:val="none"/>
        </w:rPr>
      </w:pPr>
      <w:r w:rsidDel="00000000" w:rsidR="00000000" w:rsidRPr="00000000">
        <w:rPr>
          <w:rtl w:val="0"/>
        </w:rPr>
        <w:t xml:space="preserve">Built railroads, ran farms, started businesses</w:t>
      </w:r>
    </w:p>
    <w:p w:rsidR="00000000" w:rsidDel="00000000" w:rsidP="00000000" w:rsidRDefault="00000000" w:rsidRPr="00000000" w14:paraId="000004C0">
      <w:pPr>
        <w:pageBreakBefore w:val="0"/>
        <w:numPr>
          <w:ilvl w:val="2"/>
          <w:numId w:val="8"/>
        </w:numPr>
        <w:ind w:left="2160" w:hanging="360"/>
        <w:rPr>
          <w:u w:val="none"/>
        </w:rPr>
      </w:pPr>
      <w:r w:rsidDel="00000000" w:rsidR="00000000" w:rsidRPr="00000000">
        <w:rPr>
          <w:rtl w:val="0"/>
        </w:rPr>
        <w:t xml:space="preserve">West Indies, Mexico</w:t>
      </w:r>
    </w:p>
    <w:p w:rsidR="00000000" w:rsidDel="00000000" w:rsidP="00000000" w:rsidRDefault="00000000" w:rsidRPr="00000000" w14:paraId="000004C1">
      <w:pPr>
        <w:pageBreakBefore w:val="0"/>
        <w:numPr>
          <w:ilvl w:val="3"/>
          <w:numId w:val="8"/>
        </w:numPr>
        <w:ind w:left="2880" w:hanging="360"/>
        <w:rPr>
          <w:u w:val="none"/>
        </w:rPr>
      </w:pPr>
      <w:r w:rsidDel="00000000" w:rsidR="00000000" w:rsidRPr="00000000">
        <w:rPr>
          <w:rtl w:val="0"/>
        </w:rPr>
        <w:t xml:space="preserve">Political turmoil</w:t>
      </w:r>
    </w:p>
    <w:p w:rsidR="00000000" w:rsidDel="00000000" w:rsidP="00000000" w:rsidRDefault="00000000" w:rsidRPr="00000000" w14:paraId="000004C2">
      <w:pPr>
        <w:pageBreakBefore w:val="0"/>
        <w:numPr>
          <w:ilvl w:val="3"/>
          <w:numId w:val="8"/>
        </w:numPr>
        <w:ind w:left="2880" w:hanging="360"/>
        <w:rPr>
          <w:u w:val="none"/>
        </w:rPr>
      </w:pPr>
      <w:r w:rsidDel="00000000" w:rsidR="00000000" w:rsidRPr="00000000">
        <w:rPr>
          <w:rtl w:val="0"/>
        </w:rPr>
        <w:t xml:space="preserve">Not enough jobs</w:t>
      </w:r>
    </w:p>
    <w:p w:rsidR="00000000" w:rsidDel="00000000" w:rsidP="00000000" w:rsidRDefault="00000000" w:rsidRPr="00000000" w14:paraId="000004C3">
      <w:pPr>
        <w:pageBreakBefore w:val="0"/>
        <w:numPr>
          <w:ilvl w:val="1"/>
          <w:numId w:val="8"/>
        </w:numPr>
        <w:ind w:left="1440" w:hanging="360"/>
        <w:rPr>
          <w:u w:val="none"/>
        </w:rPr>
      </w:pPr>
      <w:r w:rsidDel="00000000" w:rsidR="00000000" w:rsidRPr="00000000">
        <w:rPr>
          <w:rtl w:val="0"/>
        </w:rPr>
        <w:t xml:space="preserve">Difficult journey to get to America, and many died on their way.  Disease spread quickly</w:t>
      </w:r>
    </w:p>
    <w:p w:rsidR="00000000" w:rsidDel="00000000" w:rsidP="00000000" w:rsidRDefault="00000000" w:rsidRPr="00000000" w14:paraId="000004C4">
      <w:pPr>
        <w:pageBreakBefore w:val="0"/>
        <w:numPr>
          <w:ilvl w:val="1"/>
          <w:numId w:val="8"/>
        </w:numPr>
        <w:ind w:left="1440" w:hanging="360"/>
        <w:rPr>
          <w:u w:val="none"/>
        </w:rPr>
      </w:pPr>
      <w:r w:rsidDel="00000000" w:rsidR="00000000" w:rsidRPr="00000000">
        <w:rPr>
          <w:rtl w:val="0"/>
        </w:rPr>
        <w:t xml:space="preserve">Ellis Island: immigrant processing center on east coast</w:t>
      </w:r>
    </w:p>
    <w:p w:rsidR="00000000" w:rsidDel="00000000" w:rsidP="00000000" w:rsidRDefault="00000000" w:rsidRPr="00000000" w14:paraId="000004C5">
      <w:pPr>
        <w:pageBreakBefore w:val="0"/>
        <w:numPr>
          <w:ilvl w:val="1"/>
          <w:numId w:val="8"/>
        </w:numPr>
        <w:ind w:left="1440" w:hanging="360"/>
        <w:rPr>
          <w:u w:val="none"/>
        </w:rPr>
      </w:pPr>
      <w:r w:rsidDel="00000000" w:rsidR="00000000" w:rsidRPr="00000000">
        <w:rPr>
          <w:rtl w:val="0"/>
        </w:rPr>
        <w:t xml:space="preserve">Angel Island: immigrant processing center on west coast.  Harsher treatment of immigrants than Ellis Island</w:t>
      </w:r>
    </w:p>
    <w:p w:rsidR="00000000" w:rsidDel="00000000" w:rsidP="00000000" w:rsidRDefault="00000000" w:rsidRPr="00000000" w14:paraId="000004C6">
      <w:pPr>
        <w:pageBreakBefore w:val="0"/>
        <w:numPr>
          <w:ilvl w:val="1"/>
          <w:numId w:val="8"/>
        </w:numPr>
        <w:ind w:left="1440" w:hanging="360"/>
        <w:rPr>
          <w:u w:val="none"/>
        </w:rPr>
      </w:pPr>
      <w:r w:rsidDel="00000000" w:rsidR="00000000" w:rsidRPr="00000000">
        <w:rPr>
          <w:rtl w:val="0"/>
        </w:rPr>
        <w:t xml:space="preserve">Immigrants faced challenges adjusting to America by forming communities on ethnic basis</w:t>
      </w:r>
    </w:p>
    <w:p w:rsidR="00000000" w:rsidDel="00000000" w:rsidP="00000000" w:rsidRDefault="00000000" w:rsidRPr="00000000" w14:paraId="000004C7">
      <w:pPr>
        <w:pageBreakBefore w:val="0"/>
        <w:numPr>
          <w:ilvl w:val="1"/>
          <w:numId w:val="8"/>
        </w:numPr>
        <w:ind w:left="1440" w:hanging="360"/>
        <w:rPr>
          <w:u w:val="none"/>
        </w:rPr>
      </w:pPr>
      <w:r w:rsidDel="00000000" w:rsidR="00000000" w:rsidRPr="00000000">
        <w:rPr>
          <w:rtl w:val="0"/>
        </w:rPr>
        <w:t xml:space="preserve">Nativism</w:t>
      </w:r>
    </w:p>
    <w:p w:rsidR="00000000" w:rsidDel="00000000" w:rsidP="00000000" w:rsidRDefault="00000000" w:rsidRPr="00000000" w14:paraId="000004C8">
      <w:pPr>
        <w:pageBreakBefore w:val="0"/>
        <w:numPr>
          <w:ilvl w:val="2"/>
          <w:numId w:val="8"/>
        </w:numPr>
        <w:ind w:left="2160" w:hanging="360"/>
        <w:rPr>
          <w:u w:val="none"/>
        </w:rPr>
      </w:pPr>
      <w:r w:rsidDel="00000000" w:rsidR="00000000" w:rsidRPr="00000000">
        <w:rPr>
          <w:rtl w:val="0"/>
        </w:rPr>
        <w:t xml:space="preserve">Favoritism of native born Americans</w:t>
      </w:r>
    </w:p>
    <w:p w:rsidR="00000000" w:rsidDel="00000000" w:rsidP="00000000" w:rsidRDefault="00000000" w:rsidRPr="00000000" w14:paraId="000004C9">
      <w:pPr>
        <w:pageBreakBefore w:val="0"/>
        <w:numPr>
          <w:ilvl w:val="2"/>
          <w:numId w:val="8"/>
        </w:numPr>
        <w:ind w:left="2160" w:hanging="360"/>
        <w:rPr>
          <w:u w:val="none"/>
        </w:rPr>
      </w:pPr>
      <w:r w:rsidDel="00000000" w:rsidR="00000000" w:rsidRPr="00000000">
        <w:rPr>
          <w:rtl w:val="0"/>
        </w:rPr>
        <w:t xml:space="preserve">Groups demanded immigration restrictions of non WASP groups</w:t>
      </w:r>
    </w:p>
    <w:p w:rsidR="00000000" w:rsidDel="00000000" w:rsidP="00000000" w:rsidRDefault="00000000" w:rsidRPr="00000000" w14:paraId="000004CA">
      <w:pPr>
        <w:pageBreakBefore w:val="0"/>
        <w:numPr>
          <w:ilvl w:val="2"/>
          <w:numId w:val="8"/>
        </w:numPr>
        <w:ind w:left="2160" w:hanging="360"/>
        <w:rPr>
          <w:u w:val="none"/>
        </w:rPr>
      </w:pPr>
      <w:r w:rsidDel="00000000" w:rsidR="00000000" w:rsidRPr="00000000">
        <w:rPr>
          <w:rtl w:val="0"/>
        </w:rPr>
        <w:t xml:space="preserve">There were anti-Asian sentiment because they were too eager to get jobs</w:t>
      </w:r>
    </w:p>
    <w:p w:rsidR="00000000" w:rsidDel="00000000" w:rsidP="00000000" w:rsidRDefault="00000000" w:rsidRPr="00000000" w14:paraId="000004CB">
      <w:pPr>
        <w:pageBreakBefore w:val="0"/>
        <w:numPr>
          <w:ilvl w:val="2"/>
          <w:numId w:val="8"/>
        </w:numPr>
        <w:ind w:left="2160" w:hanging="360"/>
        <w:rPr>
          <w:u w:val="none"/>
        </w:rPr>
      </w:pPr>
      <w:r w:rsidDel="00000000" w:rsidR="00000000" w:rsidRPr="00000000">
        <w:rPr>
          <w:rtl w:val="0"/>
        </w:rPr>
        <w:t xml:space="preserve">Chinese Exclusion Act: 10 year ban on Chinese immigration</w:t>
      </w:r>
    </w:p>
    <w:p w:rsidR="00000000" w:rsidDel="00000000" w:rsidP="00000000" w:rsidRDefault="00000000" w:rsidRPr="00000000" w14:paraId="000004CC">
      <w:pPr>
        <w:pageBreakBefore w:val="0"/>
        <w:numPr>
          <w:ilvl w:val="2"/>
          <w:numId w:val="8"/>
        </w:numPr>
        <w:ind w:left="2160" w:hanging="360"/>
        <w:rPr>
          <w:u w:val="none"/>
        </w:rPr>
      </w:pPr>
      <w:r w:rsidDel="00000000" w:rsidR="00000000" w:rsidRPr="00000000">
        <w:rPr>
          <w:rtl w:val="0"/>
        </w:rPr>
        <w:t xml:space="preserve">Gentlemen’s Agreement: limit the number of unskilled workers coming to the US from Japan</w:t>
      </w:r>
    </w:p>
    <w:p w:rsidR="00000000" w:rsidDel="00000000" w:rsidP="00000000" w:rsidRDefault="00000000" w:rsidRPr="00000000" w14:paraId="000004CD">
      <w:pPr>
        <w:pageBreakBefore w:val="0"/>
        <w:numPr>
          <w:ilvl w:val="0"/>
          <w:numId w:val="8"/>
        </w:numPr>
        <w:ind w:left="720" w:hanging="360"/>
        <w:rPr>
          <w:u w:val="none"/>
        </w:rPr>
      </w:pPr>
      <w:r w:rsidDel="00000000" w:rsidR="00000000" w:rsidRPr="00000000">
        <w:rPr>
          <w:highlight w:val="yellow"/>
          <w:rtl w:val="0"/>
        </w:rPr>
        <w:t xml:space="preserve">Urbanization</w:t>
      </w:r>
      <w:r w:rsidDel="00000000" w:rsidR="00000000" w:rsidRPr="00000000">
        <w:rPr>
          <w:rtl w:val="0"/>
        </w:rPr>
        <w:tab/>
      </w:r>
    </w:p>
    <w:p w:rsidR="00000000" w:rsidDel="00000000" w:rsidP="00000000" w:rsidRDefault="00000000" w:rsidRPr="00000000" w14:paraId="000004CE">
      <w:pPr>
        <w:pageBreakBefore w:val="0"/>
        <w:numPr>
          <w:ilvl w:val="1"/>
          <w:numId w:val="8"/>
        </w:numPr>
        <w:ind w:left="1440" w:hanging="360"/>
        <w:rPr>
          <w:u w:val="none"/>
        </w:rPr>
      </w:pPr>
      <w:r w:rsidDel="00000000" w:rsidR="00000000" w:rsidRPr="00000000">
        <w:rPr>
          <w:rtl w:val="0"/>
        </w:rPr>
        <w:t xml:space="preserve">Americanization movement: assimilate immigrants into American culture by teaching them literature, history and government</w:t>
      </w:r>
    </w:p>
    <w:p w:rsidR="00000000" w:rsidDel="00000000" w:rsidP="00000000" w:rsidRDefault="00000000" w:rsidRPr="00000000" w14:paraId="000004CF">
      <w:pPr>
        <w:pageBreakBefore w:val="0"/>
        <w:numPr>
          <w:ilvl w:val="1"/>
          <w:numId w:val="8"/>
        </w:numPr>
        <w:ind w:left="1440" w:hanging="360"/>
        <w:rPr>
          <w:u w:val="none"/>
        </w:rPr>
      </w:pPr>
      <w:r w:rsidDel="00000000" w:rsidR="00000000" w:rsidRPr="00000000">
        <w:rPr>
          <w:rtl w:val="0"/>
        </w:rPr>
        <w:t xml:space="preserve">People moved from country to city</w:t>
      </w:r>
    </w:p>
    <w:p w:rsidR="00000000" w:rsidDel="00000000" w:rsidP="00000000" w:rsidRDefault="00000000" w:rsidRPr="00000000" w14:paraId="000004D0">
      <w:pPr>
        <w:pageBreakBefore w:val="0"/>
        <w:numPr>
          <w:ilvl w:val="1"/>
          <w:numId w:val="8"/>
        </w:numPr>
        <w:ind w:left="1440" w:hanging="360"/>
        <w:rPr>
          <w:u w:val="none"/>
        </w:rPr>
      </w:pPr>
      <w:r w:rsidDel="00000000" w:rsidR="00000000" w:rsidRPr="00000000">
        <w:rPr>
          <w:rtl w:val="0"/>
        </w:rPr>
        <w:t xml:space="preserve">Problems</w:t>
      </w:r>
    </w:p>
    <w:p w:rsidR="00000000" w:rsidDel="00000000" w:rsidP="00000000" w:rsidRDefault="00000000" w:rsidRPr="00000000" w14:paraId="000004D1">
      <w:pPr>
        <w:pageBreakBefore w:val="0"/>
        <w:numPr>
          <w:ilvl w:val="2"/>
          <w:numId w:val="8"/>
        </w:numPr>
        <w:ind w:left="2160" w:hanging="360"/>
        <w:rPr>
          <w:u w:val="none"/>
        </w:rPr>
      </w:pPr>
      <w:r w:rsidDel="00000000" w:rsidR="00000000" w:rsidRPr="00000000">
        <w:rPr>
          <w:rtl w:val="0"/>
        </w:rPr>
        <w:t xml:space="preserve">Housing</w:t>
      </w:r>
    </w:p>
    <w:p w:rsidR="00000000" w:rsidDel="00000000" w:rsidP="00000000" w:rsidRDefault="00000000" w:rsidRPr="00000000" w14:paraId="000004D2">
      <w:pPr>
        <w:pageBreakBefore w:val="0"/>
        <w:numPr>
          <w:ilvl w:val="3"/>
          <w:numId w:val="8"/>
        </w:numPr>
        <w:ind w:left="2880" w:hanging="360"/>
        <w:rPr>
          <w:u w:val="none"/>
        </w:rPr>
      </w:pPr>
      <w:r w:rsidDel="00000000" w:rsidR="00000000" w:rsidRPr="00000000">
        <w:rPr>
          <w:rtl w:val="0"/>
        </w:rPr>
        <w:t xml:space="preserve">People either had to live outside the city far from work and face transportation problems to work, or live in the city close to work but were cramped</w:t>
      </w:r>
    </w:p>
    <w:p w:rsidR="00000000" w:rsidDel="00000000" w:rsidP="00000000" w:rsidRDefault="00000000" w:rsidRPr="00000000" w14:paraId="000004D3">
      <w:pPr>
        <w:pageBreakBefore w:val="0"/>
        <w:numPr>
          <w:ilvl w:val="3"/>
          <w:numId w:val="8"/>
        </w:numPr>
        <w:ind w:left="2880" w:hanging="360"/>
        <w:rPr>
          <w:u w:val="none"/>
        </w:rPr>
      </w:pPr>
      <w:r w:rsidDel="00000000" w:rsidR="00000000" w:rsidRPr="00000000">
        <w:rPr>
          <w:rtl w:val="0"/>
        </w:rPr>
        <w:t xml:space="preserve">Cramped slums in the city were overcrowded and unsanitary</w:t>
      </w:r>
    </w:p>
    <w:p w:rsidR="00000000" w:rsidDel="00000000" w:rsidP="00000000" w:rsidRDefault="00000000" w:rsidRPr="00000000" w14:paraId="000004D4">
      <w:pPr>
        <w:pageBreakBefore w:val="0"/>
        <w:numPr>
          <w:ilvl w:val="3"/>
          <w:numId w:val="8"/>
        </w:numPr>
        <w:ind w:left="2880" w:hanging="360"/>
        <w:rPr>
          <w:u w:val="none"/>
        </w:rPr>
      </w:pPr>
      <w:r w:rsidDel="00000000" w:rsidR="00000000" w:rsidRPr="00000000">
        <w:rPr>
          <w:rtl w:val="0"/>
        </w:rPr>
        <w:t xml:space="preserve">NYC passed laws that set standards for plumbing and ventilation in apartments.  However, this introduced air shafts and people stuffed their garbage in there, attracting vermin</w:t>
      </w:r>
    </w:p>
    <w:p w:rsidR="00000000" w:rsidDel="00000000" w:rsidP="00000000" w:rsidRDefault="00000000" w:rsidRPr="00000000" w14:paraId="000004D5">
      <w:pPr>
        <w:pageBreakBefore w:val="0"/>
        <w:numPr>
          <w:ilvl w:val="2"/>
          <w:numId w:val="8"/>
        </w:numPr>
        <w:ind w:left="2160" w:hanging="360"/>
        <w:rPr>
          <w:u w:val="none"/>
        </w:rPr>
      </w:pPr>
      <w:r w:rsidDel="00000000" w:rsidR="00000000" w:rsidRPr="00000000">
        <w:rPr>
          <w:rtl w:val="0"/>
        </w:rPr>
        <w:t xml:space="preserve">Transportation</w:t>
      </w:r>
    </w:p>
    <w:p w:rsidR="00000000" w:rsidDel="00000000" w:rsidP="00000000" w:rsidRDefault="00000000" w:rsidRPr="00000000" w14:paraId="000004D6">
      <w:pPr>
        <w:pageBreakBefore w:val="0"/>
        <w:numPr>
          <w:ilvl w:val="3"/>
          <w:numId w:val="8"/>
        </w:numPr>
        <w:ind w:left="2880" w:hanging="360"/>
        <w:rPr>
          <w:u w:val="none"/>
        </w:rPr>
      </w:pPr>
      <w:r w:rsidDel="00000000" w:rsidR="00000000" w:rsidRPr="00000000">
        <w:rPr>
          <w:rtl w:val="0"/>
        </w:rPr>
        <w:t xml:space="preserve">Cities struggled to repair old transit systems and to build new ones</w:t>
      </w:r>
    </w:p>
    <w:p w:rsidR="00000000" w:rsidDel="00000000" w:rsidP="00000000" w:rsidRDefault="00000000" w:rsidRPr="00000000" w14:paraId="000004D7">
      <w:pPr>
        <w:pageBreakBefore w:val="0"/>
        <w:numPr>
          <w:ilvl w:val="2"/>
          <w:numId w:val="8"/>
        </w:numPr>
        <w:ind w:left="2160" w:hanging="360"/>
        <w:rPr>
          <w:u w:val="none"/>
        </w:rPr>
      </w:pPr>
      <w:r w:rsidDel="00000000" w:rsidR="00000000" w:rsidRPr="00000000">
        <w:rPr>
          <w:rtl w:val="0"/>
        </w:rPr>
        <w:t xml:space="preserve">Water</w:t>
      </w:r>
    </w:p>
    <w:p w:rsidR="00000000" w:rsidDel="00000000" w:rsidP="00000000" w:rsidRDefault="00000000" w:rsidRPr="00000000" w14:paraId="000004D8">
      <w:pPr>
        <w:pageBreakBefore w:val="0"/>
        <w:numPr>
          <w:ilvl w:val="3"/>
          <w:numId w:val="8"/>
        </w:numPr>
        <w:ind w:left="2880" w:hanging="360"/>
        <w:rPr>
          <w:u w:val="none"/>
        </w:rPr>
      </w:pPr>
      <w:r w:rsidDel="00000000" w:rsidR="00000000" w:rsidRPr="00000000">
        <w:rPr>
          <w:rtl w:val="0"/>
        </w:rPr>
        <w:t xml:space="preserve">Some cities lack access to clean water</w:t>
      </w:r>
    </w:p>
    <w:p w:rsidR="00000000" w:rsidDel="00000000" w:rsidP="00000000" w:rsidRDefault="00000000" w:rsidRPr="00000000" w14:paraId="000004D9">
      <w:pPr>
        <w:pageBreakBefore w:val="0"/>
        <w:numPr>
          <w:ilvl w:val="3"/>
          <w:numId w:val="8"/>
        </w:numPr>
        <w:ind w:left="2880" w:hanging="360"/>
        <w:rPr>
          <w:u w:val="none"/>
        </w:rPr>
      </w:pPr>
      <w:r w:rsidDel="00000000" w:rsidR="00000000" w:rsidRPr="00000000">
        <w:rPr>
          <w:rtl w:val="0"/>
        </w:rPr>
        <w:t xml:space="preserve">Cleveland built public waterworks</w:t>
      </w:r>
    </w:p>
    <w:p w:rsidR="00000000" w:rsidDel="00000000" w:rsidP="00000000" w:rsidRDefault="00000000" w:rsidRPr="00000000" w14:paraId="000004DA">
      <w:pPr>
        <w:pageBreakBefore w:val="0"/>
        <w:numPr>
          <w:ilvl w:val="3"/>
          <w:numId w:val="8"/>
        </w:numPr>
        <w:ind w:left="2880" w:hanging="360"/>
        <w:rPr>
          <w:u w:val="none"/>
        </w:rPr>
      </w:pPr>
      <w:r w:rsidDel="00000000" w:rsidR="00000000" w:rsidRPr="00000000">
        <w:rPr>
          <w:rtl w:val="0"/>
        </w:rPr>
        <w:t xml:space="preserve">Cities introduced systems of filtration and chlorination</w:t>
      </w:r>
    </w:p>
    <w:p w:rsidR="00000000" w:rsidDel="00000000" w:rsidP="00000000" w:rsidRDefault="00000000" w:rsidRPr="00000000" w14:paraId="000004DB">
      <w:pPr>
        <w:pageBreakBefore w:val="0"/>
        <w:numPr>
          <w:ilvl w:val="2"/>
          <w:numId w:val="8"/>
        </w:numPr>
        <w:ind w:left="2160" w:hanging="360"/>
        <w:rPr>
          <w:u w:val="none"/>
        </w:rPr>
      </w:pPr>
      <w:r w:rsidDel="00000000" w:rsidR="00000000" w:rsidRPr="00000000">
        <w:rPr>
          <w:rtl w:val="0"/>
        </w:rPr>
        <w:t xml:space="preserve">Sanitation</w:t>
      </w:r>
    </w:p>
    <w:p w:rsidR="00000000" w:rsidDel="00000000" w:rsidP="00000000" w:rsidRDefault="00000000" w:rsidRPr="00000000" w14:paraId="000004DC">
      <w:pPr>
        <w:pageBreakBefore w:val="0"/>
        <w:numPr>
          <w:ilvl w:val="3"/>
          <w:numId w:val="8"/>
        </w:numPr>
        <w:ind w:left="2880" w:hanging="360"/>
        <w:rPr>
          <w:u w:val="none"/>
        </w:rPr>
      </w:pPr>
      <w:r w:rsidDel="00000000" w:rsidR="00000000" w:rsidRPr="00000000">
        <w:rPr>
          <w:rtl w:val="0"/>
        </w:rPr>
        <w:t xml:space="preserve">Horse poop, sewage, smoke, garbage was everywhere</w:t>
      </w:r>
    </w:p>
    <w:p w:rsidR="00000000" w:rsidDel="00000000" w:rsidP="00000000" w:rsidRDefault="00000000" w:rsidRPr="00000000" w14:paraId="000004DD">
      <w:pPr>
        <w:pageBreakBefore w:val="0"/>
        <w:numPr>
          <w:ilvl w:val="3"/>
          <w:numId w:val="8"/>
        </w:numPr>
        <w:ind w:left="2880" w:hanging="360"/>
        <w:rPr>
          <w:u w:val="none"/>
        </w:rPr>
      </w:pPr>
      <w:r w:rsidDel="00000000" w:rsidR="00000000" w:rsidRPr="00000000">
        <w:rPr>
          <w:rtl w:val="0"/>
        </w:rPr>
        <w:t xml:space="preserve">Sanitation departments were created</w:t>
      </w:r>
    </w:p>
    <w:p w:rsidR="00000000" w:rsidDel="00000000" w:rsidP="00000000" w:rsidRDefault="00000000" w:rsidRPr="00000000" w14:paraId="000004DE">
      <w:pPr>
        <w:pageBreakBefore w:val="0"/>
        <w:numPr>
          <w:ilvl w:val="2"/>
          <w:numId w:val="8"/>
        </w:numPr>
        <w:ind w:left="2160" w:hanging="360"/>
        <w:rPr>
          <w:u w:val="none"/>
        </w:rPr>
      </w:pPr>
      <w:r w:rsidDel="00000000" w:rsidR="00000000" w:rsidRPr="00000000">
        <w:rPr>
          <w:rtl w:val="0"/>
        </w:rPr>
        <w:t xml:space="preserve">Crime</w:t>
      </w:r>
    </w:p>
    <w:p w:rsidR="00000000" w:rsidDel="00000000" w:rsidP="00000000" w:rsidRDefault="00000000" w:rsidRPr="00000000" w14:paraId="000004DF">
      <w:pPr>
        <w:pageBreakBefore w:val="0"/>
        <w:numPr>
          <w:ilvl w:val="3"/>
          <w:numId w:val="8"/>
        </w:numPr>
        <w:ind w:left="2880" w:hanging="360"/>
        <w:rPr>
          <w:u w:val="none"/>
        </w:rPr>
      </w:pPr>
      <w:r w:rsidDel="00000000" w:rsidR="00000000" w:rsidRPr="00000000">
        <w:rPr>
          <w:rtl w:val="0"/>
        </w:rPr>
        <w:t xml:space="preserve">Lots of pickpockets and thieves</w:t>
      </w:r>
    </w:p>
    <w:p w:rsidR="00000000" w:rsidDel="00000000" w:rsidP="00000000" w:rsidRDefault="00000000" w:rsidRPr="00000000" w14:paraId="000004E0">
      <w:pPr>
        <w:pageBreakBefore w:val="0"/>
        <w:numPr>
          <w:ilvl w:val="3"/>
          <w:numId w:val="8"/>
        </w:numPr>
        <w:ind w:left="2880" w:hanging="360"/>
        <w:rPr>
          <w:u w:val="none"/>
        </w:rPr>
      </w:pPr>
      <w:r w:rsidDel="00000000" w:rsidR="00000000" w:rsidRPr="00000000">
        <w:rPr>
          <w:rtl w:val="0"/>
        </w:rPr>
        <w:t xml:space="preserve">NYC created a professional police force</w:t>
      </w:r>
    </w:p>
    <w:p w:rsidR="00000000" w:rsidDel="00000000" w:rsidP="00000000" w:rsidRDefault="00000000" w:rsidRPr="00000000" w14:paraId="000004E1">
      <w:pPr>
        <w:pageBreakBefore w:val="0"/>
        <w:numPr>
          <w:ilvl w:val="2"/>
          <w:numId w:val="8"/>
        </w:numPr>
        <w:ind w:left="2160" w:hanging="360"/>
        <w:rPr>
          <w:u w:val="none"/>
        </w:rPr>
      </w:pPr>
      <w:r w:rsidDel="00000000" w:rsidR="00000000" w:rsidRPr="00000000">
        <w:rPr>
          <w:rtl w:val="0"/>
        </w:rPr>
        <w:t xml:space="preserve">Fire</w:t>
      </w:r>
    </w:p>
    <w:p w:rsidR="00000000" w:rsidDel="00000000" w:rsidP="00000000" w:rsidRDefault="00000000" w:rsidRPr="00000000" w14:paraId="000004E2">
      <w:pPr>
        <w:pageBreakBefore w:val="0"/>
        <w:numPr>
          <w:ilvl w:val="3"/>
          <w:numId w:val="8"/>
        </w:numPr>
        <w:ind w:left="2880" w:hanging="360"/>
        <w:rPr>
          <w:u w:val="none"/>
        </w:rPr>
      </w:pPr>
      <w:r w:rsidDel="00000000" w:rsidR="00000000" w:rsidRPr="00000000">
        <w:rPr>
          <w:rtl w:val="0"/>
        </w:rPr>
        <w:t xml:space="preserve">Limited water supply and wooden dwellings, candles and kerosene heaters lit fires</w:t>
      </w:r>
    </w:p>
    <w:p w:rsidR="00000000" w:rsidDel="00000000" w:rsidP="00000000" w:rsidRDefault="00000000" w:rsidRPr="00000000" w14:paraId="000004E3">
      <w:pPr>
        <w:pageBreakBefore w:val="0"/>
        <w:numPr>
          <w:ilvl w:val="3"/>
          <w:numId w:val="8"/>
        </w:numPr>
        <w:ind w:left="2880" w:hanging="360"/>
        <w:rPr>
          <w:u w:val="none"/>
        </w:rPr>
      </w:pPr>
      <w:r w:rsidDel="00000000" w:rsidR="00000000" w:rsidRPr="00000000">
        <w:rPr>
          <w:rtl w:val="0"/>
        </w:rPr>
        <w:t xml:space="preserve">Cities created professional fire departments</w:t>
      </w:r>
    </w:p>
    <w:p w:rsidR="00000000" w:rsidDel="00000000" w:rsidP="00000000" w:rsidRDefault="00000000" w:rsidRPr="00000000" w14:paraId="000004E4">
      <w:pPr>
        <w:pageBreakBefore w:val="0"/>
        <w:numPr>
          <w:ilvl w:val="3"/>
          <w:numId w:val="8"/>
        </w:numPr>
        <w:ind w:left="2880" w:hanging="360"/>
        <w:rPr>
          <w:u w:val="none"/>
        </w:rPr>
      </w:pPr>
      <w:r w:rsidDel="00000000" w:rsidR="00000000" w:rsidRPr="00000000">
        <w:rPr>
          <w:rtl w:val="0"/>
        </w:rPr>
        <w:t xml:space="preserve">Automatic sprinkler, replacement of wood as a building material</w:t>
      </w:r>
    </w:p>
    <w:p w:rsidR="00000000" w:rsidDel="00000000" w:rsidP="00000000" w:rsidRDefault="00000000" w:rsidRPr="00000000" w14:paraId="000004E5">
      <w:pPr>
        <w:pageBreakBefore w:val="0"/>
        <w:numPr>
          <w:ilvl w:val="1"/>
          <w:numId w:val="8"/>
        </w:numPr>
        <w:ind w:left="1440" w:hanging="360"/>
        <w:rPr>
          <w:u w:val="none"/>
        </w:rPr>
      </w:pPr>
      <w:r w:rsidDel="00000000" w:rsidR="00000000" w:rsidRPr="00000000">
        <w:rPr>
          <w:rtl w:val="0"/>
        </w:rPr>
        <w:t xml:space="preserve">Settlement houses: community centers to help people</w:t>
      </w:r>
    </w:p>
    <w:p w:rsidR="00000000" w:rsidDel="00000000" w:rsidP="00000000" w:rsidRDefault="00000000" w:rsidRPr="00000000" w14:paraId="000004E6">
      <w:pPr>
        <w:pageBreakBefore w:val="0"/>
        <w:numPr>
          <w:ilvl w:val="0"/>
          <w:numId w:val="8"/>
        </w:numPr>
        <w:ind w:left="720" w:hanging="360"/>
        <w:rPr>
          <w:highlight w:val="yellow"/>
        </w:rPr>
      </w:pPr>
      <w:r w:rsidDel="00000000" w:rsidR="00000000" w:rsidRPr="00000000">
        <w:rPr>
          <w:highlight w:val="yellow"/>
          <w:rtl w:val="0"/>
        </w:rPr>
        <w:t xml:space="preserve">Politics</w:t>
      </w:r>
    </w:p>
    <w:p w:rsidR="00000000" w:rsidDel="00000000" w:rsidP="00000000" w:rsidRDefault="00000000" w:rsidRPr="00000000" w14:paraId="000004E7">
      <w:pPr>
        <w:pageBreakBefore w:val="0"/>
        <w:numPr>
          <w:ilvl w:val="1"/>
          <w:numId w:val="8"/>
        </w:numPr>
        <w:ind w:left="1440" w:hanging="360"/>
        <w:rPr>
          <w:u w:val="none"/>
        </w:rPr>
      </w:pPr>
      <w:r w:rsidDel="00000000" w:rsidR="00000000" w:rsidRPr="00000000">
        <w:rPr>
          <w:rtl w:val="0"/>
        </w:rPr>
        <w:t xml:space="preserve">Political machines</w:t>
      </w:r>
    </w:p>
    <w:p w:rsidR="00000000" w:rsidDel="00000000" w:rsidP="00000000" w:rsidRDefault="00000000" w:rsidRPr="00000000" w14:paraId="000004E8">
      <w:pPr>
        <w:pageBreakBefore w:val="0"/>
        <w:numPr>
          <w:ilvl w:val="2"/>
          <w:numId w:val="8"/>
        </w:numPr>
        <w:ind w:left="2160" w:hanging="360"/>
        <w:rPr>
          <w:u w:val="none"/>
        </w:rPr>
      </w:pPr>
      <w:r w:rsidDel="00000000" w:rsidR="00000000" w:rsidRPr="00000000">
        <w:rPr>
          <w:rtl w:val="0"/>
        </w:rPr>
        <w:t xml:space="preserve">Controlled the activities of a political party in a city</w:t>
      </w:r>
    </w:p>
    <w:p w:rsidR="00000000" w:rsidDel="00000000" w:rsidP="00000000" w:rsidRDefault="00000000" w:rsidRPr="00000000" w14:paraId="000004E9">
      <w:pPr>
        <w:pageBreakBefore w:val="0"/>
        <w:numPr>
          <w:ilvl w:val="2"/>
          <w:numId w:val="8"/>
        </w:numPr>
        <w:ind w:left="2160" w:hanging="360"/>
        <w:rPr>
          <w:u w:val="none"/>
        </w:rPr>
      </w:pPr>
      <w:r w:rsidDel="00000000" w:rsidR="00000000" w:rsidRPr="00000000">
        <w:rPr>
          <w:rtl w:val="0"/>
        </w:rPr>
        <w:t xml:space="preserve">Offered services to attract political or financial support</w:t>
      </w:r>
    </w:p>
    <w:p w:rsidR="00000000" w:rsidDel="00000000" w:rsidP="00000000" w:rsidRDefault="00000000" w:rsidRPr="00000000" w14:paraId="000004EA">
      <w:pPr>
        <w:pageBreakBefore w:val="0"/>
        <w:numPr>
          <w:ilvl w:val="2"/>
          <w:numId w:val="8"/>
        </w:numPr>
        <w:ind w:left="2160" w:hanging="360"/>
        <w:rPr>
          <w:u w:val="none"/>
        </w:rPr>
      </w:pPr>
      <w:r w:rsidDel="00000000" w:rsidR="00000000" w:rsidRPr="00000000">
        <w:rPr>
          <w:rtl w:val="0"/>
        </w:rPr>
        <w:t xml:space="preserve">Had control over some local governments</w:t>
      </w:r>
    </w:p>
    <w:p w:rsidR="00000000" w:rsidDel="00000000" w:rsidP="00000000" w:rsidRDefault="00000000" w:rsidRPr="00000000" w14:paraId="000004EB">
      <w:pPr>
        <w:pageBreakBefore w:val="0"/>
        <w:numPr>
          <w:ilvl w:val="2"/>
          <w:numId w:val="8"/>
        </w:numPr>
        <w:ind w:left="2160" w:hanging="360"/>
        <w:rPr>
          <w:u w:val="none"/>
        </w:rPr>
      </w:pPr>
      <w:r w:rsidDel="00000000" w:rsidR="00000000" w:rsidRPr="00000000">
        <w:rPr>
          <w:rtl w:val="0"/>
        </w:rPr>
        <w:t xml:space="preserve">Hierarchy</w:t>
      </w:r>
    </w:p>
    <w:p w:rsidR="00000000" w:rsidDel="00000000" w:rsidP="00000000" w:rsidRDefault="00000000" w:rsidRPr="00000000" w14:paraId="000004EC">
      <w:pPr>
        <w:pageBreakBefore w:val="0"/>
        <w:numPr>
          <w:ilvl w:val="3"/>
          <w:numId w:val="8"/>
        </w:numPr>
        <w:ind w:left="2880" w:hanging="360"/>
        <w:rPr>
          <w:u w:val="none"/>
        </w:rPr>
      </w:pPr>
      <w:r w:rsidDel="00000000" w:rsidR="00000000" w:rsidRPr="00000000">
        <w:rPr>
          <w:rtl w:val="0"/>
        </w:rPr>
        <w:t xml:space="preserve">Top: city boss</w:t>
      </w:r>
    </w:p>
    <w:p w:rsidR="00000000" w:rsidDel="00000000" w:rsidP="00000000" w:rsidRDefault="00000000" w:rsidRPr="00000000" w14:paraId="000004ED">
      <w:pPr>
        <w:pageBreakBefore w:val="0"/>
        <w:numPr>
          <w:ilvl w:val="4"/>
          <w:numId w:val="8"/>
        </w:numPr>
        <w:ind w:left="3600" w:hanging="360"/>
        <w:rPr>
          <w:u w:val="none"/>
        </w:rPr>
      </w:pPr>
      <w:r w:rsidDel="00000000" w:rsidR="00000000" w:rsidRPr="00000000">
        <w:rPr>
          <w:rtl w:val="0"/>
        </w:rPr>
        <w:t xml:space="preserve">Controls the activity of the machine</w:t>
      </w:r>
    </w:p>
    <w:p w:rsidR="00000000" w:rsidDel="00000000" w:rsidP="00000000" w:rsidRDefault="00000000" w:rsidRPr="00000000" w14:paraId="000004EE">
      <w:pPr>
        <w:pageBreakBefore w:val="0"/>
        <w:numPr>
          <w:ilvl w:val="4"/>
          <w:numId w:val="8"/>
        </w:numPr>
        <w:ind w:left="3600" w:hanging="360"/>
        <w:rPr>
          <w:u w:val="none"/>
        </w:rPr>
      </w:pPr>
      <w:r w:rsidDel="00000000" w:rsidR="00000000" w:rsidRPr="00000000">
        <w:rPr>
          <w:rtl w:val="0"/>
        </w:rPr>
        <w:t xml:space="preserve">Has influence on the operation of the city</w:t>
      </w:r>
    </w:p>
    <w:p w:rsidR="00000000" w:rsidDel="00000000" w:rsidP="00000000" w:rsidRDefault="00000000" w:rsidRPr="00000000" w14:paraId="000004EF">
      <w:pPr>
        <w:pageBreakBefore w:val="0"/>
        <w:numPr>
          <w:ilvl w:val="3"/>
          <w:numId w:val="8"/>
        </w:numPr>
        <w:ind w:left="2880" w:hanging="360"/>
        <w:rPr>
          <w:u w:val="none"/>
        </w:rPr>
      </w:pPr>
      <w:r w:rsidDel="00000000" w:rsidR="00000000" w:rsidRPr="00000000">
        <w:rPr>
          <w:rtl w:val="0"/>
        </w:rPr>
        <w:t xml:space="preserve">Ward boss</w:t>
      </w:r>
    </w:p>
    <w:p w:rsidR="00000000" w:rsidDel="00000000" w:rsidP="00000000" w:rsidRDefault="00000000" w:rsidRPr="00000000" w14:paraId="000004F0">
      <w:pPr>
        <w:pageBreakBefore w:val="0"/>
        <w:numPr>
          <w:ilvl w:val="4"/>
          <w:numId w:val="8"/>
        </w:numPr>
        <w:ind w:left="3600" w:hanging="360"/>
        <w:rPr>
          <w:u w:val="none"/>
        </w:rPr>
      </w:pPr>
      <w:r w:rsidDel="00000000" w:rsidR="00000000" w:rsidRPr="00000000">
        <w:rPr>
          <w:rtl w:val="0"/>
        </w:rPr>
        <w:t xml:space="preserve">Secures votes in all precincts</w:t>
      </w:r>
    </w:p>
    <w:p w:rsidR="00000000" w:rsidDel="00000000" w:rsidP="00000000" w:rsidRDefault="00000000" w:rsidRPr="00000000" w14:paraId="000004F1">
      <w:pPr>
        <w:pageBreakBefore w:val="0"/>
        <w:numPr>
          <w:ilvl w:val="4"/>
          <w:numId w:val="8"/>
        </w:numPr>
        <w:ind w:left="3600" w:hanging="360"/>
        <w:rPr>
          <w:u w:val="none"/>
        </w:rPr>
      </w:pPr>
      <w:r w:rsidDel="00000000" w:rsidR="00000000" w:rsidRPr="00000000">
        <w:rPr>
          <w:rtl w:val="0"/>
        </w:rPr>
        <w:t xml:space="preserve">Does favors for the poor for votes</w:t>
      </w:r>
    </w:p>
    <w:p w:rsidR="00000000" w:rsidDel="00000000" w:rsidP="00000000" w:rsidRDefault="00000000" w:rsidRPr="00000000" w14:paraId="000004F2">
      <w:pPr>
        <w:pageBreakBefore w:val="0"/>
        <w:numPr>
          <w:ilvl w:val="3"/>
          <w:numId w:val="8"/>
        </w:numPr>
        <w:ind w:left="2880" w:hanging="360"/>
        <w:rPr>
          <w:u w:val="none"/>
        </w:rPr>
      </w:pPr>
      <w:r w:rsidDel="00000000" w:rsidR="00000000" w:rsidRPr="00000000">
        <w:rPr>
          <w:rtl w:val="0"/>
        </w:rPr>
        <w:t xml:space="preserve">Precinct workers and captains</w:t>
      </w:r>
    </w:p>
    <w:p w:rsidR="00000000" w:rsidDel="00000000" w:rsidP="00000000" w:rsidRDefault="00000000" w:rsidRPr="00000000" w14:paraId="000004F3">
      <w:pPr>
        <w:pageBreakBefore w:val="0"/>
        <w:numPr>
          <w:ilvl w:val="4"/>
          <w:numId w:val="8"/>
        </w:numPr>
        <w:ind w:left="3600" w:hanging="360"/>
        <w:rPr>
          <w:u w:val="none"/>
        </w:rPr>
      </w:pPr>
      <w:r w:rsidDel="00000000" w:rsidR="00000000" w:rsidRPr="00000000">
        <w:rPr>
          <w:rtl w:val="0"/>
        </w:rPr>
        <w:t xml:space="preserve">Gains voters on a city block or neighborhood level</w:t>
      </w:r>
    </w:p>
    <w:p w:rsidR="00000000" w:rsidDel="00000000" w:rsidP="00000000" w:rsidRDefault="00000000" w:rsidRPr="00000000" w14:paraId="000004F4">
      <w:pPr>
        <w:pageBreakBefore w:val="0"/>
        <w:numPr>
          <w:ilvl w:val="4"/>
          <w:numId w:val="8"/>
        </w:numPr>
        <w:ind w:left="3600" w:hanging="360"/>
        <w:rPr>
          <w:u w:val="none"/>
        </w:rPr>
      </w:pPr>
      <w:r w:rsidDel="00000000" w:rsidR="00000000" w:rsidRPr="00000000">
        <w:rPr>
          <w:rtl w:val="0"/>
        </w:rPr>
        <w:t xml:space="preserve">Targeted immigrants</w:t>
      </w:r>
    </w:p>
    <w:p w:rsidR="00000000" w:rsidDel="00000000" w:rsidP="00000000" w:rsidRDefault="00000000" w:rsidRPr="00000000" w14:paraId="000004F5">
      <w:pPr>
        <w:pageBreakBefore w:val="0"/>
        <w:numPr>
          <w:ilvl w:val="2"/>
          <w:numId w:val="8"/>
        </w:numPr>
        <w:ind w:left="2160" w:hanging="360"/>
        <w:rPr>
          <w:u w:val="none"/>
        </w:rPr>
      </w:pPr>
      <w:r w:rsidDel="00000000" w:rsidR="00000000" w:rsidRPr="00000000">
        <w:rPr>
          <w:rtl w:val="0"/>
        </w:rPr>
        <w:t xml:space="preserve">Corruption</w:t>
      </w:r>
    </w:p>
    <w:p w:rsidR="00000000" w:rsidDel="00000000" w:rsidP="00000000" w:rsidRDefault="00000000" w:rsidRPr="00000000" w14:paraId="000004F6">
      <w:pPr>
        <w:pageBreakBefore w:val="0"/>
        <w:numPr>
          <w:ilvl w:val="3"/>
          <w:numId w:val="8"/>
        </w:numPr>
        <w:ind w:left="2880" w:hanging="360"/>
        <w:rPr>
          <w:u w:val="none"/>
        </w:rPr>
      </w:pPr>
      <w:r w:rsidDel="00000000" w:rsidR="00000000" w:rsidRPr="00000000">
        <w:rPr>
          <w:rtl w:val="0"/>
        </w:rPr>
        <w:t xml:space="preserve">Graft: use of political influence for personal gain</w:t>
      </w:r>
    </w:p>
    <w:p w:rsidR="00000000" w:rsidDel="00000000" w:rsidP="00000000" w:rsidRDefault="00000000" w:rsidRPr="00000000" w14:paraId="000004F7">
      <w:pPr>
        <w:pageBreakBefore w:val="0"/>
        <w:numPr>
          <w:ilvl w:val="3"/>
          <w:numId w:val="8"/>
        </w:numPr>
        <w:ind w:left="2880" w:hanging="360"/>
        <w:rPr>
          <w:u w:val="none"/>
        </w:rPr>
      </w:pPr>
      <w:r w:rsidDel="00000000" w:rsidR="00000000" w:rsidRPr="00000000">
        <w:rPr>
          <w:rtl w:val="0"/>
        </w:rPr>
        <w:t xml:space="preserve">Patronage: giving government jobs to people who voted for a leader</w:t>
      </w:r>
    </w:p>
    <w:p w:rsidR="00000000" w:rsidDel="00000000" w:rsidP="00000000" w:rsidRDefault="00000000" w:rsidRPr="00000000" w14:paraId="000004F8">
      <w:pPr>
        <w:pageBreakBefore w:val="0"/>
        <w:numPr>
          <w:ilvl w:val="3"/>
          <w:numId w:val="8"/>
        </w:numPr>
        <w:ind w:left="2880" w:hanging="360"/>
        <w:rPr>
          <w:u w:val="none"/>
        </w:rPr>
      </w:pPr>
      <w:r w:rsidDel="00000000" w:rsidR="00000000" w:rsidRPr="00000000">
        <w:rPr>
          <w:rtl w:val="0"/>
        </w:rPr>
        <w:t xml:space="preserve">Some politicians are paid by businesses to carry out their agendas</w:t>
      </w:r>
    </w:p>
    <w:p w:rsidR="00000000" w:rsidDel="00000000" w:rsidP="00000000" w:rsidRDefault="00000000" w:rsidRPr="00000000" w14:paraId="000004F9">
      <w:pPr>
        <w:pageBreakBefore w:val="0"/>
        <w:numPr>
          <w:ilvl w:val="2"/>
          <w:numId w:val="8"/>
        </w:numPr>
        <w:ind w:left="2160" w:hanging="360"/>
        <w:rPr>
          <w:u w:val="none"/>
        </w:rPr>
      </w:pPr>
      <w:r w:rsidDel="00000000" w:rsidR="00000000" w:rsidRPr="00000000">
        <w:rPr>
          <w:rtl w:val="0"/>
        </w:rPr>
        <w:t xml:space="preserve">Reforms</w:t>
      </w:r>
    </w:p>
    <w:p w:rsidR="00000000" w:rsidDel="00000000" w:rsidP="00000000" w:rsidRDefault="00000000" w:rsidRPr="00000000" w14:paraId="000004FA">
      <w:pPr>
        <w:pageBreakBefore w:val="0"/>
        <w:numPr>
          <w:ilvl w:val="3"/>
          <w:numId w:val="8"/>
        </w:numPr>
        <w:ind w:left="2880" w:hanging="360"/>
        <w:rPr>
          <w:u w:val="none"/>
        </w:rPr>
      </w:pPr>
      <w:r w:rsidDel="00000000" w:rsidR="00000000" w:rsidRPr="00000000">
        <w:rPr>
          <w:rtl w:val="0"/>
        </w:rPr>
        <w:t xml:space="preserve">Rutherford B. Hayes</w:t>
      </w:r>
    </w:p>
    <w:p w:rsidR="00000000" w:rsidDel="00000000" w:rsidP="00000000" w:rsidRDefault="00000000" w:rsidRPr="00000000" w14:paraId="000004FB">
      <w:pPr>
        <w:pageBreakBefore w:val="0"/>
        <w:numPr>
          <w:ilvl w:val="4"/>
          <w:numId w:val="8"/>
        </w:numPr>
        <w:ind w:left="3600" w:hanging="360"/>
        <w:rPr>
          <w:u w:val="none"/>
        </w:rPr>
      </w:pPr>
      <w:r w:rsidDel="00000000" w:rsidR="00000000" w:rsidRPr="00000000">
        <w:rPr>
          <w:rtl w:val="0"/>
        </w:rPr>
        <w:t xml:space="preserve">Investigated custom houses and fired top officials for corruption</w:t>
      </w:r>
    </w:p>
    <w:p w:rsidR="00000000" w:rsidDel="00000000" w:rsidP="00000000" w:rsidRDefault="00000000" w:rsidRPr="00000000" w14:paraId="000004FC">
      <w:pPr>
        <w:pageBreakBefore w:val="0"/>
        <w:numPr>
          <w:ilvl w:val="3"/>
          <w:numId w:val="8"/>
        </w:numPr>
        <w:ind w:left="2880" w:hanging="360"/>
        <w:rPr>
          <w:u w:val="none"/>
        </w:rPr>
      </w:pPr>
      <w:r w:rsidDel="00000000" w:rsidR="00000000" w:rsidRPr="00000000">
        <w:rPr>
          <w:rtl w:val="0"/>
        </w:rPr>
        <w:t xml:space="preserve">Chester A. Arthur</w:t>
      </w:r>
    </w:p>
    <w:p w:rsidR="00000000" w:rsidDel="00000000" w:rsidP="00000000" w:rsidRDefault="00000000" w:rsidRPr="00000000" w14:paraId="000004FD">
      <w:pPr>
        <w:pageBreakBefore w:val="0"/>
        <w:numPr>
          <w:ilvl w:val="4"/>
          <w:numId w:val="8"/>
        </w:numPr>
        <w:ind w:left="3600" w:hanging="360"/>
        <w:rPr>
          <w:u w:val="none"/>
        </w:rPr>
      </w:pPr>
      <w:r w:rsidDel="00000000" w:rsidR="00000000" w:rsidRPr="00000000">
        <w:rPr>
          <w:rtl w:val="0"/>
        </w:rPr>
        <w:t xml:space="preserve">Pendleton Civil Service Act: federal jobs are to be appointed by merit, not patronage</w:t>
      </w:r>
    </w:p>
    <w:p w:rsidR="00000000" w:rsidDel="00000000" w:rsidP="00000000" w:rsidRDefault="00000000" w:rsidRPr="00000000" w14:paraId="000004FE">
      <w:pPr>
        <w:pageBreakBefore w:val="0"/>
        <w:numPr>
          <w:ilvl w:val="0"/>
          <w:numId w:val="8"/>
        </w:numPr>
        <w:ind w:left="720" w:hanging="360"/>
        <w:rPr>
          <w:highlight w:val="yellow"/>
        </w:rPr>
      </w:pPr>
      <w:r w:rsidDel="00000000" w:rsidR="00000000" w:rsidRPr="00000000">
        <w:rPr>
          <w:highlight w:val="yellow"/>
          <w:rtl w:val="0"/>
        </w:rPr>
        <w:t xml:space="preserve">Racial discrimination</w:t>
      </w:r>
    </w:p>
    <w:p w:rsidR="00000000" w:rsidDel="00000000" w:rsidP="00000000" w:rsidRDefault="00000000" w:rsidRPr="00000000" w14:paraId="000004FF">
      <w:pPr>
        <w:pageBreakBefore w:val="0"/>
        <w:numPr>
          <w:ilvl w:val="1"/>
          <w:numId w:val="8"/>
        </w:numPr>
        <w:ind w:left="1440" w:hanging="360"/>
        <w:rPr>
          <w:u w:val="none"/>
        </w:rPr>
      </w:pPr>
      <w:r w:rsidDel="00000000" w:rsidR="00000000" w:rsidRPr="00000000">
        <w:rPr>
          <w:rtl w:val="0"/>
        </w:rPr>
        <w:t xml:space="preserve">Voting restrictions</w:t>
      </w:r>
    </w:p>
    <w:p w:rsidR="00000000" w:rsidDel="00000000" w:rsidP="00000000" w:rsidRDefault="00000000" w:rsidRPr="00000000" w14:paraId="00000500">
      <w:pPr>
        <w:pageBreakBefore w:val="0"/>
        <w:numPr>
          <w:ilvl w:val="2"/>
          <w:numId w:val="8"/>
        </w:numPr>
        <w:ind w:left="2160" w:hanging="360"/>
        <w:rPr>
          <w:u w:val="none"/>
        </w:rPr>
      </w:pPr>
      <w:r w:rsidDel="00000000" w:rsidR="00000000" w:rsidRPr="00000000">
        <w:rPr>
          <w:rtl w:val="0"/>
        </w:rPr>
        <w:t xml:space="preserve">Literacy tests</w:t>
      </w:r>
    </w:p>
    <w:p w:rsidR="00000000" w:rsidDel="00000000" w:rsidP="00000000" w:rsidRDefault="00000000" w:rsidRPr="00000000" w14:paraId="00000501">
      <w:pPr>
        <w:pageBreakBefore w:val="0"/>
        <w:numPr>
          <w:ilvl w:val="2"/>
          <w:numId w:val="8"/>
        </w:numPr>
        <w:ind w:left="2160" w:hanging="360"/>
        <w:rPr>
          <w:u w:val="none"/>
        </w:rPr>
      </w:pPr>
      <w:r w:rsidDel="00000000" w:rsidR="00000000" w:rsidRPr="00000000">
        <w:rPr>
          <w:rtl w:val="0"/>
        </w:rPr>
        <w:t xml:space="preserve">Poll tax</w:t>
      </w:r>
    </w:p>
    <w:p w:rsidR="00000000" w:rsidDel="00000000" w:rsidP="00000000" w:rsidRDefault="00000000" w:rsidRPr="00000000" w14:paraId="00000502">
      <w:pPr>
        <w:pageBreakBefore w:val="0"/>
        <w:numPr>
          <w:ilvl w:val="2"/>
          <w:numId w:val="8"/>
        </w:numPr>
        <w:ind w:left="2160" w:hanging="360"/>
        <w:rPr>
          <w:u w:val="none"/>
        </w:rPr>
      </w:pPr>
      <w:r w:rsidDel="00000000" w:rsidR="00000000" w:rsidRPr="00000000">
        <w:rPr>
          <w:rtl w:val="0"/>
        </w:rPr>
        <w:t xml:space="preserve">Grandfather clause: exemption from poll tax and literacy tests if grandfather could vote before the freeing of slaves</w:t>
      </w:r>
    </w:p>
    <w:p w:rsidR="00000000" w:rsidDel="00000000" w:rsidP="00000000" w:rsidRDefault="00000000" w:rsidRPr="00000000" w14:paraId="00000503">
      <w:pPr>
        <w:pageBreakBefore w:val="0"/>
        <w:numPr>
          <w:ilvl w:val="1"/>
          <w:numId w:val="8"/>
        </w:numPr>
        <w:ind w:left="1440" w:hanging="360"/>
        <w:rPr>
          <w:u w:val="none"/>
        </w:rPr>
      </w:pPr>
      <w:r w:rsidDel="00000000" w:rsidR="00000000" w:rsidRPr="00000000">
        <w:rPr>
          <w:rtl w:val="0"/>
        </w:rPr>
        <w:t xml:space="preserve">Segregation</w:t>
      </w:r>
    </w:p>
    <w:p w:rsidR="00000000" w:rsidDel="00000000" w:rsidP="00000000" w:rsidRDefault="00000000" w:rsidRPr="00000000" w14:paraId="00000504">
      <w:pPr>
        <w:pageBreakBefore w:val="0"/>
        <w:numPr>
          <w:ilvl w:val="2"/>
          <w:numId w:val="8"/>
        </w:numPr>
        <w:ind w:left="2160" w:hanging="360"/>
        <w:rPr>
          <w:u w:val="none"/>
        </w:rPr>
      </w:pPr>
      <w:r w:rsidDel="00000000" w:rsidR="00000000" w:rsidRPr="00000000">
        <w:rPr>
          <w:rtl w:val="0"/>
        </w:rPr>
        <w:t xml:space="preserve">North: de facto segregation</w:t>
      </w:r>
    </w:p>
    <w:p w:rsidR="00000000" w:rsidDel="00000000" w:rsidP="00000000" w:rsidRDefault="00000000" w:rsidRPr="00000000" w14:paraId="00000505">
      <w:pPr>
        <w:pageBreakBefore w:val="0"/>
        <w:numPr>
          <w:ilvl w:val="2"/>
          <w:numId w:val="8"/>
        </w:numPr>
        <w:ind w:left="2160" w:hanging="360"/>
        <w:rPr>
          <w:u w:val="none"/>
        </w:rPr>
      </w:pPr>
      <w:r w:rsidDel="00000000" w:rsidR="00000000" w:rsidRPr="00000000">
        <w:rPr>
          <w:rtl w:val="0"/>
        </w:rPr>
        <w:t xml:space="preserve">South: de jure segregation</w:t>
      </w:r>
    </w:p>
    <w:p w:rsidR="00000000" w:rsidDel="00000000" w:rsidP="00000000" w:rsidRDefault="00000000" w:rsidRPr="00000000" w14:paraId="00000506">
      <w:pPr>
        <w:pageBreakBefore w:val="0"/>
        <w:numPr>
          <w:ilvl w:val="2"/>
          <w:numId w:val="8"/>
        </w:numPr>
        <w:ind w:left="2160" w:hanging="360"/>
        <w:rPr>
          <w:u w:val="none"/>
        </w:rPr>
      </w:pPr>
      <w:r w:rsidDel="00000000" w:rsidR="00000000" w:rsidRPr="00000000">
        <w:rPr>
          <w:rtl w:val="0"/>
        </w:rPr>
        <w:t xml:space="preserve">Jim Crow laws</w:t>
      </w:r>
    </w:p>
    <w:p w:rsidR="00000000" w:rsidDel="00000000" w:rsidP="00000000" w:rsidRDefault="00000000" w:rsidRPr="00000000" w14:paraId="00000507">
      <w:pPr>
        <w:pageBreakBefore w:val="0"/>
        <w:numPr>
          <w:ilvl w:val="2"/>
          <w:numId w:val="8"/>
        </w:numPr>
        <w:ind w:left="2160" w:hanging="360"/>
        <w:rPr>
          <w:u w:val="none"/>
        </w:rPr>
      </w:pPr>
      <w:r w:rsidDel="00000000" w:rsidR="00000000" w:rsidRPr="00000000">
        <w:rPr>
          <w:rtl w:val="0"/>
        </w:rPr>
        <w:t xml:space="preserve">Plessy v. Ferguson: segregation is legal as long as the separate facilities are equal</w:t>
      </w:r>
    </w:p>
    <w:p w:rsidR="00000000" w:rsidDel="00000000" w:rsidP="00000000" w:rsidRDefault="00000000" w:rsidRPr="00000000" w14:paraId="00000508">
      <w:pPr>
        <w:pageBreakBefore w:val="0"/>
        <w:numPr>
          <w:ilvl w:val="1"/>
          <w:numId w:val="8"/>
        </w:numPr>
        <w:ind w:left="1440" w:hanging="360"/>
        <w:rPr>
          <w:u w:val="none"/>
        </w:rPr>
      </w:pPr>
      <w:r w:rsidDel="00000000" w:rsidR="00000000" w:rsidRPr="00000000">
        <w:rPr>
          <w:rtl w:val="0"/>
        </w:rPr>
        <w:t xml:space="preserve">Mexicans were put into debt peonage: they were enslaved to work off a debt</w:t>
      </w:r>
    </w:p>
    <w:p w:rsidR="00000000" w:rsidDel="00000000" w:rsidP="00000000" w:rsidRDefault="00000000" w:rsidRPr="00000000" w14:paraId="00000509">
      <w:pPr>
        <w:pageBreakBefore w:val="0"/>
        <w:numPr>
          <w:ilvl w:val="1"/>
          <w:numId w:val="8"/>
        </w:numPr>
        <w:ind w:left="1440" w:hanging="360"/>
        <w:rPr>
          <w:u w:val="none"/>
        </w:rPr>
      </w:pPr>
      <w:r w:rsidDel="00000000" w:rsidR="00000000" w:rsidRPr="00000000">
        <w:rPr>
          <w:rtl w:val="0"/>
        </w:rPr>
        <w:t xml:space="preserve">Chinese exclusion in fear of them taking over all jobs</w:t>
      </w:r>
      <w:r w:rsidDel="00000000" w:rsidR="00000000" w:rsidRPr="00000000">
        <w:rPr>
          <w:rtl w:val="0"/>
        </w:rPr>
      </w:r>
    </w:p>
    <w:p w:rsidR="00000000" w:rsidDel="00000000" w:rsidP="00000000" w:rsidRDefault="00000000" w:rsidRPr="00000000" w14:paraId="0000050A">
      <w:pPr>
        <w:pageBreakBefore w:val="0"/>
        <w:rPr/>
      </w:pPr>
      <w:r w:rsidDel="00000000" w:rsidR="00000000" w:rsidRPr="00000000">
        <w:rPr>
          <w:rtl w:val="0"/>
        </w:rPr>
      </w:r>
    </w:p>
    <w:p w:rsidR="00000000" w:rsidDel="00000000" w:rsidP="00000000" w:rsidRDefault="00000000" w:rsidRPr="00000000" w14:paraId="0000050B">
      <w:pPr>
        <w:pStyle w:val="Title"/>
        <w:pageBreakBefore w:val="0"/>
        <w:rPr/>
      </w:pPr>
      <w:bookmarkStart w:colFirst="0" w:colLast="0" w:name="_9hxlcbc78kyi" w:id="10"/>
      <w:bookmarkEnd w:id="10"/>
      <w:r w:rsidDel="00000000" w:rsidR="00000000" w:rsidRPr="00000000">
        <w:rPr>
          <w:rtl w:val="0"/>
        </w:rPr>
        <w:t xml:space="preserve">Progressive Era (1900-1917)</w:t>
      </w:r>
    </w:p>
    <w:p w:rsidR="00000000" w:rsidDel="00000000" w:rsidP="00000000" w:rsidRDefault="00000000" w:rsidRPr="00000000" w14:paraId="0000050C">
      <w:pPr>
        <w:pageBreakBefore w:val="0"/>
        <w:numPr>
          <w:ilvl w:val="0"/>
          <w:numId w:val="14"/>
        </w:numPr>
        <w:ind w:left="720" w:hanging="360"/>
        <w:rPr>
          <w:u w:val="none"/>
        </w:rPr>
      </w:pPr>
      <w:r w:rsidDel="00000000" w:rsidR="00000000" w:rsidRPr="00000000">
        <w:rPr>
          <w:rtl w:val="0"/>
        </w:rPr>
        <w:t xml:space="preserve">Aim to restore economic opportunities and correct injustices</w:t>
      </w:r>
    </w:p>
    <w:p w:rsidR="00000000" w:rsidDel="00000000" w:rsidP="00000000" w:rsidRDefault="00000000" w:rsidRPr="00000000" w14:paraId="0000050D">
      <w:pPr>
        <w:pageBreakBefore w:val="0"/>
        <w:numPr>
          <w:ilvl w:val="1"/>
          <w:numId w:val="14"/>
        </w:numPr>
        <w:ind w:left="1440" w:hanging="360"/>
        <w:rPr>
          <w:u w:val="none"/>
        </w:rPr>
      </w:pPr>
      <w:r w:rsidDel="00000000" w:rsidR="00000000" w:rsidRPr="00000000">
        <w:rPr>
          <w:rtl w:val="0"/>
        </w:rPr>
        <w:t xml:space="preserve">Protect social welfare</w:t>
      </w:r>
    </w:p>
    <w:p w:rsidR="00000000" w:rsidDel="00000000" w:rsidP="00000000" w:rsidRDefault="00000000" w:rsidRPr="00000000" w14:paraId="0000050E">
      <w:pPr>
        <w:pageBreakBefore w:val="0"/>
        <w:numPr>
          <w:ilvl w:val="1"/>
          <w:numId w:val="14"/>
        </w:numPr>
        <w:ind w:left="1440" w:hanging="360"/>
        <w:rPr>
          <w:u w:val="none"/>
        </w:rPr>
      </w:pPr>
      <w:r w:rsidDel="00000000" w:rsidR="00000000" w:rsidRPr="00000000">
        <w:rPr>
          <w:rtl w:val="0"/>
        </w:rPr>
        <w:t xml:space="preserve">Promote moral improvement</w:t>
      </w:r>
    </w:p>
    <w:p w:rsidR="00000000" w:rsidDel="00000000" w:rsidP="00000000" w:rsidRDefault="00000000" w:rsidRPr="00000000" w14:paraId="0000050F">
      <w:pPr>
        <w:pageBreakBefore w:val="0"/>
        <w:numPr>
          <w:ilvl w:val="1"/>
          <w:numId w:val="14"/>
        </w:numPr>
        <w:ind w:left="1440" w:hanging="360"/>
        <w:rPr>
          <w:u w:val="none"/>
        </w:rPr>
      </w:pPr>
      <w:r w:rsidDel="00000000" w:rsidR="00000000" w:rsidRPr="00000000">
        <w:rPr>
          <w:rtl w:val="0"/>
        </w:rPr>
        <w:t xml:space="preserve">Create economic reform</w:t>
      </w:r>
    </w:p>
    <w:p w:rsidR="00000000" w:rsidDel="00000000" w:rsidP="00000000" w:rsidRDefault="00000000" w:rsidRPr="00000000" w14:paraId="00000510">
      <w:pPr>
        <w:pageBreakBefore w:val="0"/>
        <w:numPr>
          <w:ilvl w:val="1"/>
          <w:numId w:val="14"/>
        </w:numPr>
        <w:ind w:left="1440" w:hanging="360"/>
        <w:rPr>
          <w:u w:val="none"/>
        </w:rPr>
      </w:pPr>
      <w:r w:rsidDel="00000000" w:rsidR="00000000" w:rsidRPr="00000000">
        <w:rPr>
          <w:rtl w:val="0"/>
        </w:rPr>
        <w:t xml:space="preserve">Fostering efficiency</w:t>
      </w:r>
    </w:p>
    <w:p w:rsidR="00000000" w:rsidDel="00000000" w:rsidP="00000000" w:rsidRDefault="00000000" w:rsidRPr="00000000" w14:paraId="00000511">
      <w:pPr>
        <w:pageBreakBefore w:val="0"/>
        <w:numPr>
          <w:ilvl w:val="0"/>
          <w:numId w:val="14"/>
        </w:numPr>
        <w:ind w:left="720" w:hanging="360"/>
        <w:rPr>
          <w:highlight w:val="yellow"/>
        </w:rPr>
      </w:pPr>
      <w:r w:rsidDel="00000000" w:rsidR="00000000" w:rsidRPr="00000000">
        <w:rPr>
          <w:highlight w:val="yellow"/>
          <w:rtl w:val="0"/>
        </w:rPr>
        <w:t xml:space="preserve">People</w:t>
      </w:r>
    </w:p>
    <w:p w:rsidR="00000000" w:rsidDel="00000000" w:rsidP="00000000" w:rsidRDefault="00000000" w:rsidRPr="00000000" w14:paraId="00000512">
      <w:pPr>
        <w:pageBreakBefore w:val="0"/>
        <w:numPr>
          <w:ilvl w:val="1"/>
          <w:numId w:val="14"/>
        </w:numPr>
        <w:ind w:left="1440" w:hanging="360"/>
        <w:rPr>
          <w:u w:val="none"/>
        </w:rPr>
      </w:pPr>
      <w:r w:rsidDel="00000000" w:rsidR="00000000" w:rsidRPr="00000000">
        <w:rPr>
          <w:rtl w:val="0"/>
        </w:rPr>
        <w:t xml:space="preserve">Florence Kelley: improve lives of women and children at work</w:t>
      </w:r>
    </w:p>
    <w:p w:rsidR="00000000" w:rsidDel="00000000" w:rsidP="00000000" w:rsidRDefault="00000000" w:rsidRPr="00000000" w14:paraId="00000513">
      <w:pPr>
        <w:pageBreakBefore w:val="0"/>
        <w:numPr>
          <w:ilvl w:val="1"/>
          <w:numId w:val="14"/>
        </w:numPr>
        <w:ind w:left="1440" w:hanging="360"/>
        <w:rPr>
          <w:u w:val="none"/>
        </w:rPr>
      </w:pPr>
      <w:r w:rsidDel="00000000" w:rsidR="00000000" w:rsidRPr="00000000">
        <w:rPr>
          <w:rtl w:val="0"/>
        </w:rPr>
        <w:t xml:space="preserve">Booker T. Washington: blacks should work their way up the social ladder through education, labor</w:t>
      </w:r>
    </w:p>
    <w:p w:rsidR="00000000" w:rsidDel="00000000" w:rsidP="00000000" w:rsidRDefault="00000000" w:rsidRPr="00000000" w14:paraId="00000514">
      <w:pPr>
        <w:pageBreakBefore w:val="0"/>
        <w:numPr>
          <w:ilvl w:val="1"/>
          <w:numId w:val="14"/>
        </w:numPr>
        <w:ind w:left="1440" w:hanging="360"/>
        <w:rPr>
          <w:u w:val="none"/>
        </w:rPr>
      </w:pPr>
      <w:r w:rsidDel="00000000" w:rsidR="00000000" w:rsidRPr="00000000">
        <w:rPr>
          <w:rtl w:val="0"/>
        </w:rPr>
        <w:t xml:space="preserve">W. E. B. Du Bois: blacks should immediately be raised up the social ladder</w:t>
      </w:r>
    </w:p>
    <w:p w:rsidR="00000000" w:rsidDel="00000000" w:rsidP="00000000" w:rsidRDefault="00000000" w:rsidRPr="00000000" w14:paraId="00000515">
      <w:pPr>
        <w:pageBreakBefore w:val="0"/>
        <w:numPr>
          <w:ilvl w:val="1"/>
          <w:numId w:val="14"/>
        </w:numPr>
        <w:ind w:left="1440" w:hanging="360"/>
        <w:rPr>
          <w:u w:val="none"/>
        </w:rPr>
      </w:pPr>
      <w:r w:rsidDel="00000000" w:rsidR="00000000" w:rsidRPr="00000000">
        <w:rPr>
          <w:rtl w:val="0"/>
        </w:rPr>
        <w:t xml:space="preserve">Jane Adams: ran settlement houses</w:t>
      </w:r>
    </w:p>
    <w:p w:rsidR="00000000" w:rsidDel="00000000" w:rsidP="00000000" w:rsidRDefault="00000000" w:rsidRPr="00000000" w14:paraId="00000516">
      <w:pPr>
        <w:pageBreakBefore w:val="0"/>
        <w:numPr>
          <w:ilvl w:val="1"/>
          <w:numId w:val="14"/>
        </w:numPr>
        <w:ind w:left="1440" w:hanging="360"/>
        <w:rPr>
          <w:u w:val="none"/>
        </w:rPr>
      </w:pPr>
      <w:r w:rsidDel="00000000" w:rsidR="00000000" w:rsidRPr="00000000">
        <w:rPr>
          <w:rtl w:val="0"/>
        </w:rPr>
        <w:t xml:space="preserve">Muckrakers: journalists who exposed the bad parts of businesses and society</w:t>
      </w:r>
    </w:p>
    <w:p w:rsidR="00000000" w:rsidDel="00000000" w:rsidP="00000000" w:rsidRDefault="00000000" w:rsidRPr="00000000" w14:paraId="00000517">
      <w:pPr>
        <w:pageBreakBefore w:val="0"/>
        <w:numPr>
          <w:ilvl w:val="1"/>
          <w:numId w:val="14"/>
        </w:numPr>
        <w:ind w:left="1440" w:hanging="360"/>
        <w:rPr>
          <w:u w:val="none"/>
        </w:rPr>
      </w:pPr>
      <w:r w:rsidDel="00000000" w:rsidR="00000000" w:rsidRPr="00000000">
        <w:rPr>
          <w:rtl w:val="0"/>
        </w:rPr>
        <w:t xml:space="preserve">Susan B. Anthony: women suffrage</w:t>
      </w:r>
    </w:p>
    <w:p w:rsidR="00000000" w:rsidDel="00000000" w:rsidP="00000000" w:rsidRDefault="00000000" w:rsidRPr="00000000" w14:paraId="00000518">
      <w:pPr>
        <w:pageBreakBefore w:val="0"/>
        <w:numPr>
          <w:ilvl w:val="1"/>
          <w:numId w:val="14"/>
        </w:numPr>
        <w:ind w:left="1440" w:hanging="360"/>
        <w:rPr>
          <w:u w:val="none"/>
        </w:rPr>
      </w:pPr>
      <w:r w:rsidDel="00000000" w:rsidR="00000000" w:rsidRPr="00000000">
        <w:rPr>
          <w:rtl w:val="0"/>
        </w:rPr>
        <w:t xml:space="preserve">Upton Sinclair: Muckraker; wrote The Jungle, which exposes the meatpacking industry</w:t>
      </w:r>
    </w:p>
    <w:p w:rsidR="00000000" w:rsidDel="00000000" w:rsidP="00000000" w:rsidRDefault="00000000" w:rsidRPr="00000000" w14:paraId="00000519">
      <w:pPr>
        <w:pageBreakBefore w:val="0"/>
        <w:numPr>
          <w:ilvl w:val="1"/>
          <w:numId w:val="14"/>
        </w:numPr>
        <w:ind w:left="1440" w:hanging="360"/>
        <w:rPr>
          <w:u w:val="none"/>
        </w:rPr>
      </w:pPr>
      <w:r w:rsidDel="00000000" w:rsidR="00000000" w:rsidRPr="00000000">
        <w:rPr>
          <w:rtl w:val="0"/>
        </w:rPr>
        <w:t xml:space="preserve">Carrie Chapman Catt: women suffrage</w:t>
      </w:r>
    </w:p>
    <w:p w:rsidR="00000000" w:rsidDel="00000000" w:rsidP="00000000" w:rsidRDefault="00000000" w:rsidRPr="00000000" w14:paraId="0000051A">
      <w:pPr>
        <w:pageBreakBefore w:val="0"/>
        <w:numPr>
          <w:ilvl w:val="1"/>
          <w:numId w:val="14"/>
        </w:numPr>
        <w:ind w:left="1440" w:hanging="360"/>
        <w:rPr>
          <w:u w:val="none"/>
        </w:rPr>
      </w:pPr>
      <w:r w:rsidDel="00000000" w:rsidR="00000000" w:rsidRPr="00000000">
        <w:rPr>
          <w:rtl w:val="0"/>
        </w:rPr>
        <w:t xml:space="preserve">Robert M. La Follette: held corporations responsible</w:t>
      </w:r>
    </w:p>
    <w:p w:rsidR="00000000" w:rsidDel="00000000" w:rsidP="00000000" w:rsidRDefault="00000000" w:rsidRPr="00000000" w14:paraId="0000051B">
      <w:pPr>
        <w:pageBreakBefore w:val="0"/>
        <w:numPr>
          <w:ilvl w:val="0"/>
          <w:numId w:val="14"/>
        </w:numPr>
        <w:ind w:left="720" w:hanging="360"/>
        <w:rPr>
          <w:u w:val="none"/>
        </w:rPr>
      </w:pPr>
      <w:r w:rsidDel="00000000" w:rsidR="00000000" w:rsidRPr="00000000">
        <w:rPr>
          <w:rtl w:val="0"/>
        </w:rPr>
        <w:t xml:space="preserve">Prohibition: ban alcohol to improve people’s behavior</w:t>
      </w:r>
    </w:p>
    <w:p w:rsidR="00000000" w:rsidDel="00000000" w:rsidP="00000000" w:rsidRDefault="00000000" w:rsidRPr="00000000" w14:paraId="0000051C">
      <w:pPr>
        <w:pageBreakBefore w:val="0"/>
        <w:numPr>
          <w:ilvl w:val="0"/>
          <w:numId w:val="14"/>
        </w:numPr>
        <w:ind w:left="720" w:hanging="360"/>
        <w:rPr>
          <w:u w:val="none"/>
        </w:rPr>
      </w:pPr>
      <w:r w:rsidDel="00000000" w:rsidR="00000000" w:rsidRPr="00000000">
        <w:rPr>
          <w:rtl w:val="0"/>
        </w:rPr>
        <w:t xml:space="preserve">Socialism</w:t>
      </w:r>
    </w:p>
    <w:p w:rsidR="00000000" w:rsidDel="00000000" w:rsidP="00000000" w:rsidRDefault="00000000" w:rsidRPr="00000000" w14:paraId="0000051D">
      <w:pPr>
        <w:pageBreakBefore w:val="0"/>
        <w:numPr>
          <w:ilvl w:val="0"/>
          <w:numId w:val="14"/>
        </w:numPr>
        <w:ind w:left="720" w:hanging="360"/>
        <w:rPr>
          <w:u w:val="none"/>
        </w:rPr>
      </w:pPr>
      <w:r w:rsidDel="00000000" w:rsidR="00000000" w:rsidRPr="00000000">
        <w:rPr>
          <w:rtl w:val="0"/>
        </w:rPr>
        <w:t xml:space="preserve">Scientific management: use science to increase the efficiency of things</w:t>
      </w:r>
    </w:p>
    <w:p w:rsidR="00000000" w:rsidDel="00000000" w:rsidP="00000000" w:rsidRDefault="00000000" w:rsidRPr="00000000" w14:paraId="0000051E">
      <w:pPr>
        <w:pageBreakBefore w:val="0"/>
        <w:numPr>
          <w:ilvl w:val="0"/>
          <w:numId w:val="14"/>
        </w:numPr>
        <w:ind w:left="720" w:hanging="360"/>
        <w:rPr>
          <w:u w:val="none"/>
        </w:rPr>
      </w:pPr>
      <w:r w:rsidDel="00000000" w:rsidR="00000000" w:rsidRPr="00000000">
        <w:rPr>
          <w:rtl w:val="0"/>
        </w:rPr>
        <w:t xml:space="preserve">Reforming local government</w:t>
      </w:r>
    </w:p>
    <w:p w:rsidR="00000000" w:rsidDel="00000000" w:rsidP="00000000" w:rsidRDefault="00000000" w:rsidRPr="00000000" w14:paraId="0000051F">
      <w:pPr>
        <w:pageBreakBefore w:val="0"/>
        <w:numPr>
          <w:ilvl w:val="0"/>
          <w:numId w:val="14"/>
        </w:numPr>
        <w:ind w:left="720" w:hanging="360"/>
        <w:rPr>
          <w:u w:val="none"/>
        </w:rPr>
      </w:pPr>
      <w:r w:rsidDel="00000000" w:rsidR="00000000" w:rsidRPr="00000000">
        <w:rPr>
          <w:rtl w:val="0"/>
        </w:rPr>
        <w:t xml:space="preserve">Limit child labor and working hours</w:t>
      </w:r>
    </w:p>
    <w:p w:rsidR="00000000" w:rsidDel="00000000" w:rsidP="00000000" w:rsidRDefault="00000000" w:rsidRPr="00000000" w14:paraId="00000520">
      <w:pPr>
        <w:pageBreakBefore w:val="0"/>
        <w:numPr>
          <w:ilvl w:val="0"/>
          <w:numId w:val="14"/>
        </w:numPr>
        <w:ind w:left="720" w:hanging="360"/>
        <w:rPr>
          <w:u w:val="none"/>
        </w:rPr>
      </w:pPr>
      <w:r w:rsidDel="00000000" w:rsidR="00000000" w:rsidRPr="00000000">
        <w:rPr>
          <w:rtl w:val="0"/>
        </w:rPr>
        <w:t xml:space="preserve">Elections</w:t>
      </w:r>
    </w:p>
    <w:p w:rsidR="00000000" w:rsidDel="00000000" w:rsidP="00000000" w:rsidRDefault="00000000" w:rsidRPr="00000000" w14:paraId="00000521">
      <w:pPr>
        <w:pageBreakBefore w:val="0"/>
        <w:numPr>
          <w:ilvl w:val="1"/>
          <w:numId w:val="14"/>
        </w:numPr>
        <w:ind w:left="1440" w:hanging="360"/>
        <w:rPr>
          <w:u w:val="none"/>
        </w:rPr>
      </w:pPr>
      <w:r w:rsidDel="00000000" w:rsidR="00000000" w:rsidRPr="00000000">
        <w:rPr>
          <w:rtl w:val="0"/>
        </w:rPr>
        <w:t xml:space="preserve">Initiatives: bills originating from the people</w:t>
      </w:r>
    </w:p>
    <w:p w:rsidR="00000000" w:rsidDel="00000000" w:rsidP="00000000" w:rsidRDefault="00000000" w:rsidRPr="00000000" w14:paraId="00000522">
      <w:pPr>
        <w:pageBreakBefore w:val="0"/>
        <w:numPr>
          <w:ilvl w:val="1"/>
          <w:numId w:val="14"/>
        </w:numPr>
        <w:ind w:left="1440" w:hanging="360"/>
        <w:rPr>
          <w:u w:val="none"/>
        </w:rPr>
      </w:pPr>
      <w:r w:rsidDel="00000000" w:rsidR="00000000" w:rsidRPr="00000000">
        <w:rPr>
          <w:rtl w:val="0"/>
        </w:rPr>
        <w:t xml:space="preserve">Referendum: vote on an initiative</w:t>
      </w:r>
    </w:p>
    <w:p w:rsidR="00000000" w:rsidDel="00000000" w:rsidP="00000000" w:rsidRDefault="00000000" w:rsidRPr="00000000" w14:paraId="00000523">
      <w:pPr>
        <w:pageBreakBefore w:val="0"/>
        <w:numPr>
          <w:ilvl w:val="1"/>
          <w:numId w:val="14"/>
        </w:numPr>
        <w:ind w:left="1440" w:hanging="360"/>
        <w:rPr>
          <w:u w:val="none"/>
        </w:rPr>
      </w:pPr>
      <w:r w:rsidDel="00000000" w:rsidR="00000000" w:rsidRPr="00000000">
        <w:rPr>
          <w:rtl w:val="0"/>
        </w:rPr>
        <w:t xml:space="preserve">Recall: take elected official out of office</w:t>
      </w:r>
    </w:p>
    <w:p w:rsidR="00000000" w:rsidDel="00000000" w:rsidP="00000000" w:rsidRDefault="00000000" w:rsidRPr="00000000" w14:paraId="00000524">
      <w:pPr>
        <w:pageBreakBefore w:val="0"/>
        <w:numPr>
          <w:ilvl w:val="0"/>
          <w:numId w:val="14"/>
        </w:numPr>
        <w:ind w:left="720" w:hanging="360"/>
        <w:rPr>
          <w:u w:val="none"/>
        </w:rPr>
      </w:pPr>
      <w:r w:rsidDel="00000000" w:rsidR="00000000" w:rsidRPr="00000000">
        <w:rPr>
          <w:rtl w:val="0"/>
        </w:rPr>
        <w:t xml:space="preserve">17th Amendment: senators are chosen by popular vote</w:t>
      </w:r>
    </w:p>
    <w:p w:rsidR="00000000" w:rsidDel="00000000" w:rsidP="00000000" w:rsidRDefault="00000000" w:rsidRPr="00000000" w14:paraId="00000525">
      <w:pPr>
        <w:pageBreakBefore w:val="0"/>
        <w:numPr>
          <w:ilvl w:val="0"/>
          <w:numId w:val="14"/>
        </w:numPr>
        <w:ind w:left="720" w:hanging="360"/>
        <w:rPr>
          <w:u w:val="none"/>
        </w:rPr>
      </w:pPr>
      <w:r w:rsidDel="00000000" w:rsidR="00000000" w:rsidRPr="00000000">
        <w:rPr>
          <w:rtl w:val="0"/>
        </w:rPr>
        <w:t xml:space="preserve">Women entering workforce and higher education</w:t>
      </w:r>
    </w:p>
    <w:p w:rsidR="00000000" w:rsidDel="00000000" w:rsidP="00000000" w:rsidRDefault="00000000" w:rsidRPr="00000000" w14:paraId="00000526">
      <w:pPr>
        <w:pageBreakBefore w:val="0"/>
        <w:numPr>
          <w:ilvl w:val="0"/>
          <w:numId w:val="14"/>
        </w:numPr>
        <w:ind w:left="720" w:hanging="360"/>
        <w:rPr>
          <w:u w:val="none"/>
        </w:rPr>
      </w:pPr>
      <w:r w:rsidDel="00000000" w:rsidR="00000000" w:rsidRPr="00000000">
        <w:rPr>
          <w:rtl w:val="0"/>
        </w:rPr>
        <w:t xml:space="preserve">Women suffrage</w:t>
      </w:r>
    </w:p>
    <w:p w:rsidR="00000000" w:rsidDel="00000000" w:rsidP="00000000" w:rsidRDefault="00000000" w:rsidRPr="00000000" w14:paraId="00000527">
      <w:pPr>
        <w:pageBreakBefore w:val="0"/>
        <w:numPr>
          <w:ilvl w:val="1"/>
          <w:numId w:val="14"/>
        </w:numPr>
        <w:ind w:left="1440" w:hanging="360"/>
        <w:rPr>
          <w:u w:val="none"/>
        </w:rPr>
      </w:pPr>
      <w:r w:rsidDel="00000000" w:rsidR="00000000" w:rsidRPr="00000000">
        <w:rPr>
          <w:rtl w:val="0"/>
        </w:rPr>
        <w:t xml:space="preserve">Convince state legislatures to grant women suffrage</w:t>
      </w:r>
    </w:p>
    <w:p w:rsidR="00000000" w:rsidDel="00000000" w:rsidP="00000000" w:rsidRDefault="00000000" w:rsidRPr="00000000" w14:paraId="00000528">
      <w:pPr>
        <w:pageBreakBefore w:val="0"/>
        <w:numPr>
          <w:ilvl w:val="1"/>
          <w:numId w:val="14"/>
        </w:numPr>
        <w:ind w:left="1440" w:hanging="360"/>
        <w:rPr>
          <w:u w:val="none"/>
        </w:rPr>
      </w:pPr>
      <w:r w:rsidDel="00000000" w:rsidR="00000000" w:rsidRPr="00000000">
        <w:rPr>
          <w:rtl w:val="0"/>
        </w:rPr>
        <w:t xml:space="preserve">Test 14th Amendment in court to determine if females are citizens</w:t>
      </w:r>
    </w:p>
    <w:p w:rsidR="00000000" w:rsidDel="00000000" w:rsidP="00000000" w:rsidRDefault="00000000" w:rsidRPr="00000000" w14:paraId="00000529">
      <w:pPr>
        <w:pageBreakBefore w:val="0"/>
        <w:numPr>
          <w:ilvl w:val="1"/>
          <w:numId w:val="14"/>
        </w:numPr>
        <w:ind w:left="1440" w:hanging="360"/>
        <w:rPr>
          <w:u w:val="none"/>
        </w:rPr>
      </w:pPr>
      <w:r w:rsidDel="00000000" w:rsidR="00000000" w:rsidRPr="00000000">
        <w:rPr>
          <w:rtl w:val="0"/>
        </w:rPr>
        <w:t xml:space="preserve">National constitution amendment</w:t>
      </w:r>
    </w:p>
    <w:p w:rsidR="00000000" w:rsidDel="00000000" w:rsidP="00000000" w:rsidRDefault="00000000" w:rsidRPr="00000000" w14:paraId="0000052A">
      <w:pPr>
        <w:pageBreakBefore w:val="0"/>
        <w:numPr>
          <w:ilvl w:val="0"/>
          <w:numId w:val="14"/>
        </w:numPr>
        <w:ind w:left="720" w:hanging="360"/>
        <w:rPr>
          <w:highlight w:val="yellow"/>
        </w:rPr>
      </w:pPr>
      <w:r w:rsidDel="00000000" w:rsidR="00000000" w:rsidRPr="00000000">
        <w:rPr>
          <w:highlight w:val="yellow"/>
          <w:rtl w:val="0"/>
        </w:rPr>
        <w:t xml:space="preserve">Presidents</w:t>
      </w:r>
    </w:p>
    <w:p w:rsidR="00000000" w:rsidDel="00000000" w:rsidP="00000000" w:rsidRDefault="00000000" w:rsidRPr="00000000" w14:paraId="0000052B">
      <w:pPr>
        <w:pageBreakBefore w:val="0"/>
        <w:numPr>
          <w:ilvl w:val="1"/>
          <w:numId w:val="14"/>
        </w:numPr>
        <w:ind w:left="1440" w:hanging="360"/>
        <w:rPr>
          <w:u w:val="none"/>
        </w:rPr>
      </w:pPr>
      <w:r w:rsidDel="00000000" w:rsidR="00000000" w:rsidRPr="00000000">
        <w:rPr>
          <w:rtl w:val="0"/>
        </w:rPr>
        <w:t xml:space="preserve">Theodore Roosevelt</w:t>
      </w:r>
    </w:p>
    <w:p w:rsidR="00000000" w:rsidDel="00000000" w:rsidP="00000000" w:rsidRDefault="00000000" w:rsidRPr="00000000" w14:paraId="0000052C">
      <w:pPr>
        <w:pageBreakBefore w:val="0"/>
        <w:numPr>
          <w:ilvl w:val="2"/>
          <w:numId w:val="14"/>
        </w:numPr>
        <w:ind w:left="2160" w:hanging="360"/>
        <w:rPr>
          <w:u w:val="none"/>
        </w:rPr>
      </w:pPr>
      <w:r w:rsidDel="00000000" w:rsidR="00000000" w:rsidRPr="00000000">
        <w:rPr>
          <w:rtl w:val="0"/>
        </w:rPr>
        <w:t xml:space="preserve">Stewardship theory: the government is responsible for doing what the people demands, unless the demand is illegal</w:t>
      </w:r>
    </w:p>
    <w:p w:rsidR="00000000" w:rsidDel="00000000" w:rsidP="00000000" w:rsidRDefault="00000000" w:rsidRPr="00000000" w14:paraId="0000052D">
      <w:pPr>
        <w:pageBreakBefore w:val="0"/>
        <w:numPr>
          <w:ilvl w:val="2"/>
          <w:numId w:val="14"/>
        </w:numPr>
        <w:ind w:left="2160" w:hanging="360"/>
        <w:rPr>
          <w:u w:val="none"/>
        </w:rPr>
      </w:pPr>
      <w:r w:rsidDel="00000000" w:rsidR="00000000" w:rsidRPr="00000000">
        <w:rPr>
          <w:rtl w:val="0"/>
        </w:rPr>
        <w:t xml:space="preserve">Used the presidency as a bully pulpit: influence the media</w:t>
      </w:r>
    </w:p>
    <w:p w:rsidR="00000000" w:rsidDel="00000000" w:rsidP="00000000" w:rsidRDefault="00000000" w:rsidRPr="00000000" w14:paraId="0000052E">
      <w:pPr>
        <w:pageBreakBefore w:val="0"/>
        <w:numPr>
          <w:ilvl w:val="2"/>
          <w:numId w:val="14"/>
        </w:numPr>
        <w:ind w:left="2160" w:hanging="360"/>
        <w:rPr>
          <w:u w:val="none"/>
        </w:rPr>
      </w:pPr>
      <w:r w:rsidDel="00000000" w:rsidR="00000000" w:rsidRPr="00000000">
        <w:rPr>
          <w:rtl w:val="0"/>
        </w:rPr>
        <w:t xml:space="preserve">Trustbusting: busted 44 trusts, only trusts that he believed were harmful to the public interest</w:t>
      </w:r>
    </w:p>
    <w:p w:rsidR="00000000" w:rsidDel="00000000" w:rsidP="00000000" w:rsidRDefault="00000000" w:rsidRPr="00000000" w14:paraId="0000052F">
      <w:pPr>
        <w:pageBreakBefore w:val="0"/>
        <w:numPr>
          <w:ilvl w:val="2"/>
          <w:numId w:val="14"/>
        </w:numPr>
        <w:ind w:left="2160" w:hanging="360"/>
        <w:rPr>
          <w:u w:val="none"/>
        </w:rPr>
      </w:pPr>
      <w:r w:rsidDel="00000000" w:rsidR="00000000" w:rsidRPr="00000000">
        <w:rPr>
          <w:rtl w:val="0"/>
        </w:rPr>
        <w:t xml:space="preserve">Arbitrated a coal strike that affected public welfare</w:t>
      </w:r>
    </w:p>
    <w:p w:rsidR="00000000" w:rsidDel="00000000" w:rsidP="00000000" w:rsidRDefault="00000000" w:rsidRPr="00000000" w14:paraId="00000530">
      <w:pPr>
        <w:pageBreakBefore w:val="0"/>
        <w:numPr>
          <w:ilvl w:val="2"/>
          <w:numId w:val="14"/>
        </w:numPr>
        <w:ind w:left="2160" w:hanging="360"/>
        <w:rPr>
          <w:u w:val="none"/>
        </w:rPr>
      </w:pPr>
      <w:r w:rsidDel="00000000" w:rsidR="00000000" w:rsidRPr="00000000">
        <w:rPr>
          <w:rtl w:val="0"/>
        </w:rPr>
        <w:t xml:space="preserve">Elkins Act: gives ICC power to regulate railroad prices</w:t>
      </w:r>
    </w:p>
    <w:p w:rsidR="00000000" w:rsidDel="00000000" w:rsidP="00000000" w:rsidRDefault="00000000" w:rsidRPr="00000000" w14:paraId="00000531">
      <w:pPr>
        <w:pageBreakBefore w:val="0"/>
        <w:numPr>
          <w:ilvl w:val="2"/>
          <w:numId w:val="14"/>
        </w:numPr>
        <w:ind w:left="2160" w:hanging="360"/>
        <w:rPr>
          <w:u w:val="none"/>
        </w:rPr>
      </w:pPr>
      <w:r w:rsidDel="00000000" w:rsidR="00000000" w:rsidRPr="00000000">
        <w:rPr>
          <w:rtl w:val="0"/>
        </w:rPr>
        <w:t xml:space="preserve">Hepburn Act: limits distribution of free railroad passes</w:t>
      </w:r>
    </w:p>
    <w:p w:rsidR="00000000" w:rsidDel="00000000" w:rsidP="00000000" w:rsidRDefault="00000000" w:rsidRPr="00000000" w14:paraId="00000532">
      <w:pPr>
        <w:pageBreakBefore w:val="0"/>
        <w:numPr>
          <w:ilvl w:val="2"/>
          <w:numId w:val="14"/>
        </w:numPr>
        <w:ind w:left="2160" w:hanging="360"/>
        <w:rPr>
          <w:u w:val="none"/>
        </w:rPr>
      </w:pPr>
      <w:r w:rsidDel="00000000" w:rsidR="00000000" w:rsidRPr="00000000">
        <w:rPr>
          <w:rtl w:val="0"/>
        </w:rPr>
        <w:t xml:space="preserve">Meat Inspection Act: inspects your meat.  In response to The Jungle, sets cleanliness requirements</w:t>
      </w:r>
    </w:p>
    <w:p w:rsidR="00000000" w:rsidDel="00000000" w:rsidP="00000000" w:rsidRDefault="00000000" w:rsidRPr="00000000" w14:paraId="00000533">
      <w:pPr>
        <w:pageBreakBefore w:val="0"/>
        <w:numPr>
          <w:ilvl w:val="2"/>
          <w:numId w:val="14"/>
        </w:numPr>
        <w:ind w:left="2160" w:hanging="360"/>
        <w:rPr>
          <w:u w:val="none"/>
        </w:rPr>
      </w:pPr>
      <w:r w:rsidDel="00000000" w:rsidR="00000000" w:rsidRPr="00000000">
        <w:rPr>
          <w:rtl w:val="0"/>
        </w:rPr>
        <w:t xml:space="preserve">Pure Food and Drug Act: required food and medicine to be truthful in labels</w:t>
      </w:r>
    </w:p>
    <w:p w:rsidR="00000000" w:rsidDel="00000000" w:rsidP="00000000" w:rsidRDefault="00000000" w:rsidRPr="00000000" w14:paraId="00000534">
      <w:pPr>
        <w:pageBreakBefore w:val="0"/>
        <w:numPr>
          <w:ilvl w:val="2"/>
          <w:numId w:val="14"/>
        </w:numPr>
        <w:ind w:left="2160" w:hanging="360"/>
        <w:rPr>
          <w:u w:val="none"/>
        </w:rPr>
      </w:pPr>
      <w:r w:rsidDel="00000000" w:rsidR="00000000" w:rsidRPr="00000000">
        <w:rPr>
          <w:rtl w:val="0"/>
        </w:rPr>
        <w:t xml:space="preserve">Conservation</w:t>
      </w:r>
    </w:p>
    <w:p w:rsidR="00000000" w:rsidDel="00000000" w:rsidP="00000000" w:rsidRDefault="00000000" w:rsidRPr="00000000" w14:paraId="00000535">
      <w:pPr>
        <w:pageBreakBefore w:val="0"/>
        <w:numPr>
          <w:ilvl w:val="3"/>
          <w:numId w:val="14"/>
        </w:numPr>
        <w:ind w:left="2880" w:hanging="360"/>
        <w:rPr>
          <w:u w:val="none"/>
        </w:rPr>
      </w:pPr>
      <w:r w:rsidDel="00000000" w:rsidR="00000000" w:rsidRPr="00000000">
        <w:rPr>
          <w:rtl w:val="0"/>
        </w:rPr>
        <w:t xml:space="preserve">Protecting the environment, since people kept on exploiting it as unlimited</w:t>
      </w:r>
    </w:p>
    <w:p w:rsidR="00000000" w:rsidDel="00000000" w:rsidP="00000000" w:rsidRDefault="00000000" w:rsidRPr="00000000" w14:paraId="00000536">
      <w:pPr>
        <w:pageBreakBefore w:val="0"/>
        <w:numPr>
          <w:ilvl w:val="3"/>
          <w:numId w:val="14"/>
        </w:numPr>
        <w:ind w:left="2880" w:hanging="360"/>
        <w:rPr>
          <w:u w:val="none"/>
        </w:rPr>
      </w:pPr>
      <w:r w:rsidDel="00000000" w:rsidR="00000000" w:rsidRPr="00000000">
        <w:rPr>
          <w:rtl w:val="0"/>
        </w:rPr>
        <w:t xml:space="preserve">Made Giffords Pinchot, an expert, as head of the US Forest Service</w:t>
      </w:r>
    </w:p>
    <w:p w:rsidR="00000000" w:rsidDel="00000000" w:rsidP="00000000" w:rsidRDefault="00000000" w:rsidRPr="00000000" w14:paraId="00000537">
      <w:pPr>
        <w:pageBreakBefore w:val="0"/>
        <w:numPr>
          <w:ilvl w:val="3"/>
          <w:numId w:val="14"/>
        </w:numPr>
        <w:ind w:left="2880" w:hanging="360"/>
        <w:rPr>
          <w:u w:val="none"/>
        </w:rPr>
      </w:pPr>
      <w:r w:rsidDel="00000000" w:rsidR="00000000" w:rsidRPr="00000000">
        <w:rPr>
          <w:rtl w:val="0"/>
        </w:rPr>
        <w:t xml:space="preserve">Designated some land for preservation and other land for public use</w:t>
      </w:r>
    </w:p>
    <w:p w:rsidR="00000000" w:rsidDel="00000000" w:rsidP="00000000" w:rsidRDefault="00000000" w:rsidRPr="00000000" w14:paraId="00000538">
      <w:pPr>
        <w:pageBreakBefore w:val="0"/>
        <w:numPr>
          <w:ilvl w:val="2"/>
          <w:numId w:val="14"/>
        </w:numPr>
        <w:ind w:left="2160" w:hanging="360"/>
        <w:rPr>
          <w:u w:val="none"/>
        </w:rPr>
      </w:pPr>
      <w:r w:rsidDel="00000000" w:rsidR="00000000" w:rsidRPr="00000000">
        <w:rPr>
          <w:rtl w:val="0"/>
        </w:rPr>
        <w:t xml:space="preserve">Civil Rights</w:t>
      </w:r>
    </w:p>
    <w:p w:rsidR="00000000" w:rsidDel="00000000" w:rsidP="00000000" w:rsidRDefault="00000000" w:rsidRPr="00000000" w14:paraId="00000539">
      <w:pPr>
        <w:pageBreakBefore w:val="0"/>
        <w:numPr>
          <w:ilvl w:val="3"/>
          <w:numId w:val="14"/>
        </w:numPr>
        <w:ind w:left="2880" w:hanging="360"/>
        <w:rPr>
          <w:u w:val="none"/>
        </w:rPr>
      </w:pPr>
      <w:r w:rsidDel="00000000" w:rsidR="00000000" w:rsidRPr="00000000">
        <w:rPr>
          <w:rtl w:val="0"/>
        </w:rPr>
        <w:t xml:space="preserve">Didn’t do much for civil rights</w:t>
      </w:r>
    </w:p>
    <w:p w:rsidR="00000000" w:rsidDel="00000000" w:rsidP="00000000" w:rsidRDefault="00000000" w:rsidRPr="00000000" w14:paraId="0000053A">
      <w:pPr>
        <w:pageBreakBefore w:val="0"/>
        <w:numPr>
          <w:ilvl w:val="3"/>
          <w:numId w:val="14"/>
        </w:numPr>
        <w:ind w:left="2880" w:hanging="360"/>
        <w:rPr>
          <w:u w:val="none"/>
        </w:rPr>
      </w:pPr>
      <w:r w:rsidDel="00000000" w:rsidR="00000000" w:rsidRPr="00000000">
        <w:rPr>
          <w:rtl w:val="0"/>
        </w:rPr>
        <w:t xml:space="preserve">Shut down a post office when it refused to accept a black postmistress</w:t>
      </w:r>
    </w:p>
    <w:p w:rsidR="00000000" w:rsidDel="00000000" w:rsidP="00000000" w:rsidRDefault="00000000" w:rsidRPr="00000000" w14:paraId="0000053B">
      <w:pPr>
        <w:pageBreakBefore w:val="0"/>
        <w:numPr>
          <w:ilvl w:val="3"/>
          <w:numId w:val="14"/>
        </w:numPr>
        <w:ind w:left="2880" w:hanging="360"/>
        <w:rPr>
          <w:u w:val="none"/>
        </w:rPr>
      </w:pPr>
      <w:r w:rsidDel="00000000" w:rsidR="00000000" w:rsidRPr="00000000">
        <w:rPr>
          <w:rtl w:val="0"/>
        </w:rPr>
        <w:t xml:space="preserve">Invited Booker T. Washington to White House for dinner</w:t>
      </w:r>
    </w:p>
    <w:p w:rsidR="00000000" w:rsidDel="00000000" w:rsidP="00000000" w:rsidRDefault="00000000" w:rsidRPr="00000000" w14:paraId="0000053C">
      <w:pPr>
        <w:pageBreakBefore w:val="0"/>
        <w:numPr>
          <w:ilvl w:val="2"/>
          <w:numId w:val="14"/>
        </w:numPr>
        <w:ind w:left="2160" w:hanging="360"/>
        <w:rPr>
          <w:u w:val="none"/>
        </w:rPr>
      </w:pPr>
      <w:r w:rsidDel="00000000" w:rsidR="00000000" w:rsidRPr="00000000">
        <w:rPr>
          <w:rtl w:val="0"/>
        </w:rPr>
        <w:t xml:space="preserve">Bull Moose party</w:t>
      </w:r>
    </w:p>
    <w:p w:rsidR="00000000" w:rsidDel="00000000" w:rsidP="00000000" w:rsidRDefault="00000000" w:rsidRPr="00000000" w14:paraId="0000053D">
      <w:pPr>
        <w:pageBreakBefore w:val="0"/>
        <w:numPr>
          <w:ilvl w:val="3"/>
          <w:numId w:val="14"/>
        </w:numPr>
        <w:ind w:left="2880" w:hanging="360"/>
        <w:rPr>
          <w:u w:val="none"/>
        </w:rPr>
      </w:pPr>
      <w:r w:rsidDel="00000000" w:rsidR="00000000" w:rsidRPr="00000000">
        <w:rPr>
          <w:rtl w:val="0"/>
        </w:rPr>
        <w:t xml:space="preserve">He said he wasn’t gonna run again, but Taft made such a big mess that he just has to come back to fix things up</w:t>
      </w:r>
    </w:p>
    <w:p w:rsidR="00000000" w:rsidDel="00000000" w:rsidP="00000000" w:rsidRDefault="00000000" w:rsidRPr="00000000" w14:paraId="0000053E">
      <w:pPr>
        <w:pageBreakBefore w:val="0"/>
        <w:numPr>
          <w:ilvl w:val="3"/>
          <w:numId w:val="14"/>
        </w:numPr>
        <w:ind w:left="2880" w:hanging="360"/>
        <w:rPr>
          <w:u w:val="none"/>
        </w:rPr>
      </w:pPr>
      <w:r w:rsidDel="00000000" w:rsidR="00000000" w:rsidRPr="00000000">
        <w:rPr>
          <w:rtl w:val="0"/>
        </w:rPr>
        <w:t xml:space="preserve">Lost to Woodrow Wilson</w:t>
      </w:r>
    </w:p>
    <w:p w:rsidR="00000000" w:rsidDel="00000000" w:rsidP="00000000" w:rsidRDefault="00000000" w:rsidRPr="00000000" w14:paraId="0000053F">
      <w:pPr>
        <w:pageBreakBefore w:val="0"/>
        <w:numPr>
          <w:ilvl w:val="1"/>
          <w:numId w:val="14"/>
        </w:numPr>
        <w:ind w:left="1440" w:hanging="360"/>
        <w:rPr>
          <w:u w:val="none"/>
        </w:rPr>
      </w:pPr>
      <w:r w:rsidDel="00000000" w:rsidR="00000000" w:rsidRPr="00000000">
        <w:rPr>
          <w:rtl w:val="0"/>
        </w:rPr>
        <w:t xml:space="preserve">William Howard Taft</w:t>
      </w:r>
    </w:p>
    <w:p w:rsidR="00000000" w:rsidDel="00000000" w:rsidP="00000000" w:rsidRDefault="00000000" w:rsidRPr="00000000" w14:paraId="00000540">
      <w:pPr>
        <w:pageBreakBefore w:val="0"/>
        <w:numPr>
          <w:ilvl w:val="2"/>
          <w:numId w:val="14"/>
        </w:numPr>
        <w:ind w:left="2160" w:hanging="360"/>
        <w:rPr>
          <w:u w:val="none"/>
        </w:rPr>
      </w:pPr>
      <w:r w:rsidDel="00000000" w:rsidR="00000000" w:rsidRPr="00000000">
        <w:rPr>
          <w:rtl w:val="0"/>
        </w:rPr>
        <w:t xml:space="preserve">Handpicked by Roosevelt</w:t>
      </w:r>
    </w:p>
    <w:p w:rsidR="00000000" w:rsidDel="00000000" w:rsidP="00000000" w:rsidRDefault="00000000" w:rsidRPr="00000000" w14:paraId="00000541">
      <w:pPr>
        <w:pageBreakBefore w:val="0"/>
        <w:numPr>
          <w:ilvl w:val="2"/>
          <w:numId w:val="14"/>
        </w:numPr>
        <w:ind w:left="2160" w:hanging="360"/>
        <w:rPr>
          <w:u w:val="none"/>
        </w:rPr>
      </w:pPr>
      <w:r w:rsidDel="00000000" w:rsidR="00000000" w:rsidRPr="00000000">
        <w:rPr>
          <w:rtl w:val="0"/>
        </w:rPr>
        <w:t xml:space="preserve">Doesn’t know how to harness the power of the presidency</w:t>
      </w:r>
    </w:p>
    <w:p w:rsidR="00000000" w:rsidDel="00000000" w:rsidP="00000000" w:rsidRDefault="00000000" w:rsidRPr="00000000" w14:paraId="00000542">
      <w:pPr>
        <w:pageBreakBefore w:val="0"/>
        <w:numPr>
          <w:ilvl w:val="2"/>
          <w:numId w:val="14"/>
        </w:numPr>
        <w:ind w:left="2160" w:hanging="360"/>
        <w:rPr>
          <w:u w:val="none"/>
        </w:rPr>
      </w:pPr>
      <w:r w:rsidDel="00000000" w:rsidR="00000000" w:rsidRPr="00000000">
        <w:rPr>
          <w:rtl w:val="0"/>
        </w:rPr>
        <w:t xml:space="preserve">Didn’t really follow progressive values</w:t>
      </w:r>
    </w:p>
    <w:p w:rsidR="00000000" w:rsidDel="00000000" w:rsidP="00000000" w:rsidRDefault="00000000" w:rsidRPr="00000000" w14:paraId="00000543">
      <w:pPr>
        <w:pageBreakBefore w:val="0"/>
        <w:numPr>
          <w:ilvl w:val="2"/>
          <w:numId w:val="14"/>
        </w:numPr>
        <w:ind w:left="2160" w:hanging="360"/>
        <w:rPr>
          <w:u w:val="none"/>
        </w:rPr>
      </w:pPr>
      <w:r w:rsidDel="00000000" w:rsidR="00000000" w:rsidRPr="00000000">
        <w:rPr>
          <w:rtl w:val="0"/>
        </w:rPr>
        <w:t xml:space="preserve">Payne-Aldrich Tariff: increased tariffs</w:t>
      </w:r>
    </w:p>
    <w:p w:rsidR="00000000" w:rsidDel="00000000" w:rsidP="00000000" w:rsidRDefault="00000000" w:rsidRPr="00000000" w14:paraId="00000544">
      <w:pPr>
        <w:pageBreakBefore w:val="0"/>
        <w:numPr>
          <w:ilvl w:val="2"/>
          <w:numId w:val="14"/>
        </w:numPr>
        <w:ind w:left="2160" w:hanging="360"/>
        <w:rPr>
          <w:u w:val="none"/>
        </w:rPr>
      </w:pPr>
      <w:r w:rsidDel="00000000" w:rsidR="00000000" w:rsidRPr="00000000">
        <w:rPr>
          <w:rtl w:val="0"/>
        </w:rPr>
        <w:t xml:space="preserve">Fired Pinchot and sold a bunch of protected land to the public</w:t>
      </w:r>
    </w:p>
    <w:p w:rsidR="00000000" w:rsidDel="00000000" w:rsidP="00000000" w:rsidRDefault="00000000" w:rsidRPr="00000000" w14:paraId="00000545">
      <w:pPr>
        <w:pageBreakBefore w:val="0"/>
        <w:numPr>
          <w:ilvl w:val="2"/>
          <w:numId w:val="14"/>
        </w:numPr>
        <w:ind w:left="2160" w:hanging="360"/>
        <w:rPr>
          <w:u w:val="none"/>
        </w:rPr>
      </w:pPr>
      <w:r w:rsidDel="00000000" w:rsidR="00000000" w:rsidRPr="00000000">
        <w:rPr>
          <w:rtl w:val="0"/>
        </w:rPr>
        <w:t xml:space="preserve">Failed to hold the Republican party together: split over conservative and progressive</w:t>
      </w:r>
    </w:p>
    <w:p w:rsidR="00000000" w:rsidDel="00000000" w:rsidP="00000000" w:rsidRDefault="00000000" w:rsidRPr="00000000" w14:paraId="00000546">
      <w:pPr>
        <w:pageBreakBefore w:val="0"/>
        <w:numPr>
          <w:ilvl w:val="2"/>
          <w:numId w:val="14"/>
        </w:numPr>
        <w:ind w:left="2160" w:hanging="360"/>
        <w:rPr>
          <w:u w:val="none"/>
        </w:rPr>
      </w:pPr>
      <w:r w:rsidDel="00000000" w:rsidR="00000000" w:rsidRPr="00000000">
        <w:rPr>
          <w:rtl w:val="0"/>
        </w:rPr>
        <w:t xml:space="preserve">Made House Rules Committee a conservative, so that no progressive bills get considered</w:t>
      </w:r>
    </w:p>
    <w:p w:rsidR="00000000" w:rsidDel="00000000" w:rsidP="00000000" w:rsidRDefault="00000000" w:rsidRPr="00000000" w14:paraId="00000547">
      <w:pPr>
        <w:pageBreakBefore w:val="0"/>
        <w:numPr>
          <w:ilvl w:val="1"/>
          <w:numId w:val="14"/>
        </w:numPr>
        <w:ind w:left="1440" w:hanging="360"/>
        <w:rPr>
          <w:u w:val="none"/>
        </w:rPr>
      </w:pPr>
      <w:r w:rsidDel="00000000" w:rsidR="00000000" w:rsidRPr="00000000">
        <w:rPr>
          <w:rtl w:val="0"/>
        </w:rPr>
        <w:t xml:space="preserve">Woodrow Wilson</w:t>
      </w:r>
    </w:p>
    <w:p w:rsidR="00000000" w:rsidDel="00000000" w:rsidP="00000000" w:rsidRDefault="00000000" w:rsidRPr="00000000" w14:paraId="00000548">
      <w:pPr>
        <w:pageBreakBefore w:val="0"/>
        <w:numPr>
          <w:ilvl w:val="2"/>
          <w:numId w:val="14"/>
        </w:numPr>
        <w:ind w:left="2160" w:hanging="360"/>
        <w:rPr>
          <w:u w:val="none"/>
        </w:rPr>
      </w:pPr>
      <w:r w:rsidDel="00000000" w:rsidR="00000000" w:rsidRPr="00000000">
        <w:rPr>
          <w:rtl w:val="0"/>
        </w:rPr>
        <w:t xml:space="preserve">Clayton Antitrust Act</w:t>
      </w:r>
    </w:p>
    <w:p w:rsidR="00000000" w:rsidDel="00000000" w:rsidP="00000000" w:rsidRDefault="00000000" w:rsidRPr="00000000" w14:paraId="00000549">
      <w:pPr>
        <w:pageBreakBefore w:val="0"/>
        <w:numPr>
          <w:ilvl w:val="3"/>
          <w:numId w:val="14"/>
        </w:numPr>
        <w:ind w:left="2880" w:hanging="360"/>
        <w:rPr>
          <w:u w:val="none"/>
        </w:rPr>
      </w:pPr>
      <w:r w:rsidDel="00000000" w:rsidR="00000000" w:rsidRPr="00000000">
        <w:rPr>
          <w:rtl w:val="0"/>
        </w:rPr>
        <w:t xml:space="preserve">banned companies from buying stocks if that purchase would result in a monopoly</w:t>
      </w:r>
    </w:p>
    <w:p w:rsidR="00000000" w:rsidDel="00000000" w:rsidP="00000000" w:rsidRDefault="00000000" w:rsidRPr="00000000" w14:paraId="0000054A">
      <w:pPr>
        <w:pageBreakBefore w:val="0"/>
        <w:numPr>
          <w:ilvl w:val="3"/>
          <w:numId w:val="14"/>
        </w:numPr>
        <w:ind w:left="2880" w:hanging="360"/>
        <w:rPr>
          <w:u w:val="none"/>
        </w:rPr>
      </w:pPr>
      <w:r w:rsidDel="00000000" w:rsidR="00000000" w:rsidRPr="00000000">
        <w:rPr>
          <w:rtl w:val="0"/>
        </w:rPr>
        <w:t xml:space="preserve">made a company’s officers responsible for the company’s actions</w:t>
      </w:r>
    </w:p>
    <w:p w:rsidR="00000000" w:rsidDel="00000000" w:rsidP="00000000" w:rsidRDefault="00000000" w:rsidRPr="00000000" w14:paraId="0000054B">
      <w:pPr>
        <w:pageBreakBefore w:val="0"/>
        <w:numPr>
          <w:ilvl w:val="3"/>
          <w:numId w:val="14"/>
        </w:numPr>
        <w:ind w:left="2880" w:hanging="360"/>
        <w:rPr>
          <w:u w:val="none"/>
        </w:rPr>
      </w:pPr>
      <w:r w:rsidDel="00000000" w:rsidR="00000000" w:rsidRPr="00000000">
        <w:rPr>
          <w:rtl w:val="0"/>
        </w:rPr>
        <w:t xml:space="preserve">Strikes and unions are legal as long as they don’t cause irreversible damage</w:t>
      </w:r>
    </w:p>
    <w:p w:rsidR="00000000" w:rsidDel="00000000" w:rsidP="00000000" w:rsidRDefault="00000000" w:rsidRPr="00000000" w14:paraId="0000054C">
      <w:pPr>
        <w:pageBreakBefore w:val="0"/>
        <w:numPr>
          <w:ilvl w:val="2"/>
          <w:numId w:val="14"/>
        </w:numPr>
        <w:ind w:left="2160" w:hanging="360"/>
        <w:rPr>
          <w:u w:val="none"/>
        </w:rPr>
      </w:pPr>
      <w:r w:rsidDel="00000000" w:rsidR="00000000" w:rsidRPr="00000000">
        <w:rPr>
          <w:rtl w:val="0"/>
        </w:rPr>
        <w:t xml:space="preserve">Federal Trade Commission: watchdog for companies doing illegal things</w:t>
      </w:r>
    </w:p>
    <w:p w:rsidR="00000000" w:rsidDel="00000000" w:rsidP="00000000" w:rsidRDefault="00000000" w:rsidRPr="00000000" w14:paraId="0000054D">
      <w:pPr>
        <w:pageBreakBefore w:val="0"/>
        <w:numPr>
          <w:ilvl w:val="2"/>
          <w:numId w:val="14"/>
        </w:numPr>
        <w:ind w:left="2160" w:hanging="360"/>
        <w:rPr>
          <w:u w:val="none"/>
        </w:rPr>
      </w:pPr>
      <w:r w:rsidDel="00000000" w:rsidR="00000000" w:rsidRPr="00000000">
        <w:rPr>
          <w:rtl w:val="0"/>
        </w:rPr>
        <w:t xml:space="preserve">Lowered tariffs and set up a graduated federal income tax to make up for the lowered rates</w:t>
      </w:r>
    </w:p>
    <w:p w:rsidR="00000000" w:rsidDel="00000000" w:rsidP="00000000" w:rsidRDefault="00000000" w:rsidRPr="00000000" w14:paraId="0000054E">
      <w:pPr>
        <w:pageBreakBefore w:val="0"/>
        <w:numPr>
          <w:ilvl w:val="2"/>
          <w:numId w:val="14"/>
        </w:numPr>
        <w:ind w:left="2160" w:hanging="360"/>
        <w:rPr>
          <w:u w:val="none"/>
        </w:rPr>
      </w:pPr>
      <w:r w:rsidDel="00000000" w:rsidR="00000000" w:rsidRPr="00000000">
        <w:rPr>
          <w:rtl w:val="0"/>
        </w:rPr>
        <w:t xml:space="preserve">Federal reserve system: created reserve banks that can transfer money to banks to protect customers’ savings</w:t>
      </w:r>
    </w:p>
    <w:p w:rsidR="00000000" w:rsidDel="00000000" w:rsidP="00000000" w:rsidRDefault="00000000" w:rsidRPr="00000000" w14:paraId="0000054F">
      <w:pPr>
        <w:pageBreakBefore w:val="0"/>
        <w:numPr>
          <w:ilvl w:val="2"/>
          <w:numId w:val="14"/>
        </w:numPr>
        <w:ind w:left="2160" w:hanging="360"/>
        <w:rPr>
          <w:u w:val="none"/>
        </w:rPr>
      </w:pPr>
      <w:r w:rsidDel="00000000" w:rsidR="00000000" w:rsidRPr="00000000">
        <w:rPr>
          <w:rtl w:val="0"/>
        </w:rPr>
        <w:t xml:space="preserve">19th Amendment: women suffrage</w:t>
      </w:r>
    </w:p>
    <w:p w:rsidR="00000000" w:rsidDel="00000000" w:rsidP="00000000" w:rsidRDefault="00000000" w:rsidRPr="00000000" w14:paraId="00000550">
      <w:pPr>
        <w:pageBreakBefore w:val="0"/>
        <w:numPr>
          <w:ilvl w:val="2"/>
          <w:numId w:val="14"/>
        </w:numPr>
        <w:ind w:left="2160" w:hanging="360"/>
        <w:rPr>
          <w:u w:val="none"/>
        </w:rPr>
      </w:pPr>
      <w:r w:rsidDel="00000000" w:rsidR="00000000" w:rsidRPr="00000000">
        <w:rPr>
          <w:rtl w:val="0"/>
        </w:rPr>
        <w:t xml:space="preserve">Civil rights</w:t>
      </w:r>
    </w:p>
    <w:p w:rsidR="00000000" w:rsidDel="00000000" w:rsidP="00000000" w:rsidRDefault="00000000" w:rsidRPr="00000000" w14:paraId="00000551">
      <w:pPr>
        <w:pageBreakBefore w:val="0"/>
        <w:numPr>
          <w:ilvl w:val="3"/>
          <w:numId w:val="14"/>
        </w:numPr>
        <w:ind w:left="2880" w:hanging="360"/>
        <w:rPr>
          <w:u w:val="none"/>
        </w:rPr>
      </w:pPr>
      <w:r w:rsidDel="00000000" w:rsidR="00000000" w:rsidRPr="00000000">
        <w:rPr>
          <w:rtl w:val="0"/>
        </w:rPr>
        <w:t xml:space="preserve">Didn’t do anything about racial discrimination becuase they were a local goverment issue</w:t>
      </w:r>
    </w:p>
    <w:p w:rsidR="00000000" w:rsidDel="00000000" w:rsidP="00000000" w:rsidRDefault="00000000" w:rsidRPr="00000000" w14:paraId="00000552">
      <w:pPr>
        <w:pageBreakBefore w:val="0"/>
        <w:numPr>
          <w:ilvl w:val="3"/>
          <w:numId w:val="14"/>
        </w:numPr>
        <w:ind w:left="2880" w:hanging="360"/>
        <w:rPr>
          <w:u w:val="none"/>
        </w:rPr>
      </w:pPr>
      <w:r w:rsidDel="00000000" w:rsidR="00000000" w:rsidRPr="00000000">
        <w:rPr>
          <w:rtl w:val="0"/>
        </w:rPr>
        <w:t xml:space="preserve">Segregation of employees of the federal government</w:t>
      </w:r>
      <w:r w:rsidDel="00000000" w:rsidR="00000000" w:rsidRPr="00000000">
        <w:rPr>
          <w:rtl w:val="0"/>
        </w:rPr>
      </w:r>
    </w:p>
    <w:p w:rsidR="00000000" w:rsidDel="00000000" w:rsidP="00000000" w:rsidRDefault="00000000" w:rsidRPr="00000000" w14:paraId="00000553">
      <w:pPr>
        <w:pageBreakBefore w:val="0"/>
        <w:ind w:left="720" w:firstLine="0"/>
        <w:rPr/>
      </w:pPr>
      <w:r w:rsidDel="00000000" w:rsidR="00000000" w:rsidRPr="00000000">
        <w:rPr>
          <w:rtl w:val="0"/>
        </w:rPr>
      </w:r>
    </w:p>
    <w:p w:rsidR="00000000" w:rsidDel="00000000" w:rsidP="00000000" w:rsidRDefault="00000000" w:rsidRPr="00000000" w14:paraId="00000554">
      <w:pPr>
        <w:pStyle w:val="Title"/>
        <w:pageBreakBefore w:val="0"/>
        <w:rPr/>
      </w:pPr>
      <w:bookmarkStart w:colFirst="0" w:colLast="0" w:name="_x23dms6no1de" w:id="11"/>
      <w:bookmarkEnd w:id="11"/>
      <w:r w:rsidDel="00000000" w:rsidR="00000000" w:rsidRPr="00000000">
        <w:rPr>
          <w:rtl w:val="0"/>
        </w:rPr>
        <w:t xml:space="preserve">Imperialism (1900-1914)</w:t>
      </w:r>
    </w:p>
    <w:p w:rsidR="00000000" w:rsidDel="00000000" w:rsidP="00000000" w:rsidRDefault="00000000" w:rsidRPr="00000000" w14:paraId="00000555">
      <w:pPr>
        <w:pageBreakBefore w:val="0"/>
        <w:numPr>
          <w:ilvl w:val="0"/>
          <w:numId w:val="16"/>
        </w:numPr>
        <w:ind w:left="720" w:hanging="360"/>
        <w:rPr/>
      </w:pPr>
      <w:r w:rsidDel="00000000" w:rsidR="00000000" w:rsidRPr="00000000">
        <w:rPr>
          <w:rtl w:val="0"/>
        </w:rPr>
        <w:t xml:space="preserve">Stronger nations take control of weaker nations economically, politically or militarily</w:t>
      </w:r>
    </w:p>
    <w:p w:rsidR="00000000" w:rsidDel="00000000" w:rsidP="00000000" w:rsidRDefault="00000000" w:rsidRPr="00000000" w14:paraId="00000556">
      <w:pPr>
        <w:pageBreakBefore w:val="0"/>
        <w:numPr>
          <w:ilvl w:val="0"/>
          <w:numId w:val="16"/>
        </w:numPr>
        <w:ind w:left="720" w:hanging="360"/>
        <w:rPr>
          <w:u w:val="none"/>
        </w:rPr>
      </w:pPr>
      <w:r w:rsidDel="00000000" w:rsidR="00000000" w:rsidRPr="00000000">
        <w:rPr>
          <w:rtl w:val="0"/>
        </w:rPr>
        <w:t xml:space="preserve">Europeans did a lot of imperializing</w:t>
      </w:r>
    </w:p>
    <w:p w:rsidR="00000000" w:rsidDel="00000000" w:rsidP="00000000" w:rsidRDefault="00000000" w:rsidRPr="00000000" w14:paraId="00000557">
      <w:pPr>
        <w:pageBreakBefore w:val="0"/>
        <w:numPr>
          <w:ilvl w:val="0"/>
          <w:numId w:val="16"/>
        </w:numPr>
        <w:ind w:left="720" w:hanging="360"/>
        <w:rPr>
          <w:u w:val="none"/>
        </w:rPr>
      </w:pPr>
      <w:r w:rsidDel="00000000" w:rsidR="00000000" w:rsidRPr="00000000">
        <w:rPr>
          <w:rtl w:val="0"/>
        </w:rPr>
        <w:t xml:space="preserve">Motives</w:t>
      </w:r>
    </w:p>
    <w:p w:rsidR="00000000" w:rsidDel="00000000" w:rsidP="00000000" w:rsidRDefault="00000000" w:rsidRPr="00000000" w14:paraId="00000558">
      <w:pPr>
        <w:pageBreakBefore w:val="0"/>
        <w:numPr>
          <w:ilvl w:val="1"/>
          <w:numId w:val="16"/>
        </w:numPr>
        <w:ind w:left="1440" w:hanging="360"/>
        <w:rPr>
          <w:u w:val="none"/>
        </w:rPr>
      </w:pPr>
      <w:r w:rsidDel="00000000" w:rsidR="00000000" w:rsidRPr="00000000">
        <w:rPr>
          <w:rtl w:val="0"/>
        </w:rPr>
        <w:t xml:space="preserve">Desire for military strength</w:t>
      </w:r>
    </w:p>
    <w:p w:rsidR="00000000" w:rsidDel="00000000" w:rsidP="00000000" w:rsidRDefault="00000000" w:rsidRPr="00000000" w14:paraId="00000559">
      <w:pPr>
        <w:pageBreakBefore w:val="0"/>
        <w:numPr>
          <w:ilvl w:val="2"/>
          <w:numId w:val="16"/>
        </w:numPr>
        <w:ind w:left="2160" w:hanging="360"/>
        <w:rPr>
          <w:u w:val="none"/>
        </w:rPr>
      </w:pPr>
      <w:r w:rsidDel="00000000" w:rsidR="00000000" w:rsidRPr="00000000">
        <w:rPr>
          <w:rtl w:val="0"/>
        </w:rPr>
        <w:t xml:space="preserve">Global military presence</w:t>
      </w:r>
    </w:p>
    <w:p w:rsidR="00000000" w:rsidDel="00000000" w:rsidP="00000000" w:rsidRDefault="00000000" w:rsidRPr="00000000" w14:paraId="0000055A">
      <w:pPr>
        <w:pageBreakBefore w:val="0"/>
        <w:numPr>
          <w:ilvl w:val="2"/>
          <w:numId w:val="16"/>
        </w:numPr>
        <w:ind w:left="2160" w:hanging="360"/>
        <w:rPr>
          <w:u w:val="none"/>
        </w:rPr>
      </w:pPr>
      <w:r w:rsidDel="00000000" w:rsidR="00000000" w:rsidRPr="00000000">
        <w:rPr>
          <w:rtl w:val="0"/>
        </w:rPr>
        <w:t xml:space="preserve">Military bases to protect mainland</w:t>
      </w:r>
    </w:p>
    <w:p w:rsidR="00000000" w:rsidDel="00000000" w:rsidP="00000000" w:rsidRDefault="00000000" w:rsidRPr="00000000" w14:paraId="0000055B">
      <w:pPr>
        <w:pageBreakBefore w:val="0"/>
        <w:numPr>
          <w:ilvl w:val="1"/>
          <w:numId w:val="16"/>
        </w:numPr>
        <w:ind w:left="1440" w:hanging="360"/>
        <w:rPr>
          <w:u w:val="none"/>
        </w:rPr>
      </w:pPr>
      <w:r w:rsidDel="00000000" w:rsidR="00000000" w:rsidRPr="00000000">
        <w:rPr>
          <w:rtl w:val="0"/>
        </w:rPr>
        <w:t xml:space="preserve">Access to new markets</w:t>
      </w:r>
    </w:p>
    <w:p w:rsidR="00000000" w:rsidDel="00000000" w:rsidP="00000000" w:rsidRDefault="00000000" w:rsidRPr="00000000" w14:paraId="0000055C">
      <w:pPr>
        <w:pageBreakBefore w:val="0"/>
        <w:numPr>
          <w:ilvl w:val="2"/>
          <w:numId w:val="16"/>
        </w:numPr>
        <w:ind w:left="2160" w:hanging="360"/>
        <w:rPr>
          <w:u w:val="none"/>
        </w:rPr>
      </w:pPr>
      <w:r w:rsidDel="00000000" w:rsidR="00000000" w:rsidRPr="00000000">
        <w:rPr>
          <w:rtl w:val="0"/>
        </w:rPr>
        <w:t xml:space="preserve">Sell surplus of goods</w:t>
      </w:r>
    </w:p>
    <w:p w:rsidR="00000000" w:rsidDel="00000000" w:rsidP="00000000" w:rsidRDefault="00000000" w:rsidRPr="00000000" w14:paraId="0000055D">
      <w:pPr>
        <w:pageBreakBefore w:val="0"/>
        <w:numPr>
          <w:ilvl w:val="1"/>
          <w:numId w:val="16"/>
        </w:numPr>
        <w:ind w:left="1440" w:hanging="360"/>
        <w:rPr>
          <w:u w:val="none"/>
        </w:rPr>
      </w:pPr>
      <w:r w:rsidDel="00000000" w:rsidR="00000000" w:rsidRPr="00000000">
        <w:rPr>
          <w:rtl w:val="0"/>
        </w:rPr>
        <w:t xml:space="preserve">Belief in cultural superiority</w:t>
      </w:r>
    </w:p>
    <w:p w:rsidR="00000000" w:rsidDel="00000000" w:rsidP="00000000" w:rsidRDefault="00000000" w:rsidRPr="00000000" w14:paraId="0000055E">
      <w:pPr>
        <w:pageBreakBefore w:val="0"/>
        <w:numPr>
          <w:ilvl w:val="2"/>
          <w:numId w:val="16"/>
        </w:numPr>
        <w:ind w:left="2160" w:hanging="360"/>
        <w:rPr>
          <w:u w:val="none"/>
        </w:rPr>
      </w:pPr>
      <w:r w:rsidDel="00000000" w:rsidR="00000000" w:rsidRPr="00000000">
        <w:rPr>
          <w:rtl w:val="0"/>
        </w:rPr>
        <w:t xml:space="preserve">God-given responsibility to spread “civilization”</w:t>
      </w:r>
    </w:p>
    <w:p w:rsidR="00000000" w:rsidDel="00000000" w:rsidP="00000000" w:rsidRDefault="00000000" w:rsidRPr="00000000" w14:paraId="0000055F">
      <w:pPr>
        <w:pageBreakBefore w:val="0"/>
        <w:numPr>
          <w:ilvl w:val="1"/>
          <w:numId w:val="16"/>
        </w:numPr>
        <w:ind w:left="1440" w:hanging="360"/>
        <w:rPr>
          <w:u w:val="none"/>
        </w:rPr>
      </w:pPr>
      <w:r w:rsidDel="00000000" w:rsidR="00000000" w:rsidRPr="00000000">
        <w:rPr>
          <w:rtl w:val="0"/>
        </w:rPr>
        <w:t xml:space="preserve">Protecting US international business interests</w:t>
      </w:r>
    </w:p>
    <w:p w:rsidR="00000000" w:rsidDel="00000000" w:rsidP="00000000" w:rsidRDefault="00000000" w:rsidRPr="00000000" w14:paraId="00000560">
      <w:pPr>
        <w:pageBreakBefore w:val="0"/>
        <w:numPr>
          <w:ilvl w:val="0"/>
          <w:numId w:val="16"/>
        </w:numPr>
        <w:ind w:left="720" w:hanging="360"/>
        <w:rPr>
          <w:highlight w:val="yellow"/>
        </w:rPr>
      </w:pPr>
      <w:r w:rsidDel="00000000" w:rsidR="00000000" w:rsidRPr="00000000">
        <w:rPr>
          <w:highlight w:val="yellow"/>
          <w:rtl w:val="0"/>
        </w:rPr>
        <w:t xml:space="preserve">Alaska</w:t>
      </w:r>
    </w:p>
    <w:p w:rsidR="00000000" w:rsidDel="00000000" w:rsidP="00000000" w:rsidRDefault="00000000" w:rsidRPr="00000000" w14:paraId="00000561">
      <w:pPr>
        <w:pageBreakBefore w:val="0"/>
        <w:numPr>
          <w:ilvl w:val="1"/>
          <w:numId w:val="16"/>
        </w:numPr>
        <w:ind w:left="1440" w:hanging="360"/>
        <w:rPr>
          <w:u w:val="none"/>
        </w:rPr>
      </w:pPr>
      <w:r w:rsidDel="00000000" w:rsidR="00000000" w:rsidRPr="00000000">
        <w:rPr>
          <w:rtl w:val="0"/>
        </w:rPr>
        <w:t xml:space="preserve">Seward’s folly</w:t>
      </w:r>
    </w:p>
    <w:p w:rsidR="00000000" w:rsidDel="00000000" w:rsidP="00000000" w:rsidRDefault="00000000" w:rsidRPr="00000000" w14:paraId="00000562">
      <w:pPr>
        <w:pageBreakBefore w:val="0"/>
        <w:numPr>
          <w:ilvl w:val="1"/>
          <w:numId w:val="16"/>
        </w:numPr>
        <w:ind w:left="1440" w:hanging="360"/>
        <w:rPr>
          <w:u w:val="none"/>
        </w:rPr>
      </w:pPr>
      <w:r w:rsidDel="00000000" w:rsidR="00000000" w:rsidRPr="00000000">
        <w:rPr>
          <w:rtl w:val="0"/>
        </w:rPr>
        <w:t xml:space="preserve">Purchased from Russia for 2 cents an acre</w:t>
      </w:r>
    </w:p>
    <w:p w:rsidR="00000000" w:rsidDel="00000000" w:rsidP="00000000" w:rsidRDefault="00000000" w:rsidRPr="00000000" w14:paraId="00000563">
      <w:pPr>
        <w:pageBreakBefore w:val="0"/>
        <w:numPr>
          <w:ilvl w:val="1"/>
          <w:numId w:val="16"/>
        </w:numPr>
        <w:ind w:left="1440" w:hanging="360"/>
        <w:rPr>
          <w:u w:val="none"/>
        </w:rPr>
      </w:pPr>
      <w:r w:rsidDel="00000000" w:rsidR="00000000" w:rsidRPr="00000000">
        <w:rPr>
          <w:rtl w:val="0"/>
        </w:rPr>
        <w:t xml:space="preserve">Thought to be useless, but actually had plenty of natural resources</w:t>
      </w:r>
    </w:p>
    <w:p w:rsidR="00000000" w:rsidDel="00000000" w:rsidP="00000000" w:rsidRDefault="00000000" w:rsidRPr="00000000" w14:paraId="00000564">
      <w:pPr>
        <w:pageBreakBefore w:val="0"/>
        <w:numPr>
          <w:ilvl w:val="0"/>
          <w:numId w:val="16"/>
        </w:numPr>
        <w:ind w:left="720" w:hanging="360"/>
        <w:rPr>
          <w:u w:val="none"/>
        </w:rPr>
      </w:pPr>
      <w:r w:rsidDel="00000000" w:rsidR="00000000" w:rsidRPr="00000000">
        <w:rPr>
          <w:rtl w:val="0"/>
        </w:rPr>
        <w:t xml:space="preserve">Midway islands</w:t>
      </w:r>
    </w:p>
    <w:p w:rsidR="00000000" w:rsidDel="00000000" w:rsidP="00000000" w:rsidRDefault="00000000" w:rsidRPr="00000000" w14:paraId="00000565">
      <w:pPr>
        <w:pageBreakBefore w:val="0"/>
        <w:numPr>
          <w:ilvl w:val="0"/>
          <w:numId w:val="16"/>
        </w:numPr>
        <w:ind w:left="720" w:hanging="360"/>
        <w:rPr>
          <w:highlight w:val="yellow"/>
        </w:rPr>
      </w:pPr>
      <w:r w:rsidDel="00000000" w:rsidR="00000000" w:rsidRPr="00000000">
        <w:rPr>
          <w:highlight w:val="yellow"/>
          <w:rtl w:val="0"/>
        </w:rPr>
        <w:t xml:space="preserve">Hawaii</w:t>
      </w:r>
    </w:p>
    <w:p w:rsidR="00000000" w:rsidDel="00000000" w:rsidP="00000000" w:rsidRDefault="00000000" w:rsidRPr="00000000" w14:paraId="00000566">
      <w:pPr>
        <w:pageBreakBefore w:val="0"/>
        <w:numPr>
          <w:ilvl w:val="1"/>
          <w:numId w:val="16"/>
        </w:numPr>
        <w:ind w:left="1440" w:hanging="360"/>
        <w:rPr>
          <w:u w:val="none"/>
        </w:rPr>
      </w:pPr>
      <w:r w:rsidDel="00000000" w:rsidR="00000000" w:rsidRPr="00000000">
        <w:rPr>
          <w:rtl w:val="0"/>
        </w:rPr>
        <w:t xml:space="preserve">There were a bunch of US owned sugar plantations</w:t>
      </w:r>
    </w:p>
    <w:p w:rsidR="00000000" w:rsidDel="00000000" w:rsidP="00000000" w:rsidRDefault="00000000" w:rsidRPr="00000000" w14:paraId="00000567">
      <w:pPr>
        <w:pageBreakBefore w:val="0"/>
        <w:numPr>
          <w:ilvl w:val="2"/>
          <w:numId w:val="16"/>
        </w:numPr>
        <w:ind w:left="2160" w:hanging="360"/>
        <w:rPr>
          <w:u w:val="none"/>
        </w:rPr>
      </w:pPr>
      <w:r w:rsidDel="00000000" w:rsidR="00000000" w:rsidRPr="00000000">
        <w:rPr>
          <w:rtl w:val="0"/>
        </w:rPr>
        <w:t xml:space="preserve">¾ of Hawaii’s wealth</w:t>
      </w:r>
    </w:p>
    <w:p w:rsidR="00000000" w:rsidDel="00000000" w:rsidP="00000000" w:rsidRDefault="00000000" w:rsidRPr="00000000" w14:paraId="00000568">
      <w:pPr>
        <w:pageBreakBefore w:val="0"/>
        <w:numPr>
          <w:ilvl w:val="1"/>
          <w:numId w:val="16"/>
        </w:numPr>
        <w:ind w:left="1440" w:hanging="360"/>
        <w:rPr>
          <w:u w:val="none"/>
        </w:rPr>
      </w:pPr>
      <w:r w:rsidDel="00000000" w:rsidR="00000000" w:rsidRPr="00000000">
        <w:rPr>
          <w:rtl w:val="0"/>
        </w:rPr>
        <w:t xml:space="preserve">3x as many foreigners in Hawaii than Hawaiians</w:t>
      </w:r>
    </w:p>
    <w:p w:rsidR="00000000" w:rsidDel="00000000" w:rsidP="00000000" w:rsidRDefault="00000000" w:rsidRPr="00000000" w14:paraId="00000569">
      <w:pPr>
        <w:pageBreakBefore w:val="0"/>
        <w:numPr>
          <w:ilvl w:val="1"/>
          <w:numId w:val="16"/>
        </w:numPr>
        <w:ind w:left="1440" w:hanging="360"/>
        <w:rPr>
          <w:u w:val="none"/>
        </w:rPr>
      </w:pPr>
      <w:r w:rsidDel="00000000" w:rsidR="00000000" w:rsidRPr="00000000">
        <w:rPr>
          <w:rtl w:val="0"/>
        </w:rPr>
        <w:t xml:space="preserve">US sugar plants in Hawaii were exempt tariff, leading to huge profits</w:t>
      </w:r>
    </w:p>
    <w:p w:rsidR="00000000" w:rsidDel="00000000" w:rsidP="00000000" w:rsidRDefault="00000000" w:rsidRPr="00000000" w14:paraId="0000056A">
      <w:pPr>
        <w:pageBreakBefore w:val="0"/>
        <w:numPr>
          <w:ilvl w:val="1"/>
          <w:numId w:val="16"/>
        </w:numPr>
        <w:ind w:left="1440" w:hanging="360"/>
        <w:rPr>
          <w:u w:val="none"/>
        </w:rPr>
      </w:pPr>
      <w:r w:rsidDel="00000000" w:rsidR="00000000" w:rsidRPr="00000000">
        <w:rPr>
          <w:rtl w:val="0"/>
        </w:rPr>
        <w:t xml:space="preserve">McKinley Tariff act removed that special status from Hawaii</w:t>
      </w:r>
    </w:p>
    <w:p w:rsidR="00000000" w:rsidDel="00000000" w:rsidP="00000000" w:rsidRDefault="00000000" w:rsidRPr="00000000" w14:paraId="0000056B">
      <w:pPr>
        <w:pageBreakBefore w:val="0"/>
        <w:numPr>
          <w:ilvl w:val="2"/>
          <w:numId w:val="16"/>
        </w:numPr>
        <w:ind w:left="2160" w:hanging="360"/>
        <w:rPr>
          <w:u w:val="none"/>
        </w:rPr>
      </w:pPr>
      <w:r w:rsidDel="00000000" w:rsidR="00000000" w:rsidRPr="00000000">
        <w:rPr>
          <w:rtl w:val="0"/>
        </w:rPr>
        <w:t xml:space="preserve">Planters call for annexation, so that the sugar would be domestic and not need tariff</w:t>
      </w:r>
    </w:p>
    <w:p w:rsidR="00000000" w:rsidDel="00000000" w:rsidP="00000000" w:rsidRDefault="00000000" w:rsidRPr="00000000" w14:paraId="0000056C">
      <w:pPr>
        <w:pageBreakBefore w:val="0"/>
        <w:numPr>
          <w:ilvl w:val="1"/>
          <w:numId w:val="16"/>
        </w:numPr>
        <w:ind w:left="1440" w:hanging="360"/>
        <w:rPr>
          <w:u w:val="none"/>
        </w:rPr>
      </w:pPr>
      <w:r w:rsidDel="00000000" w:rsidR="00000000" w:rsidRPr="00000000">
        <w:rPr>
          <w:rtl w:val="0"/>
        </w:rPr>
        <w:t xml:space="preserve">US builds a base at Pearl Harbor</w:t>
      </w:r>
    </w:p>
    <w:p w:rsidR="00000000" w:rsidDel="00000000" w:rsidP="00000000" w:rsidRDefault="00000000" w:rsidRPr="00000000" w14:paraId="0000056D">
      <w:pPr>
        <w:pageBreakBefore w:val="0"/>
        <w:numPr>
          <w:ilvl w:val="1"/>
          <w:numId w:val="16"/>
        </w:numPr>
        <w:ind w:left="1440" w:hanging="360"/>
        <w:rPr>
          <w:u w:val="none"/>
        </w:rPr>
      </w:pPr>
      <w:r w:rsidDel="00000000" w:rsidR="00000000" w:rsidRPr="00000000">
        <w:rPr>
          <w:rtl w:val="0"/>
        </w:rPr>
        <w:t xml:space="preserve">Hawaiian King Kalakaua dies, Queen Liliuokalani takes power</w:t>
      </w:r>
    </w:p>
    <w:p w:rsidR="00000000" w:rsidDel="00000000" w:rsidP="00000000" w:rsidRDefault="00000000" w:rsidRPr="00000000" w14:paraId="0000056E">
      <w:pPr>
        <w:pageBreakBefore w:val="0"/>
        <w:numPr>
          <w:ilvl w:val="2"/>
          <w:numId w:val="16"/>
        </w:numPr>
        <w:ind w:left="2160" w:hanging="360"/>
        <w:rPr>
          <w:u w:val="none"/>
        </w:rPr>
      </w:pPr>
      <w:r w:rsidDel="00000000" w:rsidR="00000000" w:rsidRPr="00000000">
        <w:rPr>
          <w:rtl w:val="0"/>
        </w:rPr>
        <w:t xml:space="preserve">She proposes making being a Native a requirement for voting</w:t>
      </w:r>
    </w:p>
    <w:p w:rsidR="00000000" w:rsidDel="00000000" w:rsidP="00000000" w:rsidRDefault="00000000" w:rsidRPr="00000000" w14:paraId="0000056F">
      <w:pPr>
        <w:pageBreakBefore w:val="0"/>
        <w:numPr>
          <w:ilvl w:val="2"/>
          <w:numId w:val="16"/>
        </w:numPr>
        <w:ind w:left="2160" w:hanging="360"/>
        <w:rPr>
          <w:u w:val="none"/>
        </w:rPr>
      </w:pPr>
      <w:r w:rsidDel="00000000" w:rsidR="00000000" w:rsidRPr="00000000">
        <w:rPr>
          <w:rtl w:val="0"/>
        </w:rPr>
        <w:t xml:space="preserve">US Ambassador John. L. Stevens overthrows the queen as a result and sets up a government run by Sanford B. Dole</w:t>
      </w:r>
    </w:p>
    <w:p w:rsidR="00000000" w:rsidDel="00000000" w:rsidP="00000000" w:rsidRDefault="00000000" w:rsidRPr="00000000" w14:paraId="00000570">
      <w:pPr>
        <w:pageBreakBefore w:val="0"/>
        <w:numPr>
          <w:ilvl w:val="2"/>
          <w:numId w:val="16"/>
        </w:numPr>
        <w:ind w:left="2160" w:hanging="360"/>
        <w:rPr>
          <w:u w:val="none"/>
        </w:rPr>
      </w:pPr>
      <w:r w:rsidDel="00000000" w:rsidR="00000000" w:rsidRPr="00000000">
        <w:rPr>
          <w:rtl w:val="0"/>
        </w:rPr>
        <w:t xml:space="preserve">US President Cleveland calls for queen to be restored to power</w:t>
      </w:r>
    </w:p>
    <w:p w:rsidR="00000000" w:rsidDel="00000000" w:rsidP="00000000" w:rsidRDefault="00000000" w:rsidRPr="00000000" w14:paraId="00000571">
      <w:pPr>
        <w:pageBreakBefore w:val="0"/>
        <w:numPr>
          <w:ilvl w:val="2"/>
          <w:numId w:val="16"/>
        </w:numPr>
        <w:ind w:left="2160" w:hanging="360"/>
        <w:rPr>
          <w:u w:val="none"/>
        </w:rPr>
      </w:pPr>
      <w:r w:rsidDel="00000000" w:rsidR="00000000" w:rsidRPr="00000000">
        <w:rPr>
          <w:rtl w:val="0"/>
        </w:rPr>
        <w:t xml:space="preserve">Queen says if she gets power again, she would behead those involved in her overthrowing</w:t>
      </w:r>
    </w:p>
    <w:p w:rsidR="00000000" w:rsidDel="00000000" w:rsidP="00000000" w:rsidRDefault="00000000" w:rsidRPr="00000000" w14:paraId="00000572">
      <w:pPr>
        <w:pageBreakBefore w:val="0"/>
        <w:numPr>
          <w:ilvl w:val="2"/>
          <w:numId w:val="16"/>
        </w:numPr>
        <w:ind w:left="2160" w:hanging="360"/>
        <w:rPr>
          <w:u w:val="none"/>
        </w:rPr>
      </w:pPr>
      <w:r w:rsidDel="00000000" w:rsidR="00000000" w:rsidRPr="00000000">
        <w:rPr>
          <w:rtl w:val="0"/>
        </w:rPr>
        <w:t xml:space="preserve">Cleveland reverse course on his order and recognizes Hawaii as Republic of Hawaii, and plans to annex it if majority of the Hawaiians want it</w:t>
      </w:r>
    </w:p>
    <w:p w:rsidR="00000000" w:rsidDel="00000000" w:rsidP="00000000" w:rsidRDefault="00000000" w:rsidRPr="00000000" w14:paraId="00000573">
      <w:pPr>
        <w:pageBreakBefore w:val="0"/>
        <w:numPr>
          <w:ilvl w:val="2"/>
          <w:numId w:val="16"/>
        </w:numPr>
        <w:ind w:left="2160" w:hanging="360"/>
        <w:rPr>
          <w:u w:val="none"/>
        </w:rPr>
      </w:pPr>
      <w:r w:rsidDel="00000000" w:rsidR="00000000" w:rsidRPr="00000000">
        <w:rPr>
          <w:rtl w:val="0"/>
        </w:rPr>
        <w:t xml:space="preserve">1959: Congress proclaims that Hawaii is a US state, yet no one voted</w:t>
      </w:r>
    </w:p>
    <w:p w:rsidR="00000000" w:rsidDel="00000000" w:rsidP="00000000" w:rsidRDefault="00000000" w:rsidRPr="00000000" w14:paraId="00000574">
      <w:pPr>
        <w:pageBreakBefore w:val="0"/>
        <w:numPr>
          <w:ilvl w:val="0"/>
          <w:numId w:val="16"/>
        </w:numPr>
        <w:ind w:left="720" w:hanging="360"/>
        <w:rPr>
          <w:highlight w:val="yellow"/>
        </w:rPr>
      </w:pPr>
      <w:r w:rsidDel="00000000" w:rsidR="00000000" w:rsidRPr="00000000">
        <w:rPr>
          <w:highlight w:val="yellow"/>
          <w:rtl w:val="0"/>
        </w:rPr>
        <w:t xml:space="preserve">Spanish-American War</w:t>
      </w:r>
    </w:p>
    <w:p w:rsidR="00000000" w:rsidDel="00000000" w:rsidP="00000000" w:rsidRDefault="00000000" w:rsidRPr="00000000" w14:paraId="00000575">
      <w:pPr>
        <w:pageBreakBefore w:val="0"/>
        <w:numPr>
          <w:ilvl w:val="1"/>
          <w:numId w:val="16"/>
        </w:numPr>
        <w:ind w:left="1440" w:hanging="360"/>
        <w:rPr>
          <w:u w:val="none"/>
        </w:rPr>
      </w:pPr>
      <w:r w:rsidDel="00000000" w:rsidR="00000000" w:rsidRPr="00000000">
        <w:rPr>
          <w:rtl w:val="0"/>
        </w:rPr>
        <w:t xml:space="preserve">Cuba wanted independence from Spain</w:t>
      </w:r>
    </w:p>
    <w:p w:rsidR="00000000" w:rsidDel="00000000" w:rsidP="00000000" w:rsidRDefault="00000000" w:rsidRPr="00000000" w14:paraId="00000576">
      <w:pPr>
        <w:pageBreakBefore w:val="0"/>
        <w:numPr>
          <w:ilvl w:val="1"/>
          <w:numId w:val="16"/>
        </w:numPr>
        <w:ind w:left="1440" w:hanging="360"/>
        <w:rPr>
          <w:u w:val="none"/>
        </w:rPr>
      </w:pPr>
      <w:r w:rsidDel="00000000" w:rsidR="00000000" w:rsidRPr="00000000">
        <w:rPr>
          <w:rtl w:val="0"/>
        </w:rPr>
        <w:t xml:space="preserve">Cuba’s first revolt only resulted in ending slavery</w:t>
      </w:r>
    </w:p>
    <w:p w:rsidR="00000000" w:rsidDel="00000000" w:rsidP="00000000" w:rsidRDefault="00000000" w:rsidRPr="00000000" w14:paraId="00000577">
      <w:pPr>
        <w:pageBreakBefore w:val="0"/>
        <w:numPr>
          <w:ilvl w:val="1"/>
          <w:numId w:val="16"/>
        </w:numPr>
        <w:ind w:left="1440" w:hanging="360"/>
        <w:rPr>
          <w:u w:val="none"/>
        </w:rPr>
      </w:pPr>
      <w:r w:rsidDel="00000000" w:rsidR="00000000" w:rsidRPr="00000000">
        <w:rPr>
          <w:rtl w:val="0"/>
        </w:rPr>
        <w:t xml:space="preserve">American businesses start to invest in Cuba</w:t>
      </w:r>
    </w:p>
    <w:p w:rsidR="00000000" w:rsidDel="00000000" w:rsidP="00000000" w:rsidRDefault="00000000" w:rsidRPr="00000000" w14:paraId="00000578">
      <w:pPr>
        <w:pageBreakBefore w:val="0"/>
        <w:numPr>
          <w:ilvl w:val="1"/>
          <w:numId w:val="16"/>
        </w:numPr>
        <w:ind w:left="1440" w:hanging="360"/>
        <w:rPr>
          <w:u w:val="none"/>
        </w:rPr>
      </w:pPr>
      <w:r w:rsidDel="00000000" w:rsidR="00000000" w:rsidRPr="00000000">
        <w:rPr>
          <w:rtl w:val="0"/>
        </w:rPr>
        <w:t xml:space="preserve">Cuba stages a 2nd revolution</w:t>
      </w:r>
    </w:p>
    <w:p w:rsidR="00000000" w:rsidDel="00000000" w:rsidP="00000000" w:rsidRDefault="00000000" w:rsidRPr="00000000" w14:paraId="00000579">
      <w:pPr>
        <w:pageBreakBefore w:val="0"/>
        <w:numPr>
          <w:ilvl w:val="1"/>
          <w:numId w:val="16"/>
        </w:numPr>
        <w:ind w:left="1440" w:hanging="360"/>
        <w:rPr>
          <w:u w:val="none"/>
        </w:rPr>
      </w:pPr>
      <w:r w:rsidDel="00000000" w:rsidR="00000000" w:rsidRPr="00000000">
        <w:rPr>
          <w:rtl w:val="0"/>
        </w:rPr>
        <w:t xml:space="preserve">US split on whether to support or not</w:t>
      </w:r>
    </w:p>
    <w:p w:rsidR="00000000" w:rsidDel="00000000" w:rsidP="00000000" w:rsidRDefault="00000000" w:rsidRPr="00000000" w14:paraId="0000057A">
      <w:pPr>
        <w:pageBreakBefore w:val="0"/>
        <w:numPr>
          <w:ilvl w:val="2"/>
          <w:numId w:val="16"/>
        </w:numPr>
        <w:ind w:left="2160" w:hanging="360"/>
        <w:rPr>
          <w:u w:val="none"/>
        </w:rPr>
      </w:pPr>
      <w:r w:rsidDel="00000000" w:rsidR="00000000" w:rsidRPr="00000000">
        <w:rPr>
          <w:rtl w:val="0"/>
        </w:rPr>
        <w:t xml:space="preserve">Pro: America is known for independence so it makes sense to fight for it</w:t>
      </w:r>
    </w:p>
    <w:p w:rsidR="00000000" w:rsidDel="00000000" w:rsidP="00000000" w:rsidRDefault="00000000" w:rsidRPr="00000000" w14:paraId="0000057B">
      <w:pPr>
        <w:pageBreakBefore w:val="0"/>
        <w:numPr>
          <w:ilvl w:val="2"/>
          <w:numId w:val="16"/>
        </w:numPr>
        <w:ind w:left="2160" w:hanging="360"/>
        <w:rPr>
          <w:u w:val="none"/>
        </w:rPr>
      </w:pPr>
      <w:r w:rsidDel="00000000" w:rsidR="00000000" w:rsidRPr="00000000">
        <w:rPr>
          <w:rtl w:val="0"/>
        </w:rPr>
        <w:t xml:space="preserve">Con: US wanted a good business relationship with Spain</w:t>
      </w:r>
    </w:p>
    <w:p w:rsidR="00000000" w:rsidDel="00000000" w:rsidP="00000000" w:rsidRDefault="00000000" w:rsidRPr="00000000" w14:paraId="0000057C">
      <w:pPr>
        <w:pageBreakBefore w:val="0"/>
        <w:numPr>
          <w:ilvl w:val="1"/>
          <w:numId w:val="16"/>
        </w:numPr>
        <w:ind w:left="1440" w:hanging="360"/>
        <w:rPr>
          <w:u w:val="none"/>
        </w:rPr>
      </w:pPr>
      <w:r w:rsidDel="00000000" w:rsidR="00000000" w:rsidRPr="00000000">
        <w:rPr>
          <w:rtl w:val="0"/>
        </w:rPr>
        <w:t xml:space="preserve">Yellow journalism: newspapers exaggerated headlines to capture American sympathy for Cubans</w:t>
      </w:r>
    </w:p>
    <w:p w:rsidR="00000000" w:rsidDel="00000000" w:rsidP="00000000" w:rsidRDefault="00000000" w:rsidRPr="00000000" w14:paraId="0000057D">
      <w:pPr>
        <w:pageBreakBefore w:val="0"/>
        <w:numPr>
          <w:ilvl w:val="1"/>
          <w:numId w:val="16"/>
        </w:numPr>
        <w:ind w:left="1440" w:hanging="360"/>
        <w:rPr>
          <w:u w:val="none"/>
        </w:rPr>
      </w:pPr>
      <w:r w:rsidDel="00000000" w:rsidR="00000000" w:rsidRPr="00000000">
        <w:rPr>
          <w:rtl w:val="0"/>
        </w:rPr>
        <w:t xml:space="preserve">De Lome Letter: A letter written by Spanish minister that shits on the US was leaked, furiating Americans</w:t>
      </w:r>
    </w:p>
    <w:p w:rsidR="00000000" w:rsidDel="00000000" w:rsidP="00000000" w:rsidRDefault="00000000" w:rsidRPr="00000000" w14:paraId="0000057E">
      <w:pPr>
        <w:pageBreakBefore w:val="0"/>
        <w:numPr>
          <w:ilvl w:val="1"/>
          <w:numId w:val="16"/>
        </w:numPr>
        <w:ind w:left="1440" w:hanging="360"/>
        <w:rPr>
          <w:u w:val="none"/>
        </w:rPr>
      </w:pPr>
      <w:r w:rsidDel="00000000" w:rsidR="00000000" w:rsidRPr="00000000">
        <w:rPr>
          <w:rtl w:val="0"/>
        </w:rPr>
        <w:t xml:space="preserve">USS Maine: the ship was supposed to rescue Americans from Cuba, but the ship exploded.  The media automatically blamed Spain without evidence</w:t>
      </w:r>
    </w:p>
    <w:p w:rsidR="00000000" w:rsidDel="00000000" w:rsidP="00000000" w:rsidRDefault="00000000" w:rsidRPr="00000000" w14:paraId="0000057F">
      <w:pPr>
        <w:pageBreakBefore w:val="0"/>
        <w:numPr>
          <w:ilvl w:val="1"/>
          <w:numId w:val="16"/>
        </w:numPr>
        <w:ind w:left="1440" w:hanging="360"/>
        <w:rPr>
          <w:u w:val="none"/>
        </w:rPr>
      </w:pPr>
      <w:r w:rsidDel="00000000" w:rsidR="00000000" w:rsidRPr="00000000">
        <w:rPr>
          <w:rtl w:val="0"/>
        </w:rPr>
        <w:t xml:space="preserve">As a result, the US enters war against Spain</w:t>
      </w:r>
    </w:p>
    <w:p w:rsidR="00000000" w:rsidDel="00000000" w:rsidP="00000000" w:rsidRDefault="00000000" w:rsidRPr="00000000" w14:paraId="00000580">
      <w:pPr>
        <w:pageBreakBefore w:val="0"/>
        <w:numPr>
          <w:ilvl w:val="1"/>
          <w:numId w:val="16"/>
        </w:numPr>
        <w:ind w:left="1440" w:hanging="360"/>
        <w:rPr>
          <w:u w:val="none"/>
        </w:rPr>
      </w:pPr>
      <w:r w:rsidDel="00000000" w:rsidR="00000000" w:rsidRPr="00000000">
        <w:rPr>
          <w:rtl w:val="0"/>
        </w:rPr>
        <w:t xml:space="preserve">Treaty of Paris: ceasefire that give Cuba independence, and the US has control of Philippines, Puerto Rico and Guam</w:t>
      </w:r>
    </w:p>
    <w:p w:rsidR="00000000" w:rsidDel="00000000" w:rsidP="00000000" w:rsidRDefault="00000000" w:rsidRPr="00000000" w14:paraId="00000581">
      <w:pPr>
        <w:pageBreakBefore w:val="0"/>
        <w:numPr>
          <w:ilvl w:val="0"/>
          <w:numId w:val="16"/>
        </w:numPr>
        <w:ind w:left="720" w:hanging="360"/>
        <w:rPr>
          <w:highlight w:val="yellow"/>
        </w:rPr>
      </w:pPr>
      <w:r w:rsidDel="00000000" w:rsidR="00000000" w:rsidRPr="00000000">
        <w:rPr>
          <w:highlight w:val="yellow"/>
          <w:rtl w:val="0"/>
        </w:rPr>
        <w:t xml:space="preserve">Puerto Rico</w:t>
      </w:r>
    </w:p>
    <w:p w:rsidR="00000000" w:rsidDel="00000000" w:rsidP="00000000" w:rsidRDefault="00000000" w:rsidRPr="00000000" w14:paraId="00000582">
      <w:pPr>
        <w:pageBreakBefore w:val="0"/>
        <w:numPr>
          <w:ilvl w:val="1"/>
          <w:numId w:val="16"/>
        </w:numPr>
        <w:ind w:left="1440" w:hanging="360"/>
        <w:rPr>
          <w:u w:val="none"/>
        </w:rPr>
      </w:pPr>
      <w:r w:rsidDel="00000000" w:rsidR="00000000" w:rsidRPr="00000000">
        <w:rPr>
          <w:rtl w:val="0"/>
        </w:rPr>
        <w:t xml:space="preserve">Some Puerto Ricans wanted independence, while others didn’t</w:t>
      </w:r>
    </w:p>
    <w:p w:rsidR="00000000" w:rsidDel="00000000" w:rsidP="00000000" w:rsidRDefault="00000000" w:rsidRPr="00000000" w14:paraId="00000583">
      <w:pPr>
        <w:pageBreakBefore w:val="0"/>
        <w:numPr>
          <w:ilvl w:val="1"/>
          <w:numId w:val="16"/>
        </w:numPr>
        <w:ind w:left="1440" w:hanging="360"/>
        <w:rPr>
          <w:u w:val="none"/>
        </w:rPr>
      </w:pPr>
      <w:r w:rsidDel="00000000" w:rsidR="00000000" w:rsidRPr="00000000">
        <w:rPr>
          <w:rtl w:val="0"/>
        </w:rPr>
        <w:t xml:space="preserve">Puerto Rico was under military rule until the Foraker Act set up a civil government</w:t>
      </w:r>
    </w:p>
    <w:p w:rsidR="00000000" w:rsidDel="00000000" w:rsidP="00000000" w:rsidRDefault="00000000" w:rsidRPr="00000000" w14:paraId="00000584">
      <w:pPr>
        <w:pageBreakBefore w:val="0"/>
        <w:numPr>
          <w:ilvl w:val="1"/>
          <w:numId w:val="16"/>
        </w:numPr>
        <w:ind w:left="1440" w:hanging="360"/>
        <w:rPr>
          <w:u w:val="none"/>
        </w:rPr>
      </w:pPr>
      <w:r w:rsidDel="00000000" w:rsidR="00000000" w:rsidRPr="00000000">
        <w:rPr>
          <w:rtl w:val="0"/>
        </w:rPr>
        <w:t xml:space="preserve">Puerto Ricans didn’t have US citizenship until 1917</w:t>
      </w:r>
    </w:p>
    <w:p w:rsidR="00000000" w:rsidDel="00000000" w:rsidP="00000000" w:rsidRDefault="00000000" w:rsidRPr="00000000" w14:paraId="00000585">
      <w:pPr>
        <w:pageBreakBefore w:val="0"/>
        <w:numPr>
          <w:ilvl w:val="0"/>
          <w:numId w:val="16"/>
        </w:numPr>
        <w:ind w:left="720" w:hanging="360"/>
        <w:rPr>
          <w:highlight w:val="yellow"/>
        </w:rPr>
      </w:pPr>
      <w:r w:rsidDel="00000000" w:rsidR="00000000" w:rsidRPr="00000000">
        <w:rPr>
          <w:highlight w:val="yellow"/>
          <w:rtl w:val="0"/>
        </w:rPr>
        <w:t xml:space="preserve">Cuba</w:t>
      </w:r>
    </w:p>
    <w:p w:rsidR="00000000" w:rsidDel="00000000" w:rsidP="00000000" w:rsidRDefault="00000000" w:rsidRPr="00000000" w14:paraId="00000586">
      <w:pPr>
        <w:pageBreakBefore w:val="0"/>
        <w:numPr>
          <w:ilvl w:val="1"/>
          <w:numId w:val="16"/>
        </w:numPr>
        <w:ind w:left="1440" w:hanging="360"/>
        <w:rPr>
          <w:u w:val="none"/>
        </w:rPr>
      </w:pPr>
      <w:r w:rsidDel="00000000" w:rsidR="00000000" w:rsidRPr="00000000">
        <w:rPr>
          <w:rtl w:val="0"/>
        </w:rPr>
        <w:t xml:space="preserve">Teller Amendment: declaration that the US doesn’t intend to take over any part of Cuba</w:t>
      </w:r>
    </w:p>
    <w:p w:rsidR="00000000" w:rsidDel="00000000" w:rsidP="00000000" w:rsidRDefault="00000000" w:rsidRPr="00000000" w14:paraId="00000587">
      <w:pPr>
        <w:pageBreakBefore w:val="0"/>
        <w:numPr>
          <w:ilvl w:val="1"/>
          <w:numId w:val="16"/>
        </w:numPr>
        <w:ind w:left="1440" w:hanging="360"/>
        <w:rPr>
          <w:u w:val="none"/>
        </w:rPr>
      </w:pPr>
      <w:r w:rsidDel="00000000" w:rsidR="00000000" w:rsidRPr="00000000">
        <w:rPr>
          <w:rtl w:val="0"/>
        </w:rPr>
        <w:t xml:space="preserve">US troops still occupied Cuba after independence</w:t>
      </w:r>
    </w:p>
    <w:p w:rsidR="00000000" w:rsidDel="00000000" w:rsidP="00000000" w:rsidRDefault="00000000" w:rsidRPr="00000000" w14:paraId="00000588">
      <w:pPr>
        <w:pageBreakBefore w:val="0"/>
        <w:numPr>
          <w:ilvl w:val="2"/>
          <w:numId w:val="16"/>
        </w:numPr>
        <w:ind w:left="2160" w:hanging="360"/>
        <w:rPr>
          <w:u w:val="none"/>
        </w:rPr>
      </w:pPr>
      <w:r w:rsidDel="00000000" w:rsidR="00000000" w:rsidRPr="00000000">
        <w:rPr>
          <w:rtl w:val="0"/>
        </w:rPr>
        <w:t xml:space="preserve">Provided aid to Cubans, but also intervened in Cuban government</w:t>
      </w:r>
    </w:p>
    <w:p w:rsidR="00000000" w:rsidDel="00000000" w:rsidP="00000000" w:rsidRDefault="00000000" w:rsidRPr="00000000" w14:paraId="00000589">
      <w:pPr>
        <w:pageBreakBefore w:val="0"/>
        <w:numPr>
          <w:ilvl w:val="1"/>
          <w:numId w:val="16"/>
        </w:numPr>
        <w:ind w:left="1440" w:hanging="360"/>
        <w:rPr>
          <w:u w:val="none"/>
        </w:rPr>
      </w:pPr>
      <w:r w:rsidDel="00000000" w:rsidR="00000000" w:rsidRPr="00000000">
        <w:rPr>
          <w:rtl w:val="0"/>
        </w:rPr>
        <w:t xml:space="preserve">Platt Amendment</w:t>
      </w:r>
    </w:p>
    <w:p w:rsidR="00000000" w:rsidDel="00000000" w:rsidP="00000000" w:rsidRDefault="00000000" w:rsidRPr="00000000" w14:paraId="0000058A">
      <w:pPr>
        <w:pageBreakBefore w:val="0"/>
        <w:numPr>
          <w:ilvl w:val="2"/>
          <w:numId w:val="16"/>
        </w:numPr>
        <w:ind w:left="2160" w:hanging="360"/>
        <w:rPr>
          <w:u w:val="none"/>
        </w:rPr>
      </w:pPr>
      <w:r w:rsidDel="00000000" w:rsidR="00000000" w:rsidRPr="00000000">
        <w:rPr>
          <w:rtl w:val="0"/>
        </w:rPr>
        <w:t xml:space="preserve">Cuba can’t make treaties that would limit its independence</w:t>
      </w:r>
    </w:p>
    <w:p w:rsidR="00000000" w:rsidDel="00000000" w:rsidP="00000000" w:rsidRDefault="00000000" w:rsidRPr="00000000" w14:paraId="0000058B">
      <w:pPr>
        <w:pageBreakBefore w:val="0"/>
        <w:numPr>
          <w:ilvl w:val="2"/>
          <w:numId w:val="16"/>
        </w:numPr>
        <w:ind w:left="2160" w:hanging="360"/>
        <w:rPr>
          <w:u w:val="none"/>
        </w:rPr>
      </w:pPr>
      <w:r w:rsidDel="00000000" w:rsidR="00000000" w:rsidRPr="00000000">
        <w:rPr>
          <w:rtl w:val="0"/>
        </w:rPr>
        <w:t xml:space="preserve">US reserves the right to intervene in Cuba</w:t>
      </w:r>
    </w:p>
    <w:p w:rsidR="00000000" w:rsidDel="00000000" w:rsidP="00000000" w:rsidRDefault="00000000" w:rsidRPr="00000000" w14:paraId="0000058C">
      <w:pPr>
        <w:pageBreakBefore w:val="0"/>
        <w:numPr>
          <w:ilvl w:val="2"/>
          <w:numId w:val="16"/>
        </w:numPr>
        <w:ind w:left="2160" w:hanging="360"/>
        <w:rPr>
          <w:u w:val="none"/>
        </w:rPr>
      </w:pPr>
      <w:r w:rsidDel="00000000" w:rsidR="00000000" w:rsidRPr="00000000">
        <w:rPr>
          <w:rtl w:val="0"/>
        </w:rPr>
        <w:t xml:space="preserve">Cuba can’t get into debt it can’t repay</w:t>
      </w:r>
    </w:p>
    <w:p w:rsidR="00000000" w:rsidDel="00000000" w:rsidP="00000000" w:rsidRDefault="00000000" w:rsidRPr="00000000" w14:paraId="0000058D">
      <w:pPr>
        <w:pageBreakBefore w:val="0"/>
        <w:numPr>
          <w:ilvl w:val="2"/>
          <w:numId w:val="16"/>
        </w:numPr>
        <w:ind w:left="2160" w:hanging="360"/>
        <w:rPr>
          <w:u w:val="none"/>
        </w:rPr>
      </w:pPr>
      <w:r w:rsidDel="00000000" w:rsidR="00000000" w:rsidRPr="00000000">
        <w:rPr>
          <w:rtl w:val="0"/>
        </w:rPr>
        <w:t xml:space="preserve">US can use Cuba as naval station</w:t>
      </w:r>
    </w:p>
    <w:p w:rsidR="00000000" w:rsidDel="00000000" w:rsidP="00000000" w:rsidRDefault="00000000" w:rsidRPr="00000000" w14:paraId="0000058E">
      <w:pPr>
        <w:pageBreakBefore w:val="0"/>
        <w:numPr>
          <w:ilvl w:val="2"/>
          <w:numId w:val="16"/>
        </w:numPr>
        <w:ind w:left="2160" w:hanging="360"/>
        <w:rPr>
          <w:u w:val="none"/>
        </w:rPr>
      </w:pPr>
      <w:r w:rsidDel="00000000" w:rsidR="00000000" w:rsidRPr="00000000">
        <w:rPr>
          <w:rtl w:val="0"/>
        </w:rPr>
        <w:t xml:space="preserve">Essentially made Cuba a US protectorate, or a country whose affairs are partially controlled by a stronger nation</w:t>
      </w:r>
    </w:p>
    <w:p w:rsidR="00000000" w:rsidDel="00000000" w:rsidP="00000000" w:rsidRDefault="00000000" w:rsidRPr="00000000" w14:paraId="0000058F">
      <w:pPr>
        <w:pageBreakBefore w:val="0"/>
        <w:numPr>
          <w:ilvl w:val="0"/>
          <w:numId w:val="16"/>
        </w:numPr>
        <w:ind w:left="720" w:hanging="360"/>
        <w:rPr>
          <w:highlight w:val="yellow"/>
        </w:rPr>
      </w:pPr>
      <w:r w:rsidDel="00000000" w:rsidR="00000000" w:rsidRPr="00000000">
        <w:rPr>
          <w:highlight w:val="yellow"/>
          <w:rtl w:val="0"/>
        </w:rPr>
        <w:t xml:space="preserve">Philippines</w:t>
      </w:r>
    </w:p>
    <w:p w:rsidR="00000000" w:rsidDel="00000000" w:rsidP="00000000" w:rsidRDefault="00000000" w:rsidRPr="00000000" w14:paraId="00000590">
      <w:pPr>
        <w:pageBreakBefore w:val="0"/>
        <w:numPr>
          <w:ilvl w:val="1"/>
          <w:numId w:val="16"/>
        </w:numPr>
        <w:ind w:left="1440" w:hanging="360"/>
        <w:rPr>
          <w:u w:val="none"/>
        </w:rPr>
      </w:pPr>
      <w:r w:rsidDel="00000000" w:rsidR="00000000" w:rsidRPr="00000000">
        <w:rPr>
          <w:rtl w:val="0"/>
        </w:rPr>
        <w:t xml:space="preserve">Philippine thought they were getting independence, but they get annexed by the US instead</w:t>
      </w:r>
    </w:p>
    <w:p w:rsidR="00000000" w:rsidDel="00000000" w:rsidP="00000000" w:rsidRDefault="00000000" w:rsidRPr="00000000" w14:paraId="00000591">
      <w:pPr>
        <w:pageBreakBefore w:val="0"/>
        <w:numPr>
          <w:ilvl w:val="1"/>
          <w:numId w:val="16"/>
        </w:numPr>
        <w:ind w:left="1440" w:hanging="360"/>
        <w:rPr>
          <w:u w:val="none"/>
        </w:rPr>
      </w:pPr>
      <w:r w:rsidDel="00000000" w:rsidR="00000000" w:rsidRPr="00000000">
        <w:rPr>
          <w:rtl w:val="0"/>
        </w:rPr>
        <w:t xml:space="preserve">The US saw Philippines as an important gateway to Asian markets</w:t>
      </w:r>
    </w:p>
    <w:p w:rsidR="00000000" w:rsidDel="00000000" w:rsidP="00000000" w:rsidRDefault="00000000" w:rsidRPr="00000000" w14:paraId="00000592">
      <w:pPr>
        <w:pageBreakBefore w:val="0"/>
        <w:numPr>
          <w:ilvl w:val="1"/>
          <w:numId w:val="16"/>
        </w:numPr>
        <w:ind w:left="1440" w:hanging="360"/>
        <w:rPr>
          <w:u w:val="none"/>
        </w:rPr>
      </w:pPr>
      <w:r w:rsidDel="00000000" w:rsidR="00000000" w:rsidRPr="00000000">
        <w:rPr>
          <w:rtl w:val="0"/>
        </w:rPr>
        <w:t xml:space="preserve">Philippines became independent from the US in 1946 after winning Philippine-American War</w:t>
      </w:r>
    </w:p>
    <w:p w:rsidR="00000000" w:rsidDel="00000000" w:rsidP="00000000" w:rsidRDefault="00000000" w:rsidRPr="00000000" w14:paraId="00000593">
      <w:pPr>
        <w:pageBreakBefore w:val="0"/>
        <w:numPr>
          <w:ilvl w:val="0"/>
          <w:numId w:val="16"/>
        </w:numPr>
        <w:ind w:left="720" w:hanging="360"/>
        <w:rPr>
          <w:highlight w:val="yellow"/>
        </w:rPr>
      </w:pPr>
      <w:r w:rsidDel="00000000" w:rsidR="00000000" w:rsidRPr="00000000">
        <w:rPr>
          <w:highlight w:val="yellow"/>
          <w:rtl w:val="0"/>
        </w:rPr>
        <w:t xml:space="preserve">China</w:t>
      </w:r>
    </w:p>
    <w:p w:rsidR="00000000" w:rsidDel="00000000" w:rsidP="00000000" w:rsidRDefault="00000000" w:rsidRPr="00000000" w14:paraId="00000594">
      <w:pPr>
        <w:pageBreakBefore w:val="0"/>
        <w:numPr>
          <w:ilvl w:val="1"/>
          <w:numId w:val="16"/>
        </w:numPr>
        <w:ind w:left="1440" w:hanging="360"/>
        <w:rPr>
          <w:u w:val="none"/>
        </w:rPr>
      </w:pPr>
      <w:r w:rsidDel="00000000" w:rsidR="00000000" w:rsidRPr="00000000">
        <w:rPr>
          <w:rtl w:val="0"/>
        </w:rPr>
        <w:t xml:space="preserve">Open Door notes: many European countries are carving spheres of influence in China.  The US wants to ensure that those countries don’t create trading monopolies</w:t>
      </w:r>
    </w:p>
    <w:p w:rsidR="00000000" w:rsidDel="00000000" w:rsidP="00000000" w:rsidRDefault="00000000" w:rsidRPr="00000000" w14:paraId="00000595">
      <w:pPr>
        <w:pageBreakBefore w:val="0"/>
        <w:numPr>
          <w:ilvl w:val="1"/>
          <w:numId w:val="16"/>
        </w:numPr>
        <w:ind w:left="1440" w:hanging="360"/>
        <w:rPr>
          <w:u w:val="none"/>
        </w:rPr>
      </w:pPr>
      <w:r w:rsidDel="00000000" w:rsidR="00000000" w:rsidRPr="00000000">
        <w:rPr>
          <w:rtl w:val="0"/>
        </w:rPr>
        <w:t xml:space="preserve">Boxer Rebellion: Chinese were fighting against foreigners.  An international effort came together to subdue the rebellion</w:t>
      </w:r>
    </w:p>
    <w:p w:rsidR="00000000" w:rsidDel="00000000" w:rsidP="00000000" w:rsidRDefault="00000000" w:rsidRPr="00000000" w14:paraId="00000596">
      <w:pPr>
        <w:pageBreakBefore w:val="0"/>
        <w:numPr>
          <w:ilvl w:val="0"/>
          <w:numId w:val="16"/>
        </w:numPr>
        <w:ind w:left="720" w:hanging="360"/>
        <w:rPr>
          <w:highlight w:val="yellow"/>
        </w:rPr>
      </w:pPr>
      <w:r w:rsidDel="00000000" w:rsidR="00000000" w:rsidRPr="00000000">
        <w:rPr>
          <w:highlight w:val="yellow"/>
          <w:rtl w:val="0"/>
        </w:rPr>
        <w:t xml:space="preserve">Theodore Roosevelt</w:t>
      </w:r>
    </w:p>
    <w:p w:rsidR="00000000" w:rsidDel="00000000" w:rsidP="00000000" w:rsidRDefault="00000000" w:rsidRPr="00000000" w14:paraId="00000597">
      <w:pPr>
        <w:pageBreakBefore w:val="0"/>
        <w:numPr>
          <w:ilvl w:val="1"/>
          <w:numId w:val="16"/>
        </w:numPr>
        <w:ind w:left="1440" w:hanging="360"/>
        <w:rPr>
          <w:u w:val="none"/>
        </w:rPr>
      </w:pPr>
      <w:r w:rsidDel="00000000" w:rsidR="00000000" w:rsidRPr="00000000">
        <w:rPr>
          <w:rtl w:val="0"/>
        </w:rPr>
        <w:t xml:space="preserve">Arbitrate Russian-Japanese conflict</w:t>
      </w:r>
    </w:p>
    <w:p w:rsidR="00000000" w:rsidDel="00000000" w:rsidP="00000000" w:rsidRDefault="00000000" w:rsidRPr="00000000" w14:paraId="00000598">
      <w:pPr>
        <w:pageBreakBefore w:val="0"/>
        <w:numPr>
          <w:ilvl w:val="1"/>
          <w:numId w:val="16"/>
        </w:numPr>
        <w:ind w:left="1440" w:hanging="360"/>
        <w:rPr>
          <w:u w:val="none"/>
        </w:rPr>
      </w:pPr>
      <w:r w:rsidDel="00000000" w:rsidR="00000000" w:rsidRPr="00000000">
        <w:rPr>
          <w:rtl w:val="0"/>
        </w:rPr>
        <w:t xml:space="preserve">Panama Canal</w:t>
      </w:r>
    </w:p>
    <w:p w:rsidR="00000000" w:rsidDel="00000000" w:rsidP="00000000" w:rsidRDefault="00000000" w:rsidRPr="00000000" w14:paraId="00000599">
      <w:pPr>
        <w:pageBreakBefore w:val="0"/>
        <w:numPr>
          <w:ilvl w:val="2"/>
          <w:numId w:val="16"/>
        </w:numPr>
        <w:ind w:left="2160" w:hanging="360"/>
        <w:rPr>
          <w:u w:val="none"/>
        </w:rPr>
      </w:pPr>
      <w:r w:rsidDel="00000000" w:rsidR="00000000" w:rsidRPr="00000000">
        <w:rPr>
          <w:rtl w:val="0"/>
        </w:rPr>
        <w:t xml:space="preserve">Creates a shortcut between Atlantic and Pacific Oceans</w:t>
      </w:r>
    </w:p>
    <w:p w:rsidR="00000000" w:rsidDel="00000000" w:rsidP="00000000" w:rsidRDefault="00000000" w:rsidRPr="00000000" w14:paraId="0000059A">
      <w:pPr>
        <w:pageBreakBefore w:val="0"/>
        <w:numPr>
          <w:ilvl w:val="2"/>
          <w:numId w:val="16"/>
        </w:numPr>
        <w:ind w:left="2160" w:hanging="360"/>
        <w:rPr>
          <w:u w:val="none"/>
        </w:rPr>
      </w:pPr>
      <w:r w:rsidDel="00000000" w:rsidR="00000000" w:rsidRPr="00000000">
        <w:rPr>
          <w:rtl w:val="0"/>
        </w:rPr>
        <w:t xml:space="preserve">Lock gates system to get ships over elevated surfaces</w:t>
      </w:r>
    </w:p>
    <w:p w:rsidR="00000000" w:rsidDel="00000000" w:rsidP="00000000" w:rsidRDefault="00000000" w:rsidRPr="00000000" w14:paraId="0000059B">
      <w:pPr>
        <w:pageBreakBefore w:val="0"/>
        <w:numPr>
          <w:ilvl w:val="2"/>
          <w:numId w:val="16"/>
        </w:numPr>
        <w:ind w:left="2160" w:hanging="360"/>
        <w:rPr>
          <w:u w:val="none"/>
        </w:rPr>
      </w:pPr>
      <w:r w:rsidDel="00000000" w:rsidR="00000000" w:rsidRPr="00000000">
        <w:rPr>
          <w:rtl w:val="0"/>
        </w:rPr>
        <w:t xml:space="preserve">Builders faced a lot of diseases</w:t>
      </w:r>
    </w:p>
    <w:p w:rsidR="00000000" w:rsidDel="00000000" w:rsidP="00000000" w:rsidRDefault="00000000" w:rsidRPr="00000000" w14:paraId="0000059C">
      <w:pPr>
        <w:pageBreakBefore w:val="0"/>
        <w:numPr>
          <w:ilvl w:val="2"/>
          <w:numId w:val="16"/>
        </w:numPr>
        <w:ind w:left="2160" w:hanging="360"/>
        <w:rPr>
          <w:u w:val="none"/>
        </w:rPr>
      </w:pPr>
      <w:r w:rsidDel="00000000" w:rsidR="00000000" w:rsidRPr="00000000">
        <w:rPr>
          <w:rtl w:val="0"/>
        </w:rPr>
        <w:t xml:space="preserve">Considered an engineering feat of the day since the French failed to accomplish the same at the expense of thousands of lives</w:t>
      </w:r>
    </w:p>
    <w:p w:rsidR="00000000" w:rsidDel="00000000" w:rsidP="00000000" w:rsidRDefault="00000000" w:rsidRPr="00000000" w14:paraId="0000059D">
      <w:pPr>
        <w:pageBreakBefore w:val="0"/>
        <w:numPr>
          <w:ilvl w:val="1"/>
          <w:numId w:val="16"/>
        </w:numPr>
        <w:ind w:left="1440" w:hanging="360"/>
        <w:rPr>
          <w:u w:val="none"/>
        </w:rPr>
      </w:pPr>
      <w:r w:rsidDel="00000000" w:rsidR="00000000" w:rsidRPr="00000000">
        <w:rPr>
          <w:rtl w:val="0"/>
        </w:rPr>
        <w:t xml:space="preserve">Roosevelt Corollary: Adds on to the Monroe Doctrine by making America a world police power</w:t>
      </w:r>
    </w:p>
    <w:p w:rsidR="00000000" w:rsidDel="00000000" w:rsidP="00000000" w:rsidRDefault="00000000" w:rsidRPr="00000000" w14:paraId="0000059E">
      <w:pPr>
        <w:pageBreakBefore w:val="0"/>
        <w:numPr>
          <w:ilvl w:val="0"/>
          <w:numId w:val="16"/>
        </w:numPr>
        <w:ind w:left="720" w:hanging="360"/>
        <w:rPr>
          <w:highlight w:val="yellow"/>
        </w:rPr>
      </w:pPr>
      <w:r w:rsidDel="00000000" w:rsidR="00000000" w:rsidRPr="00000000">
        <w:rPr>
          <w:highlight w:val="yellow"/>
          <w:rtl w:val="0"/>
        </w:rPr>
        <w:t xml:space="preserve">William Taft</w:t>
      </w:r>
    </w:p>
    <w:p w:rsidR="00000000" w:rsidDel="00000000" w:rsidP="00000000" w:rsidRDefault="00000000" w:rsidRPr="00000000" w14:paraId="0000059F">
      <w:pPr>
        <w:pageBreakBefore w:val="0"/>
        <w:numPr>
          <w:ilvl w:val="1"/>
          <w:numId w:val="16"/>
        </w:numPr>
        <w:ind w:left="1440" w:hanging="360"/>
        <w:rPr>
          <w:u w:val="none"/>
        </w:rPr>
      </w:pPr>
      <w:r w:rsidDel="00000000" w:rsidR="00000000" w:rsidRPr="00000000">
        <w:rPr>
          <w:rtl w:val="0"/>
        </w:rPr>
        <w:t xml:space="preserve">Dollar diplomacy: allows US business people to loan money to foreign countries, but gives the US control over some aspects of that country</w:t>
      </w:r>
    </w:p>
    <w:p w:rsidR="00000000" w:rsidDel="00000000" w:rsidP="00000000" w:rsidRDefault="00000000" w:rsidRPr="00000000" w14:paraId="000005A0">
      <w:pPr>
        <w:pageBreakBefore w:val="0"/>
        <w:numPr>
          <w:ilvl w:val="0"/>
          <w:numId w:val="16"/>
        </w:numPr>
        <w:ind w:left="720" w:hanging="360"/>
        <w:rPr>
          <w:highlight w:val="yellow"/>
        </w:rPr>
      </w:pPr>
      <w:r w:rsidDel="00000000" w:rsidR="00000000" w:rsidRPr="00000000">
        <w:rPr>
          <w:highlight w:val="yellow"/>
          <w:rtl w:val="0"/>
        </w:rPr>
        <w:t xml:space="preserve">Woodrow Wilson</w:t>
      </w:r>
    </w:p>
    <w:p w:rsidR="00000000" w:rsidDel="00000000" w:rsidP="00000000" w:rsidRDefault="00000000" w:rsidRPr="00000000" w14:paraId="000005A1">
      <w:pPr>
        <w:pageBreakBefore w:val="0"/>
        <w:numPr>
          <w:ilvl w:val="1"/>
          <w:numId w:val="16"/>
        </w:numPr>
        <w:ind w:left="1440" w:hanging="360"/>
        <w:rPr>
          <w:u w:val="none"/>
        </w:rPr>
      </w:pPr>
      <w:r w:rsidDel="00000000" w:rsidR="00000000" w:rsidRPr="00000000">
        <w:rPr>
          <w:rtl w:val="0"/>
        </w:rPr>
        <w:t xml:space="preserve">Missionary diplomacy: US will only recognize nations that are democratic</w:t>
      </w:r>
      <w:r w:rsidDel="00000000" w:rsidR="00000000" w:rsidRPr="00000000">
        <w:rPr>
          <w:rtl w:val="0"/>
        </w:rPr>
      </w:r>
    </w:p>
    <w:p w:rsidR="00000000" w:rsidDel="00000000" w:rsidP="00000000" w:rsidRDefault="00000000" w:rsidRPr="00000000" w14:paraId="000005A2">
      <w:pPr>
        <w:pageBreakBefore w:val="0"/>
        <w:rPr/>
      </w:pPr>
      <w:r w:rsidDel="00000000" w:rsidR="00000000" w:rsidRPr="00000000">
        <w:rPr>
          <w:rtl w:val="0"/>
        </w:rPr>
      </w:r>
    </w:p>
    <w:p w:rsidR="00000000" w:rsidDel="00000000" w:rsidP="00000000" w:rsidRDefault="00000000" w:rsidRPr="00000000" w14:paraId="000005A3">
      <w:pPr>
        <w:pStyle w:val="Title"/>
        <w:pageBreakBefore w:val="0"/>
        <w:rPr/>
      </w:pPr>
      <w:bookmarkStart w:colFirst="0" w:colLast="0" w:name="_6pr2rhrru1wl" w:id="12"/>
      <w:bookmarkEnd w:id="12"/>
      <w:r w:rsidDel="00000000" w:rsidR="00000000" w:rsidRPr="00000000">
        <w:rPr>
          <w:rtl w:val="0"/>
        </w:rPr>
        <w:t xml:space="preserve">WW1 (1917-1918)</w:t>
      </w:r>
    </w:p>
    <w:p w:rsidR="00000000" w:rsidDel="00000000" w:rsidP="00000000" w:rsidRDefault="00000000" w:rsidRPr="00000000" w14:paraId="000005A4">
      <w:pPr>
        <w:pageBreakBefore w:val="0"/>
        <w:numPr>
          <w:ilvl w:val="0"/>
          <w:numId w:val="6"/>
        </w:numPr>
        <w:ind w:left="720" w:hanging="360"/>
        <w:rPr>
          <w:highlight w:val="yellow"/>
        </w:rPr>
      </w:pPr>
      <w:r w:rsidDel="00000000" w:rsidR="00000000" w:rsidRPr="00000000">
        <w:rPr>
          <w:highlight w:val="yellow"/>
          <w:rtl w:val="0"/>
        </w:rPr>
        <w:t xml:space="preserve">Causes</w:t>
      </w:r>
    </w:p>
    <w:p w:rsidR="00000000" w:rsidDel="00000000" w:rsidP="00000000" w:rsidRDefault="00000000" w:rsidRPr="00000000" w14:paraId="000005A5">
      <w:pPr>
        <w:pageBreakBefore w:val="0"/>
        <w:numPr>
          <w:ilvl w:val="1"/>
          <w:numId w:val="6"/>
        </w:numPr>
        <w:ind w:left="1440" w:hanging="360"/>
      </w:pPr>
      <w:r w:rsidDel="00000000" w:rsidR="00000000" w:rsidRPr="00000000">
        <w:rPr>
          <w:b w:val="1"/>
          <w:rtl w:val="0"/>
        </w:rPr>
        <w:t xml:space="preserve">M</w:t>
      </w:r>
      <w:r w:rsidDel="00000000" w:rsidR="00000000" w:rsidRPr="00000000">
        <w:rPr>
          <w:rtl w:val="0"/>
        </w:rPr>
        <w:t xml:space="preserve">ilitarism</w:t>
      </w:r>
    </w:p>
    <w:p w:rsidR="00000000" w:rsidDel="00000000" w:rsidP="00000000" w:rsidRDefault="00000000" w:rsidRPr="00000000" w14:paraId="000005A6">
      <w:pPr>
        <w:pageBreakBefore w:val="0"/>
        <w:numPr>
          <w:ilvl w:val="2"/>
          <w:numId w:val="6"/>
        </w:numPr>
        <w:ind w:left="2160" w:hanging="360"/>
      </w:pPr>
      <w:r w:rsidDel="00000000" w:rsidR="00000000" w:rsidRPr="00000000">
        <w:rPr>
          <w:rtl w:val="0"/>
        </w:rPr>
        <w:t xml:space="preserve">To believe that a country should have a strong military and readily use it to forward its own self interests</w:t>
      </w:r>
    </w:p>
    <w:p w:rsidR="00000000" w:rsidDel="00000000" w:rsidP="00000000" w:rsidRDefault="00000000" w:rsidRPr="00000000" w14:paraId="000005A7">
      <w:pPr>
        <w:pageBreakBefore w:val="0"/>
        <w:numPr>
          <w:ilvl w:val="2"/>
          <w:numId w:val="6"/>
        </w:numPr>
        <w:ind w:left="2160" w:hanging="360"/>
      </w:pPr>
      <w:r w:rsidDel="00000000" w:rsidR="00000000" w:rsidRPr="00000000">
        <w:rPr>
          <w:rtl w:val="0"/>
        </w:rPr>
        <w:t xml:space="preserve">Great Britain's navy threatened by Germany’s</w:t>
      </w:r>
    </w:p>
    <w:p w:rsidR="00000000" w:rsidDel="00000000" w:rsidP="00000000" w:rsidRDefault="00000000" w:rsidRPr="00000000" w14:paraId="000005A8">
      <w:pPr>
        <w:pageBreakBefore w:val="0"/>
        <w:numPr>
          <w:ilvl w:val="2"/>
          <w:numId w:val="6"/>
        </w:numPr>
        <w:ind w:left="2160" w:hanging="360"/>
      </w:pPr>
      <w:r w:rsidDel="00000000" w:rsidR="00000000" w:rsidRPr="00000000">
        <w:rPr>
          <w:rtl w:val="0"/>
        </w:rPr>
        <w:t xml:space="preserve">Development (glorification) of large armies, navies and airforce</w:t>
      </w:r>
    </w:p>
    <w:p w:rsidR="00000000" w:rsidDel="00000000" w:rsidP="00000000" w:rsidRDefault="00000000" w:rsidRPr="00000000" w14:paraId="000005A9">
      <w:pPr>
        <w:pageBreakBefore w:val="0"/>
        <w:numPr>
          <w:ilvl w:val="2"/>
          <w:numId w:val="6"/>
        </w:numPr>
        <w:ind w:left="2160" w:hanging="360"/>
      </w:pPr>
      <w:r w:rsidDel="00000000" w:rsidR="00000000" w:rsidRPr="00000000">
        <w:rPr>
          <w:rtl w:val="0"/>
        </w:rPr>
        <w:t xml:space="preserve">Use of military for colonization, competition</w:t>
      </w:r>
    </w:p>
    <w:p w:rsidR="00000000" w:rsidDel="00000000" w:rsidP="00000000" w:rsidRDefault="00000000" w:rsidRPr="00000000" w14:paraId="000005AA">
      <w:pPr>
        <w:pageBreakBefore w:val="0"/>
        <w:numPr>
          <w:ilvl w:val="1"/>
          <w:numId w:val="6"/>
        </w:numPr>
        <w:ind w:left="1440" w:hanging="360"/>
      </w:pPr>
      <w:r w:rsidDel="00000000" w:rsidR="00000000" w:rsidRPr="00000000">
        <w:rPr>
          <w:b w:val="1"/>
          <w:rtl w:val="0"/>
        </w:rPr>
        <w:t xml:space="preserve">A</w:t>
      </w:r>
      <w:r w:rsidDel="00000000" w:rsidR="00000000" w:rsidRPr="00000000">
        <w:rPr>
          <w:rtl w:val="0"/>
        </w:rPr>
        <w:t xml:space="preserve">lliances</w:t>
      </w:r>
    </w:p>
    <w:p w:rsidR="00000000" w:rsidDel="00000000" w:rsidP="00000000" w:rsidRDefault="00000000" w:rsidRPr="00000000" w14:paraId="000005AB">
      <w:pPr>
        <w:pageBreakBefore w:val="0"/>
        <w:numPr>
          <w:ilvl w:val="2"/>
          <w:numId w:val="6"/>
        </w:numPr>
        <w:ind w:left="2160" w:hanging="360"/>
      </w:pPr>
      <w:r w:rsidDel="00000000" w:rsidR="00000000" w:rsidRPr="00000000">
        <w:rPr>
          <w:rtl w:val="0"/>
        </w:rPr>
        <w:t xml:space="preserve">To side together in an agreement to help each other in times of attack (ie: if one nation of an ally was attacked, all of them were attacked)</w:t>
      </w:r>
    </w:p>
    <w:p w:rsidR="00000000" w:rsidDel="00000000" w:rsidP="00000000" w:rsidRDefault="00000000" w:rsidRPr="00000000" w14:paraId="000005AC">
      <w:pPr>
        <w:pageBreakBefore w:val="0"/>
        <w:numPr>
          <w:ilvl w:val="2"/>
          <w:numId w:val="6"/>
        </w:numPr>
        <w:ind w:left="2160" w:hanging="360"/>
      </w:pPr>
      <w:r w:rsidDel="00000000" w:rsidR="00000000" w:rsidRPr="00000000">
        <w:rPr>
          <w:rtl w:val="0"/>
        </w:rPr>
        <w:t xml:space="preserve">Russia allied with France, who were angry over German annexation of French after Franco-Prussian War</w:t>
      </w:r>
    </w:p>
    <w:p w:rsidR="00000000" w:rsidDel="00000000" w:rsidP="00000000" w:rsidRDefault="00000000" w:rsidRPr="00000000" w14:paraId="000005AD">
      <w:pPr>
        <w:pageBreakBefore w:val="0"/>
        <w:numPr>
          <w:ilvl w:val="2"/>
          <w:numId w:val="6"/>
        </w:numPr>
        <w:ind w:left="2160" w:hanging="360"/>
      </w:pPr>
      <w:r w:rsidDel="00000000" w:rsidR="00000000" w:rsidRPr="00000000">
        <w:rPr>
          <w:rtl w:val="0"/>
        </w:rPr>
        <w:t xml:space="preserve">Allied powers against each other</w:t>
      </w:r>
    </w:p>
    <w:p w:rsidR="00000000" w:rsidDel="00000000" w:rsidP="00000000" w:rsidRDefault="00000000" w:rsidRPr="00000000" w14:paraId="000005AE">
      <w:pPr>
        <w:pageBreakBefore w:val="0"/>
        <w:numPr>
          <w:ilvl w:val="2"/>
          <w:numId w:val="6"/>
        </w:numPr>
        <w:ind w:left="2160" w:hanging="360"/>
      </w:pPr>
      <w:r w:rsidDel="00000000" w:rsidR="00000000" w:rsidRPr="00000000">
        <w:rPr>
          <w:rtl w:val="0"/>
        </w:rPr>
        <w:t xml:space="preserve">Italy eventually switched sides</w:t>
      </w:r>
    </w:p>
    <w:p w:rsidR="00000000" w:rsidDel="00000000" w:rsidP="00000000" w:rsidRDefault="00000000" w:rsidRPr="00000000" w14:paraId="000005AF">
      <w:pPr>
        <w:pageBreakBefore w:val="0"/>
        <w:numPr>
          <w:ilvl w:val="2"/>
          <w:numId w:val="6"/>
        </w:numPr>
        <w:ind w:left="2160" w:hanging="360"/>
      </w:pPr>
      <w:r w:rsidDel="00000000" w:rsidR="00000000" w:rsidRPr="00000000">
        <w:rPr>
          <w:rtl w:val="0"/>
        </w:rPr>
        <w:t xml:space="preserve">Triple Alliance: Germany, Austria-Hungary, Italy</w:t>
      </w:r>
    </w:p>
    <w:p w:rsidR="00000000" w:rsidDel="00000000" w:rsidP="00000000" w:rsidRDefault="00000000" w:rsidRPr="00000000" w14:paraId="000005B0">
      <w:pPr>
        <w:pageBreakBefore w:val="0"/>
        <w:numPr>
          <w:ilvl w:val="2"/>
          <w:numId w:val="6"/>
        </w:numPr>
        <w:ind w:left="2160" w:hanging="360"/>
      </w:pPr>
      <w:r w:rsidDel="00000000" w:rsidR="00000000" w:rsidRPr="00000000">
        <w:rPr>
          <w:rtl w:val="0"/>
        </w:rPr>
        <w:t xml:space="preserve">Triple Entente: Britain, Russia, France</w:t>
      </w:r>
    </w:p>
    <w:p w:rsidR="00000000" w:rsidDel="00000000" w:rsidP="00000000" w:rsidRDefault="00000000" w:rsidRPr="00000000" w14:paraId="000005B1">
      <w:pPr>
        <w:pageBreakBefore w:val="0"/>
        <w:numPr>
          <w:ilvl w:val="1"/>
          <w:numId w:val="6"/>
        </w:numPr>
        <w:ind w:left="1440" w:hanging="360"/>
      </w:pPr>
      <w:r w:rsidDel="00000000" w:rsidR="00000000" w:rsidRPr="00000000">
        <w:rPr>
          <w:b w:val="1"/>
          <w:rtl w:val="0"/>
        </w:rPr>
        <w:t xml:space="preserve">N</w:t>
      </w:r>
      <w:r w:rsidDel="00000000" w:rsidR="00000000" w:rsidRPr="00000000">
        <w:rPr>
          <w:rtl w:val="0"/>
        </w:rPr>
        <w:t xml:space="preserve">ationalism</w:t>
      </w:r>
    </w:p>
    <w:p w:rsidR="00000000" w:rsidDel="00000000" w:rsidP="00000000" w:rsidRDefault="00000000" w:rsidRPr="00000000" w14:paraId="000005B2">
      <w:pPr>
        <w:pageBreakBefore w:val="0"/>
        <w:numPr>
          <w:ilvl w:val="2"/>
          <w:numId w:val="6"/>
        </w:numPr>
        <w:ind w:left="2160" w:hanging="360"/>
      </w:pPr>
      <w:r w:rsidDel="00000000" w:rsidR="00000000" w:rsidRPr="00000000">
        <w:rPr>
          <w:rtl w:val="0"/>
        </w:rPr>
        <w:t xml:space="preserve">Pride in your own country, view of superiority, united under common language, culture, history</w:t>
      </w:r>
    </w:p>
    <w:p w:rsidR="00000000" w:rsidDel="00000000" w:rsidP="00000000" w:rsidRDefault="00000000" w:rsidRPr="00000000" w14:paraId="000005B3">
      <w:pPr>
        <w:pageBreakBefore w:val="0"/>
        <w:numPr>
          <w:ilvl w:val="2"/>
          <w:numId w:val="6"/>
        </w:numPr>
        <w:ind w:left="2160" w:hanging="360"/>
      </w:pPr>
      <w:r w:rsidDel="00000000" w:rsidR="00000000" w:rsidRPr="00000000">
        <w:rPr>
          <w:rtl w:val="0"/>
        </w:rPr>
        <w:t xml:space="preserve">Pride led to oppositions against others</w:t>
      </w:r>
    </w:p>
    <w:p w:rsidR="00000000" w:rsidDel="00000000" w:rsidP="00000000" w:rsidRDefault="00000000" w:rsidRPr="00000000" w14:paraId="000005B4">
      <w:pPr>
        <w:pageBreakBefore w:val="0"/>
        <w:numPr>
          <w:ilvl w:val="2"/>
          <w:numId w:val="6"/>
        </w:numPr>
        <w:ind w:left="2160" w:hanging="360"/>
      </w:pPr>
      <w:r w:rsidDel="00000000" w:rsidR="00000000" w:rsidRPr="00000000">
        <w:rPr>
          <w:rtl w:val="0"/>
        </w:rPr>
        <w:t xml:space="preserve">Ethnic groups that weren’t unified were fighting to rule themselves</w:t>
      </w:r>
    </w:p>
    <w:p w:rsidR="00000000" w:rsidDel="00000000" w:rsidP="00000000" w:rsidRDefault="00000000" w:rsidRPr="00000000" w14:paraId="000005B5">
      <w:pPr>
        <w:pageBreakBefore w:val="0"/>
        <w:numPr>
          <w:ilvl w:val="3"/>
          <w:numId w:val="6"/>
        </w:numPr>
        <w:ind w:left="2880" w:hanging="360"/>
      </w:pPr>
      <w:r w:rsidDel="00000000" w:rsidR="00000000" w:rsidRPr="00000000">
        <w:rPr>
          <w:rtl w:val="0"/>
        </w:rPr>
        <w:t xml:space="preserve">Austria-Hungary lost some land from this</w:t>
      </w:r>
    </w:p>
    <w:p w:rsidR="00000000" w:rsidDel="00000000" w:rsidP="00000000" w:rsidRDefault="00000000" w:rsidRPr="00000000" w14:paraId="000005B6">
      <w:pPr>
        <w:pageBreakBefore w:val="0"/>
        <w:numPr>
          <w:ilvl w:val="1"/>
          <w:numId w:val="6"/>
        </w:numPr>
        <w:ind w:left="1440" w:hanging="360"/>
      </w:pPr>
      <w:r w:rsidDel="00000000" w:rsidR="00000000" w:rsidRPr="00000000">
        <w:rPr>
          <w:b w:val="1"/>
          <w:rtl w:val="0"/>
        </w:rPr>
        <w:t xml:space="preserve">I</w:t>
      </w:r>
      <w:r w:rsidDel="00000000" w:rsidR="00000000" w:rsidRPr="00000000">
        <w:rPr>
          <w:rtl w:val="0"/>
        </w:rPr>
        <w:t xml:space="preserve">mperialism</w:t>
      </w:r>
    </w:p>
    <w:p w:rsidR="00000000" w:rsidDel="00000000" w:rsidP="00000000" w:rsidRDefault="00000000" w:rsidRPr="00000000" w14:paraId="000005B7">
      <w:pPr>
        <w:pageBreakBefore w:val="0"/>
        <w:numPr>
          <w:ilvl w:val="2"/>
          <w:numId w:val="6"/>
        </w:numPr>
        <w:ind w:left="2160" w:hanging="360"/>
      </w:pPr>
      <w:r w:rsidDel="00000000" w:rsidR="00000000" w:rsidRPr="00000000">
        <w:rPr>
          <w:rtl w:val="0"/>
        </w:rPr>
        <w:t xml:space="preserve">To force a new political, economical system into another country, for power and profit of the mother country</w:t>
      </w:r>
    </w:p>
    <w:p w:rsidR="00000000" w:rsidDel="00000000" w:rsidP="00000000" w:rsidRDefault="00000000" w:rsidRPr="00000000" w14:paraId="000005B8">
      <w:pPr>
        <w:pageBreakBefore w:val="0"/>
        <w:numPr>
          <w:ilvl w:val="2"/>
          <w:numId w:val="6"/>
        </w:numPr>
        <w:ind w:left="2160" w:hanging="360"/>
      </w:pPr>
      <w:r w:rsidDel="00000000" w:rsidR="00000000" w:rsidRPr="00000000">
        <w:rPr>
          <w:rtl w:val="0"/>
        </w:rPr>
        <w:t xml:space="preserve">Fights over who can imperiaze what</w:t>
      </w:r>
    </w:p>
    <w:p w:rsidR="00000000" w:rsidDel="00000000" w:rsidP="00000000" w:rsidRDefault="00000000" w:rsidRPr="00000000" w14:paraId="000005B9">
      <w:pPr>
        <w:pageBreakBefore w:val="0"/>
        <w:numPr>
          <w:ilvl w:val="2"/>
          <w:numId w:val="6"/>
        </w:numPr>
        <w:ind w:left="2160" w:hanging="360"/>
      </w:pPr>
      <w:r w:rsidDel="00000000" w:rsidR="00000000" w:rsidRPr="00000000">
        <w:rPr>
          <w:rtl w:val="0"/>
        </w:rPr>
        <w:t xml:space="preserve">Competition for materials, markets, land to dominate</w:t>
      </w:r>
    </w:p>
    <w:p w:rsidR="00000000" w:rsidDel="00000000" w:rsidP="00000000" w:rsidRDefault="00000000" w:rsidRPr="00000000" w14:paraId="000005BA">
      <w:pPr>
        <w:pageBreakBefore w:val="0"/>
        <w:numPr>
          <w:ilvl w:val="1"/>
          <w:numId w:val="6"/>
        </w:numPr>
        <w:ind w:left="1440" w:hanging="360"/>
        <w:rPr>
          <w:highlight w:val="yellow"/>
        </w:rPr>
      </w:pPr>
      <w:r w:rsidDel="00000000" w:rsidR="00000000" w:rsidRPr="00000000">
        <w:rPr>
          <w:b w:val="1"/>
          <w:highlight w:val="yellow"/>
          <w:rtl w:val="0"/>
        </w:rPr>
        <w:t xml:space="preserve">A</w:t>
      </w:r>
      <w:r w:rsidDel="00000000" w:rsidR="00000000" w:rsidRPr="00000000">
        <w:rPr>
          <w:highlight w:val="yellow"/>
          <w:rtl w:val="0"/>
        </w:rPr>
        <w:t xml:space="preserve">ssassination</w:t>
      </w:r>
    </w:p>
    <w:p w:rsidR="00000000" w:rsidDel="00000000" w:rsidP="00000000" w:rsidRDefault="00000000" w:rsidRPr="00000000" w14:paraId="000005BB">
      <w:pPr>
        <w:pageBreakBefore w:val="0"/>
        <w:numPr>
          <w:ilvl w:val="2"/>
          <w:numId w:val="6"/>
        </w:numPr>
        <w:ind w:left="2160" w:hanging="360"/>
      </w:pPr>
      <w:r w:rsidDel="00000000" w:rsidR="00000000" w:rsidRPr="00000000">
        <w:rPr>
          <w:rtl w:val="0"/>
        </w:rPr>
        <w:t xml:space="preserve">To kill</w:t>
      </w:r>
    </w:p>
    <w:p w:rsidR="00000000" w:rsidDel="00000000" w:rsidP="00000000" w:rsidRDefault="00000000" w:rsidRPr="00000000" w14:paraId="000005BC">
      <w:pPr>
        <w:pageBreakBefore w:val="0"/>
        <w:numPr>
          <w:ilvl w:val="2"/>
          <w:numId w:val="6"/>
        </w:numPr>
        <w:ind w:left="2160" w:hanging="360"/>
      </w:pPr>
      <w:r w:rsidDel="00000000" w:rsidR="00000000" w:rsidRPr="00000000">
        <w:rPr>
          <w:rtl w:val="0"/>
        </w:rPr>
        <w:t xml:space="preserve">Assassination of Archduke Franz Ferdinand - “power keg”</w:t>
      </w:r>
    </w:p>
    <w:p w:rsidR="00000000" w:rsidDel="00000000" w:rsidP="00000000" w:rsidRDefault="00000000" w:rsidRPr="00000000" w14:paraId="000005BD">
      <w:pPr>
        <w:pageBreakBefore w:val="0"/>
        <w:numPr>
          <w:ilvl w:val="2"/>
          <w:numId w:val="6"/>
        </w:numPr>
        <w:ind w:left="2160" w:hanging="360"/>
      </w:pPr>
      <w:r w:rsidDel="00000000" w:rsidR="00000000" w:rsidRPr="00000000">
        <w:rPr>
          <w:rtl w:val="0"/>
        </w:rPr>
        <w:t xml:space="preserve">Bosnia was under Austrian-Hungarian control, and they didn’t like that.  Ferdinand was the next in line to Austria-Hungary, and the Black Hand terrorist group wants to assassinate the heir.</w:t>
      </w:r>
    </w:p>
    <w:p w:rsidR="00000000" w:rsidDel="00000000" w:rsidP="00000000" w:rsidRDefault="00000000" w:rsidRPr="00000000" w14:paraId="000005BE">
      <w:pPr>
        <w:pageBreakBefore w:val="0"/>
        <w:numPr>
          <w:ilvl w:val="2"/>
          <w:numId w:val="6"/>
        </w:numPr>
        <w:ind w:left="2160" w:hanging="360"/>
      </w:pPr>
      <w:r w:rsidDel="00000000" w:rsidR="00000000" w:rsidRPr="00000000">
        <w:rPr>
          <w:rtl w:val="0"/>
        </w:rPr>
        <w:t xml:space="preserve">One day, Ferdinand was driving to Bosnia for a military inspection.  A member of the Black Hand threw a bomb at Ferdinand’s car, but Ferdinand escaped.  On his way back, he decided to check on the hospital for the people hurt by the bomb.  The driver didn’t know the way back due to a new route, and took the wrong turn.  At that wrong turn, they encounter Princip, a member of the Black Hand, who shot Ferdinand and his wife.  This led to Bosnia to go to war with Austria-Hungary, which activated alliances, sparking the world war.  </w:t>
      </w:r>
    </w:p>
    <w:p w:rsidR="00000000" w:rsidDel="00000000" w:rsidP="00000000" w:rsidRDefault="00000000" w:rsidRPr="00000000" w14:paraId="000005BF">
      <w:pPr>
        <w:pageBreakBefore w:val="0"/>
        <w:numPr>
          <w:ilvl w:val="0"/>
          <w:numId w:val="6"/>
        </w:numPr>
        <w:ind w:left="720" w:hanging="360"/>
      </w:pPr>
      <w:r w:rsidDel="00000000" w:rsidR="00000000" w:rsidRPr="00000000">
        <w:rPr>
          <w:rtl w:val="0"/>
        </w:rPr>
        <w:t xml:space="preserve">Battle of the Somme: first battle, most fatalities, British, French defeat German</w:t>
      </w:r>
    </w:p>
    <w:p w:rsidR="00000000" w:rsidDel="00000000" w:rsidP="00000000" w:rsidRDefault="00000000" w:rsidRPr="00000000" w14:paraId="000005C0">
      <w:pPr>
        <w:pageBreakBefore w:val="0"/>
        <w:numPr>
          <w:ilvl w:val="0"/>
          <w:numId w:val="6"/>
        </w:numPr>
        <w:ind w:left="720" w:hanging="360"/>
        <w:rPr>
          <w:highlight w:val="yellow"/>
        </w:rPr>
      </w:pPr>
      <w:r w:rsidDel="00000000" w:rsidR="00000000" w:rsidRPr="00000000">
        <w:rPr>
          <w:highlight w:val="yellow"/>
          <w:rtl w:val="0"/>
        </w:rPr>
        <w:t xml:space="preserve">US was hesitant to enter the war at first</w:t>
      </w:r>
    </w:p>
    <w:p w:rsidR="00000000" w:rsidDel="00000000" w:rsidP="00000000" w:rsidRDefault="00000000" w:rsidRPr="00000000" w14:paraId="000005C1">
      <w:pPr>
        <w:pageBreakBefore w:val="0"/>
        <w:numPr>
          <w:ilvl w:val="1"/>
          <w:numId w:val="6"/>
        </w:numPr>
        <w:ind w:left="1440" w:hanging="360"/>
        <w:rPr>
          <w:u w:val="none"/>
        </w:rPr>
      </w:pPr>
      <w:r w:rsidDel="00000000" w:rsidR="00000000" w:rsidRPr="00000000">
        <w:rPr>
          <w:rtl w:val="0"/>
        </w:rPr>
        <w:t xml:space="preserve">Many Americans didn’t see the point of involving with affairs 3000 miles away</w:t>
      </w:r>
    </w:p>
    <w:p w:rsidR="00000000" w:rsidDel="00000000" w:rsidP="00000000" w:rsidRDefault="00000000" w:rsidRPr="00000000" w14:paraId="000005C2">
      <w:pPr>
        <w:pageBreakBefore w:val="0"/>
        <w:numPr>
          <w:ilvl w:val="1"/>
          <w:numId w:val="6"/>
        </w:numPr>
        <w:ind w:left="1440" w:hanging="360"/>
        <w:rPr>
          <w:u w:val="none"/>
        </w:rPr>
      </w:pPr>
      <w:r w:rsidDel="00000000" w:rsidR="00000000" w:rsidRPr="00000000">
        <w:rPr>
          <w:rtl w:val="0"/>
        </w:rPr>
        <w:t xml:space="preserve">Socialists believed that the war was just nations squabbling over wanting to imperialize more</w:t>
      </w:r>
    </w:p>
    <w:p w:rsidR="00000000" w:rsidDel="00000000" w:rsidP="00000000" w:rsidRDefault="00000000" w:rsidRPr="00000000" w14:paraId="000005C3">
      <w:pPr>
        <w:pageBreakBefore w:val="0"/>
        <w:numPr>
          <w:ilvl w:val="1"/>
          <w:numId w:val="6"/>
        </w:numPr>
        <w:ind w:left="1440" w:hanging="360"/>
        <w:rPr>
          <w:u w:val="none"/>
        </w:rPr>
      </w:pPr>
      <w:r w:rsidDel="00000000" w:rsidR="00000000" w:rsidRPr="00000000">
        <w:rPr>
          <w:rtl w:val="0"/>
        </w:rPr>
        <w:t xml:space="preserve">Immigrants were supportive of their origin country, so America doesn’t know who to support</w:t>
      </w:r>
    </w:p>
    <w:p w:rsidR="00000000" w:rsidDel="00000000" w:rsidP="00000000" w:rsidRDefault="00000000" w:rsidRPr="00000000" w14:paraId="000005C4">
      <w:pPr>
        <w:pageBreakBefore w:val="0"/>
        <w:numPr>
          <w:ilvl w:val="1"/>
          <w:numId w:val="6"/>
        </w:numPr>
        <w:ind w:left="1440" w:hanging="360"/>
        <w:rPr>
          <w:u w:val="none"/>
        </w:rPr>
      </w:pPr>
      <w:r w:rsidDel="00000000" w:rsidR="00000000" w:rsidRPr="00000000">
        <w:rPr>
          <w:rtl w:val="0"/>
        </w:rPr>
        <w:t xml:space="preserve">Many Americans wanted to lead world peace</w:t>
      </w:r>
    </w:p>
    <w:p w:rsidR="00000000" w:rsidDel="00000000" w:rsidP="00000000" w:rsidRDefault="00000000" w:rsidRPr="00000000" w14:paraId="000005C5">
      <w:pPr>
        <w:pageBreakBefore w:val="0"/>
        <w:numPr>
          <w:ilvl w:val="0"/>
          <w:numId w:val="6"/>
        </w:numPr>
        <w:ind w:left="720" w:hanging="360"/>
        <w:rPr>
          <w:highlight w:val="yellow"/>
        </w:rPr>
      </w:pPr>
      <w:r w:rsidDel="00000000" w:rsidR="00000000" w:rsidRPr="00000000">
        <w:rPr>
          <w:highlight w:val="yellow"/>
          <w:rtl w:val="0"/>
        </w:rPr>
        <w:t xml:space="preserve">US leans to supporting Allies</w:t>
      </w:r>
    </w:p>
    <w:p w:rsidR="00000000" w:rsidDel="00000000" w:rsidP="00000000" w:rsidRDefault="00000000" w:rsidRPr="00000000" w14:paraId="000005C6">
      <w:pPr>
        <w:pageBreakBefore w:val="0"/>
        <w:numPr>
          <w:ilvl w:val="1"/>
          <w:numId w:val="6"/>
        </w:numPr>
        <w:ind w:left="1440" w:hanging="360"/>
        <w:rPr>
          <w:u w:val="none"/>
        </w:rPr>
      </w:pPr>
      <w:r w:rsidDel="00000000" w:rsidR="00000000" w:rsidRPr="00000000">
        <w:rPr>
          <w:rtl w:val="0"/>
        </w:rPr>
        <w:t xml:space="preserve">America feels a British connection since we share common ancestry, language, form of government</w:t>
      </w:r>
    </w:p>
    <w:p w:rsidR="00000000" w:rsidDel="00000000" w:rsidP="00000000" w:rsidRDefault="00000000" w:rsidRPr="00000000" w14:paraId="000005C7">
      <w:pPr>
        <w:pageBreakBefore w:val="0"/>
        <w:numPr>
          <w:ilvl w:val="1"/>
          <w:numId w:val="6"/>
        </w:numPr>
        <w:ind w:left="1440" w:hanging="360"/>
        <w:rPr>
          <w:u w:val="none"/>
        </w:rPr>
      </w:pPr>
      <w:r w:rsidDel="00000000" w:rsidR="00000000" w:rsidRPr="00000000">
        <w:rPr>
          <w:rtl w:val="0"/>
        </w:rPr>
        <w:t xml:space="preserve">Propaganda portrayed Germany as a bully</w:t>
      </w:r>
    </w:p>
    <w:p w:rsidR="00000000" w:rsidDel="00000000" w:rsidP="00000000" w:rsidRDefault="00000000" w:rsidRPr="00000000" w14:paraId="000005C8">
      <w:pPr>
        <w:pageBreakBefore w:val="0"/>
        <w:numPr>
          <w:ilvl w:val="1"/>
          <w:numId w:val="6"/>
        </w:numPr>
        <w:ind w:left="1440" w:hanging="360"/>
        <w:rPr>
          <w:u w:val="none"/>
        </w:rPr>
      </w:pPr>
      <w:r w:rsidDel="00000000" w:rsidR="00000000" w:rsidRPr="00000000">
        <w:rPr>
          <w:rtl w:val="0"/>
        </w:rPr>
        <w:t xml:space="preserve">America has significantly more trade with Allies nations than Central Powers, so America wants to see Allies come out alive in the war to repay trade debt to America</w:t>
      </w:r>
    </w:p>
    <w:p w:rsidR="00000000" w:rsidDel="00000000" w:rsidP="00000000" w:rsidRDefault="00000000" w:rsidRPr="00000000" w14:paraId="000005C9">
      <w:pPr>
        <w:pageBreakBefore w:val="0"/>
        <w:numPr>
          <w:ilvl w:val="0"/>
          <w:numId w:val="6"/>
        </w:numPr>
        <w:ind w:left="720" w:hanging="360"/>
        <w:rPr>
          <w:highlight w:val="yellow"/>
        </w:rPr>
      </w:pPr>
      <w:r w:rsidDel="00000000" w:rsidR="00000000" w:rsidRPr="00000000">
        <w:rPr>
          <w:highlight w:val="yellow"/>
          <w:rtl w:val="0"/>
        </w:rPr>
        <w:t xml:space="preserve">US forced to enter war</w:t>
      </w:r>
    </w:p>
    <w:p w:rsidR="00000000" w:rsidDel="00000000" w:rsidP="00000000" w:rsidRDefault="00000000" w:rsidRPr="00000000" w14:paraId="000005CA">
      <w:pPr>
        <w:pageBreakBefore w:val="0"/>
        <w:numPr>
          <w:ilvl w:val="1"/>
          <w:numId w:val="6"/>
        </w:numPr>
        <w:ind w:left="1440" w:hanging="360"/>
        <w:rPr>
          <w:u w:val="none"/>
        </w:rPr>
      </w:pPr>
      <w:r w:rsidDel="00000000" w:rsidR="00000000" w:rsidRPr="00000000">
        <w:rPr>
          <w:rtl w:val="0"/>
        </w:rPr>
        <w:t xml:space="preserve">Germany kept sinking ships in the Atlantic</w:t>
      </w:r>
    </w:p>
    <w:p w:rsidR="00000000" w:rsidDel="00000000" w:rsidP="00000000" w:rsidRDefault="00000000" w:rsidRPr="00000000" w14:paraId="000005CB">
      <w:pPr>
        <w:pageBreakBefore w:val="0"/>
        <w:numPr>
          <w:ilvl w:val="2"/>
          <w:numId w:val="6"/>
        </w:numPr>
        <w:ind w:left="2160" w:hanging="360"/>
        <w:rPr>
          <w:u w:val="none"/>
        </w:rPr>
      </w:pPr>
      <w:r w:rsidDel="00000000" w:rsidR="00000000" w:rsidRPr="00000000">
        <w:rPr>
          <w:rtl w:val="0"/>
        </w:rPr>
        <w:t xml:space="preserve">British navy blockaded German ports to starve Germany of weapons, food, supplies, etc.</w:t>
      </w:r>
    </w:p>
    <w:p w:rsidR="00000000" w:rsidDel="00000000" w:rsidP="00000000" w:rsidRDefault="00000000" w:rsidRPr="00000000" w14:paraId="000005CC">
      <w:pPr>
        <w:pageBreakBefore w:val="0"/>
        <w:numPr>
          <w:ilvl w:val="2"/>
          <w:numId w:val="6"/>
        </w:numPr>
        <w:ind w:left="2160" w:hanging="360"/>
        <w:rPr>
          <w:u w:val="none"/>
        </w:rPr>
      </w:pPr>
      <w:r w:rsidDel="00000000" w:rsidR="00000000" w:rsidRPr="00000000">
        <w:rPr>
          <w:rtl w:val="0"/>
        </w:rPr>
        <w:t xml:space="preserve">Germany responded by sinking any Allied ship in the Atlantic</w:t>
      </w:r>
    </w:p>
    <w:p w:rsidR="00000000" w:rsidDel="00000000" w:rsidP="00000000" w:rsidRDefault="00000000" w:rsidRPr="00000000" w14:paraId="000005CD">
      <w:pPr>
        <w:pageBreakBefore w:val="0"/>
        <w:numPr>
          <w:ilvl w:val="3"/>
          <w:numId w:val="6"/>
        </w:numPr>
        <w:ind w:left="2880" w:hanging="360"/>
        <w:rPr>
          <w:u w:val="none"/>
        </w:rPr>
      </w:pPr>
      <w:r w:rsidDel="00000000" w:rsidR="00000000" w:rsidRPr="00000000">
        <w:rPr>
          <w:rtl w:val="0"/>
        </w:rPr>
        <w:t xml:space="preserve">Some of these ships contained US citizens and goods</w:t>
      </w:r>
    </w:p>
    <w:p w:rsidR="00000000" w:rsidDel="00000000" w:rsidP="00000000" w:rsidRDefault="00000000" w:rsidRPr="00000000" w14:paraId="000005CE">
      <w:pPr>
        <w:pageBreakBefore w:val="0"/>
        <w:numPr>
          <w:ilvl w:val="2"/>
          <w:numId w:val="6"/>
        </w:numPr>
        <w:ind w:left="2160" w:hanging="360"/>
        <w:rPr>
          <w:u w:val="none"/>
        </w:rPr>
      </w:pPr>
      <w:r w:rsidDel="00000000" w:rsidR="00000000" w:rsidRPr="00000000">
        <w:rPr>
          <w:rtl w:val="0"/>
        </w:rPr>
        <w:t xml:space="preserve">President Woodrow Wilson resisted military reaction, and protested Germany instead.  Wilson wants to make this war a peace without victory</w:t>
      </w:r>
    </w:p>
    <w:p w:rsidR="00000000" w:rsidDel="00000000" w:rsidP="00000000" w:rsidRDefault="00000000" w:rsidRPr="00000000" w14:paraId="000005CF">
      <w:pPr>
        <w:pageBreakBefore w:val="0"/>
        <w:numPr>
          <w:ilvl w:val="2"/>
          <w:numId w:val="6"/>
        </w:numPr>
        <w:ind w:left="2160" w:hanging="360"/>
        <w:rPr>
          <w:u w:val="none"/>
        </w:rPr>
      </w:pPr>
      <w:r w:rsidDel="00000000" w:rsidR="00000000" w:rsidRPr="00000000">
        <w:rPr>
          <w:rtl w:val="0"/>
        </w:rPr>
        <w:t xml:space="preserve">Germany agreed to stop for a while, but will resume if Britain fails to stop blockading Germany</w:t>
      </w:r>
    </w:p>
    <w:p w:rsidR="00000000" w:rsidDel="00000000" w:rsidP="00000000" w:rsidRDefault="00000000" w:rsidRPr="00000000" w14:paraId="000005D0">
      <w:pPr>
        <w:pageBreakBefore w:val="0"/>
        <w:numPr>
          <w:ilvl w:val="2"/>
          <w:numId w:val="6"/>
        </w:numPr>
        <w:ind w:left="2160" w:hanging="360"/>
        <w:rPr>
          <w:u w:val="none"/>
        </w:rPr>
      </w:pPr>
      <w:r w:rsidDel="00000000" w:rsidR="00000000" w:rsidRPr="00000000">
        <w:rPr>
          <w:rtl w:val="0"/>
        </w:rPr>
        <w:t xml:space="preserve">Britain didn’t stop, so Germany eventually decided to sink any ship in the Atlantic, regardless of origin nation, including the US</w:t>
      </w:r>
    </w:p>
    <w:p w:rsidR="00000000" w:rsidDel="00000000" w:rsidP="00000000" w:rsidRDefault="00000000" w:rsidRPr="00000000" w14:paraId="000005D1">
      <w:pPr>
        <w:pageBreakBefore w:val="0"/>
        <w:numPr>
          <w:ilvl w:val="1"/>
          <w:numId w:val="6"/>
        </w:numPr>
        <w:ind w:left="1440" w:hanging="360"/>
        <w:rPr>
          <w:u w:val="none"/>
        </w:rPr>
      </w:pPr>
      <w:r w:rsidDel="00000000" w:rsidR="00000000" w:rsidRPr="00000000">
        <w:rPr>
          <w:rtl w:val="0"/>
        </w:rPr>
        <w:t xml:space="preserve">Zimmermann note: a telegraph from Germany to Mexico intercepted by Britain.  Said that if the US enters the war on the Allies side, Germany promises to help Mexico invade the US to take back land Mexico used to control.  </w:t>
      </w:r>
    </w:p>
    <w:p w:rsidR="00000000" w:rsidDel="00000000" w:rsidP="00000000" w:rsidRDefault="00000000" w:rsidRPr="00000000" w14:paraId="000005D2">
      <w:pPr>
        <w:pageBreakBefore w:val="0"/>
        <w:numPr>
          <w:ilvl w:val="1"/>
          <w:numId w:val="6"/>
        </w:numPr>
        <w:ind w:left="1440" w:hanging="360"/>
        <w:rPr>
          <w:u w:val="none"/>
        </w:rPr>
      </w:pPr>
      <w:r w:rsidDel="00000000" w:rsidR="00000000" w:rsidRPr="00000000">
        <w:rPr>
          <w:rtl w:val="0"/>
        </w:rPr>
        <w:t xml:space="preserve">Russia incorporates democracy into their government</w:t>
      </w:r>
    </w:p>
    <w:p w:rsidR="00000000" w:rsidDel="00000000" w:rsidP="00000000" w:rsidRDefault="00000000" w:rsidRPr="00000000" w14:paraId="000005D3">
      <w:pPr>
        <w:pageBreakBefore w:val="0"/>
        <w:numPr>
          <w:ilvl w:val="1"/>
          <w:numId w:val="6"/>
        </w:numPr>
        <w:ind w:left="1440" w:hanging="360"/>
        <w:rPr>
          <w:u w:val="none"/>
        </w:rPr>
      </w:pPr>
      <w:r w:rsidDel="00000000" w:rsidR="00000000" w:rsidRPr="00000000">
        <w:rPr>
          <w:rtl w:val="0"/>
        </w:rPr>
        <w:t xml:space="preserve">US enters the war in 1917 on the Allies side to make the world safe for democracy</w:t>
      </w:r>
    </w:p>
    <w:p w:rsidR="00000000" w:rsidDel="00000000" w:rsidP="00000000" w:rsidRDefault="00000000" w:rsidRPr="00000000" w14:paraId="000005D4">
      <w:pPr>
        <w:pageBreakBefore w:val="0"/>
        <w:numPr>
          <w:ilvl w:val="0"/>
          <w:numId w:val="6"/>
        </w:numPr>
        <w:ind w:left="720" w:hanging="360"/>
        <w:rPr>
          <w:highlight w:val="yellow"/>
        </w:rPr>
      </w:pPr>
      <w:r w:rsidDel="00000000" w:rsidR="00000000" w:rsidRPr="00000000">
        <w:rPr>
          <w:highlight w:val="yellow"/>
          <w:rtl w:val="0"/>
        </w:rPr>
        <w:t xml:space="preserve">US entrance into the war</w:t>
      </w:r>
    </w:p>
    <w:p w:rsidR="00000000" w:rsidDel="00000000" w:rsidP="00000000" w:rsidRDefault="00000000" w:rsidRPr="00000000" w14:paraId="000005D5">
      <w:pPr>
        <w:pageBreakBefore w:val="0"/>
        <w:numPr>
          <w:ilvl w:val="1"/>
          <w:numId w:val="6"/>
        </w:numPr>
        <w:ind w:left="1440" w:hanging="360"/>
        <w:rPr>
          <w:u w:val="none"/>
        </w:rPr>
      </w:pPr>
      <w:r w:rsidDel="00000000" w:rsidR="00000000" w:rsidRPr="00000000">
        <w:rPr>
          <w:rtl w:val="0"/>
        </w:rPr>
        <w:t xml:space="preserve">The US was not prepared to enter the war</w:t>
      </w:r>
    </w:p>
    <w:p w:rsidR="00000000" w:rsidDel="00000000" w:rsidP="00000000" w:rsidRDefault="00000000" w:rsidRPr="00000000" w14:paraId="000005D6">
      <w:pPr>
        <w:pageBreakBefore w:val="0"/>
        <w:numPr>
          <w:ilvl w:val="1"/>
          <w:numId w:val="6"/>
        </w:numPr>
        <w:ind w:left="1440" w:hanging="360"/>
        <w:rPr>
          <w:u w:val="none"/>
        </w:rPr>
      </w:pPr>
      <w:r w:rsidDel="00000000" w:rsidR="00000000" w:rsidRPr="00000000">
        <w:rPr>
          <w:rtl w:val="0"/>
        </w:rPr>
        <w:t xml:space="preserve">There wasn’t enough soldiers, so the Selective Service Act was passed to force men to register to be drafted</w:t>
      </w:r>
    </w:p>
    <w:p w:rsidR="00000000" w:rsidDel="00000000" w:rsidP="00000000" w:rsidRDefault="00000000" w:rsidRPr="00000000" w14:paraId="000005D7">
      <w:pPr>
        <w:pageBreakBefore w:val="0"/>
        <w:numPr>
          <w:ilvl w:val="2"/>
          <w:numId w:val="6"/>
        </w:numPr>
        <w:ind w:left="2160" w:hanging="360"/>
        <w:rPr>
          <w:u w:val="none"/>
        </w:rPr>
      </w:pPr>
      <w:r w:rsidDel="00000000" w:rsidR="00000000" w:rsidRPr="00000000">
        <w:rPr>
          <w:rtl w:val="0"/>
        </w:rPr>
        <w:t xml:space="preserve">Women were banned from registering, but eventually non combat positions were opened to them</w:t>
      </w:r>
    </w:p>
    <w:p w:rsidR="00000000" w:rsidDel="00000000" w:rsidP="00000000" w:rsidRDefault="00000000" w:rsidRPr="00000000" w14:paraId="000005D8">
      <w:pPr>
        <w:pageBreakBefore w:val="0"/>
        <w:numPr>
          <w:ilvl w:val="1"/>
          <w:numId w:val="6"/>
        </w:numPr>
        <w:ind w:left="1440" w:hanging="360"/>
        <w:rPr>
          <w:u w:val="none"/>
        </w:rPr>
      </w:pPr>
      <w:r w:rsidDel="00000000" w:rsidR="00000000" w:rsidRPr="00000000">
        <w:rPr>
          <w:rtl w:val="0"/>
        </w:rPr>
        <w:t xml:space="preserve">African Americans were in segregated units</w:t>
      </w:r>
    </w:p>
    <w:p w:rsidR="00000000" w:rsidDel="00000000" w:rsidP="00000000" w:rsidRDefault="00000000" w:rsidRPr="00000000" w14:paraId="000005D9">
      <w:pPr>
        <w:pageBreakBefore w:val="0"/>
        <w:numPr>
          <w:ilvl w:val="2"/>
          <w:numId w:val="6"/>
        </w:numPr>
        <w:ind w:left="2160" w:hanging="360"/>
        <w:rPr>
          <w:u w:val="none"/>
        </w:rPr>
      </w:pPr>
      <w:r w:rsidDel="00000000" w:rsidR="00000000" w:rsidRPr="00000000">
        <w:rPr>
          <w:rtl w:val="0"/>
        </w:rPr>
        <w:t xml:space="preserve">All but one of these units performed non combat duties</w:t>
      </w:r>
    </w:p>
    <w:p w:rsidR="00000000" w:rsidDel="00000000" w:rsidP="00000000" w:rsidRDefault="00000000" w:rsidRPr="00000000" w14:paraId="000005DA">
      <w:pPr>
        <w:pageBreakBefore w:val="0"/>
        <w:numPr>
          <w:ilvl w:val="1"/>
          <w:numId w:val="6"/>
        </w:numPr>
        <w:ind w:left="1440" w:hanging="360"/>
        <w:rPr>
          <w:u w:val="none"/>
        </w:rPr>
      </w:pPr>
      <w:r w:rsidDel="00000000" w:rsidR="00000000" w:rsidRPr="00000000">
        <w:rPr>
          <w:rtl w:val="0"/>
        </w:rPr>
        <w:t xml:space="preserve">Soldiers were trained for 8 months using fake weapons</w:t>
      </w:r>
    </w:p>
    <w:p w:rsidR="00000000" w:rsidDel="00000000" w:rsidP="00000000" w:rsidRDefault="00000000" w:rsidRPr="00000000" w14:paraId="000005DB">
      <w:pPr>
        <w:pageBreakBefore w:val="0"/>
        <w:numPr>
          <w:ilvl w:val="1"/>
          <w:numId w:val="6"/>
        </w:numPr>
        <w:ind w:left="1440" w:hanging="360"/>
        <w:rPr>
          <w:u w:val="none"/>
        </w:rPr>
      </w:pPr>
      <w:r w:rsidDel="00000000" w:rsidR="00000000" w:rsidRPr="00000000">
        <w:rPr>
          <w:rtl w:val="0"/>
        </w:rPr>
        <w:t xml:space="preserve">Shipyard workers were valued</w:t>
      </w:r>
    </w:p>
    <w:p w:rsidR="00000000" w:rsidDel="00000000" w:rsidP="00000000" w:rsidRDefault="00000000" w:rsidRPr="00000000" w14:paraId="000005DC">
      <w:pPr>
        <w:pageBreakBefore w:val="0"/>
        <w:numPr>
          <w:ilvl w:val="2"/>
          <w:numId w:val="6"/>
        </w:numPr>
        <w:ind w:left="2160" w:hanging="360"/>
        <w:rPr>
          <w:u w:val="none"/>
        </w:rPr>
      </w:pPr>
      <w:r w:rsidDel="00000000" w:rsidR="00000000" w:rsidRPr="00000000">
        <w:rPr>
          <w:rtl w:val="0"/>
        </w:rPr>
        <w:t xml:space="preserve">They were treated as local heros</w:t>
      </w:r>
    </w:p>
    <w:p w:rsidR="00000000" w:rsidDel="00000000" w:rsidP="00000000" w:rsidRDefault="00000000" w:rsidRPr="00000000" w14:paraId="000005DD">
      <w:pPr>
        <w:pageBreakBefore w:val="0"/>
        <w:numPr>
          <w:ilvl w:val="2"/>
          <w:numId w:val="6"/>
        </w:numPr>
        <w:ind w:left="2160" w:hanging="360"/>
        <w:rPr>
          <w:u w:val="none"/>
        </w:rPr>
      </w:pPr>
      <w:r w:rsidDel="00000000" w:rsidR="00000000" w:rsidRPr="00000000">
        <w:rPr>
          <w:rtl w:val="0"/>
        </w:rPr>
        <w:t xml:space="preserve">They were exempt from being drafted</w:t>
      </w:r>
    </w:p>
    <w:p w:rsidR="00000000" w:rsidDel="00000000" w:rsidP="00000000" w:rsidRDefault="00000000" w:rsidRPr="00000000" w14:paraId="000005DE">
      <w:pPr>
        <w:pageBreakBefore w:val="0"/>
        <w:numPr>
          <w:ilvl w:val="1"/>
          <w:numId w:val="6"/>
        </w:numPr>
        <w:ind w:left="1440" w:hanging="360"/>
        <w:rPr>
          <w:u w:val="none"/>
        </w:rPr>
      </w:pPr>
      <w:r w:rsidDel="00000000" w:rsidR="00000000" w:rsidRPr="00000000">
        <w:rPr>
          <w:rtl w:val="0"/>
        </w:rPr>
        <w:t xml:space="preserve">Commercial and private ships were seized by the government to convert into warships</w:t>
      </w:r>
    </w:p>
    <w:p w:rsidR="00000000" w:rsidDel="00000000" w:rsidP="00000000" w:rsidRDefault="00000000" w:rsidRPr="00000000" w14:paraId="000005DF">
      <w:pPr>
        <w:pageBreakBefore w:val="0"/>
        <w:numPr>
          <w:ilvl w:val="1"/>
          <w:numId w:val="6"/>
        </w:numPr>
        <w:ind w:left="1440" w:hanging="360"/>
        <w:rPr>
          <w:u w:val="none"/>
        </w:rPr>
      </w:pPr>
      <w:r w:rsidDel="00000000" w:rsidR="00000000" w:rsidRPr="00000000">
        <w:rPr>
          <w:rtl w:val="0"/>
        </w:rPr>
        <w:t xml:space="preserve">Convoy system: merchant ships are escorted in the Atlantic by destroyer ships to protect them from German U-boats</w:t>
      </w:r>
    </w:p>
    <w:p w:rsidR="00000000" w:rsidDel="00000000" w:rsidP="00000000" w:rsidRDefault="00000000" w:rsidRPr="00000000" w14:paraId="000005E0">
      <w:pPr>
        <w:pageBreakBefore w:val="0"/>
        <w:numPr>
          <w:ilvl w:val="1"/>
          <w:numId w:val="6"/>
        </w:numPr>
        <w:ind w:left="1440" w:hanging="360"/>
        <w:rPr>
          <w:u w:val="none"/>
        </w:rPr>
      </w:pPr>
      <w:r w:rsidDel="00000000" w:rsidR="00000000" w:rsidRPr="00000000">
        <w:rPr>
          <w:rtl w:val="0"/>
        </w:rPr>
        <w:t xml:space="preserve">US Navy set mines near German ports</w:t>
      </w:r>
    </w:p>
    <w:p w:rsidR="00000000" w:rsidDel="00000000" w:rsidP="00000000" w:rsidRDefault="00000000" w:rsidRPr="00000000" w14:paraId="000005E1">
      <w:pPr>
        <w:pageBreakBefore w:val="0"/>
        <w:numPr>
          <w:ilvl w:val="0"/>
          <w:numId w:val="6"/>
        </w:numPr>
        <w:ind w:left="720" w:hanging="360"/>
        <w:rPr>
          <w:highlight w:val="yellow"/>
        </w:rPr>
      </w:pPr>
      <w:r w:rsidDel="00000000" w:rsidR="00000000" w:rsidRPr="00000000">
        <w:rPr>
          <w:highlight w:val="yellow"/>
          <w:rtl w:val="0"/>
        </w:rPr>
        <w:t xml:space="preserve">Characteristics</w:t>
      </w:r>
    </w:p>
    <w:p w:rsidR="00000000" w:rsidDel="00000000" w:rsidP="00000000" w:rsidRDefault="00000000" w:rsidRPr="00000000" w14:paraId="000005E2">
      <w:pPr>
        <w:pageBreakBefore w:val="0"/>
        <w:numPr>
          <w:ilvl w:val="1"/>
          <w:numId w:val="6"/>
        </w:numPr>
        <w:ind w:left="1440" w:hanging="360"/>
      </w:pPr>
      <w:r w:rsidDel="00000000" w:rsidR="00000000" w:rsidRPr="00000000">
        <w:rPr>
          <w:rtl w:val="0"/>
        </w:rPr>
        <w:t xml:space="preserve">Industrialization: Assembly lines, mass productions speed up manufacturing, increase reliability of goods, enable complexities, and increased supplies of products.  </w:t>
      </w:r>
    </w:p>
    <w:p w:rsidR="00000000" w:rsidDel="00000000" w:rsidP="00000000" w:rsidRDefault="00000000" w:rsidRPr="00000000" w14:paraId="000005E3">
      <w:pPr>
        <w:pageBreakBefore w:val="0"/>
        <w:numPr>
          <w:ilvl w:val="1"/>
          <w:numId w:val="6"/>
        </w:numPr>
        <w:ind w:left="1440" w:hanging="360"/>
      </w:pPr>
      <w:r w:rsidDel="00000000" w:rsidR="00000000" w:rsidRPr="00000000">
        <w:rPr>
          <w:rtl w:val="0"/>
        </w:rPr>
        <w:t xml:space="preserve">Total war: Military conflict where nations make sacrifices to win.  Women took men’s homefront position while men became soldiers.  </w:t>
      </w:r>
    </w:p>
    <w:p w:rsidR="00000000" w:rsidDel="00000000" w:rsidP="00000000" w:rsidRDefault="00000000" w:rsidRPr="00000000" w14:paraId="000005E4">
      <w:pPr>
        <w:pageBreakBefore w:val="0"/>
        <w:numPr>
          <w:ilvl w:val="1"/>
          <w:numId w:val="6"/>
        </w:numPr>
        <w:ind w:left="1440" w:hanging="360"/>
      </w:pPr>
      <w:r w:rsidDel="00000000" w:rsidR="00000000" w:rsidRPr="00000000">
        <w:rPr>
          <w:rtl w:val="0"/>
        </w:rPr>
        <w:t xml:space="preserve">Technological development: chemical warfare, machine guns, airplanes, submarines, tanks, that enabled efficient killing and transportation of tools</w:t>
      </w:r>
      <w:r w:rsidDel="00000000" w:rsidR="00000000" w:rsidRPr="00000000">
        <w:rPr>
          <w:rtl w:val="0"/>
        </w:rPr>
      </w:r>
    </w:p>
    <w:p w:rsidR="00000000" w:rsidDel="00000000" w:rsidP="00000000" w:rsidRDefault="00000000" w:rsidRPr="00000000" w14:paraId="000005E5">
      <w:pPr>
        <w:pageBreakBefore w:val="0"/>
        <w:numPr>
          <w:ilvl w:val="1"/>
          <w:numId w:val="6"/>
        </w:numPr>
        <w:ind w:left="1440" w:hanging="360"/>
      </w:pPr>
      <w:r w:rsidDel="00000000" w:rsidR="00000000" w:rsidRPr="00000000">
        <w:rPr>
          <w:rtl w:val="0"/>
        </w:rPr>
        <w:t xml:space="preserve">Trench warfare: Both sides “hid” in trenches to avoid getting shot.  Soldiers were miserable in trenches, with uncertainty of what’s happening (going outside can get them shot), and conditions were cramped and unsanitary, leading to diseases and deaths.  </w:t>
      </w:r>
    </w:p>
    <w:p w:rsidR="00000000" w:rsidDel="00000000" w:rsidP="00000000" w:rsidRDefault="00000000" w:rsidRPr="00000000" w14:paraId="000005E6">
      <w:pPr>
        <w:pageBreakBefore w:val="0"/>
        <w:numPr>
          <w:ilvl w:val="1"/>
          <w:numId w:val="6"/>
        </w:numPr>
        <w:ind w:left="1440" w:hanging="360"/>
        <w:rPr>
          <w:u w:val="none"/>
        </w:rPr>
      </w:pPr>
      <w:r w:rsidDel="00000000" w:rsidR="00000000" w:rsidRPr="00000000">
        <w:rPr>
          <w:rtl w:val="0"/>
        </w:rPr>
        <w:t xml:space="preserve">These characteristics made this the deadliest war in history up to that point.  Caused permanent shell shock to veterans</w:t>
      </w:r>
    </w:p>
    <w:p w:rsidR="00000000" w:rsidDel="00000000" w:rsidP="00000000" w:rsidRDefault="00000000" w:rsidRPr="00000000" w14:paraId="000005E7">
      <w:pPr>
        <w:pageBreakBefore w:val="0"/>
        <w:numPr>
          <w:ilvl w:val="0"/>
          <w:numId w:val="6"/>
        </w:numPr>
        <w:ind w:left="720" w:hanging="360"/>
        <w:rPr>
          <w:highlight w:val="yellow"/>
        </w:rPr>
      </w:pPr>
      <w:r w:rsidDel="00000000" w:rsidR="00000000" w:rsidRPr="00000000">
        <w:rPr>
          <w:highlight w:val="yellow"/>
          <w:rtl w:val="0"/>
        </w:rPr>
        <w:t xml:space="preserve">Allies won</w:t>
      </w:r>
    </w:p>
    <w:p w:rsidR="00000000" w:rsidDel="00000000" w:rsidP="00000000" w:rsidRDefault="00000000" w:rsidRPr="00000000" w14:paraId="000005E8">
      <w:pPr>
        <w:pageBreakBefore w:val="0"/>
        <w:numPr>
          <w:ilvl w:val="1"/>
          <w:numId w:val="6"/>
        </w:numPr>
        <w:ind w:left="1440" w:hanging="360"/>
        <w:rPr>
          <w:u w:val="none"/>
        </w:rPr>
      </w:pPr>
      <w:r w:rsidDel="00000000" w:rsidR="00000000" w:rsidRPr="00000000">
        <w:rPr>
          <w:rtl w:val="0"/>
        </w:rPr>
        <w:t xml:space="preserve">11/3/1918: Austria-Hungary surrendered</w:t>
      </w:r>
    </w:p>
    <w:p w:rsidR="00000000" w:rsidDel="00000000" w:rsidP="00000000" w:rsidRDefault="00000000" w:rsidRPr="00000000" w14:paraId="000005E9">
      <w:pPr>
        <w:pageBreakBefore w:val="0"/>
        <w:numPr>
          <w:ilvl w:val="1"/>
          <w:numId w:val="6"/>
        </w:numPr>
        <w:ind w:left="1440" w:hanging="360"/>
        <w:rPr>
          <w:u w:val="none"/>
        </w:rPr>
      </w:pPr>
      <w:r w:rsidDel="00000000" w:rsidR="00000000" w:rsidRPr="00000000">
        <w:rPr>
          <w:rtl w:val="0"/>
        </w:rPr>
        <w:t xml:space="preserve">On the same day, Germans revolted against their government and replaced the existing government with the German republic, who would sign armistice and end the war</w:t>
      </w:r>
    </w:p>
    <w:p w:rsidR="00000000" w:rsidDel="00000000" w:rsidP="00000000" w:rsidRDefault="00000000" w:rsidRPr="00000000" w14:paraId="000005EA">
      <w:pPr>
        <w:pageBreakBefore w:val="0"/>
        <w:numPr>
          <w:ilvl w:val="0"/>
          <w:numId w:val="6"/>
        </w:numPr>
        <w:ind w:left="720" w:hanging="360"/>
        <w:rPr>
          <w:highlight w:val="yellow"/>
        </w:rPr>
      </w:pPr>
      <w:r w:rsidDel="00000000" w:rsidR="00000000" w:rsidRPr="00000000">
        <w:rPr>
          <w:highlight w:val="yellow"/>
          <w:rtl w:val="0"/>
        </w:rPr>
        <w:t xml:space="preserve">American homefront</w:t>
      </w:r>
    </w:p>
    <w:p w:rsidR="00000000" w:rsidDel="00000000" w:rsidP="00000000" w:rsidRDefault="00000000" w:rsidRPr="00000000" w14:paraId="000005EB">
      <w:pPr>
        <w:pageBreakBefore w:val="0"/>
        <w:numPr>
          <w:ilvl w:val="1"/>
          <w:numId w:val="6"/>
        </w:numPr>
        <w:ind w:left="1440" w:hanging="360"/>
        <w:rPr>
          <w:u w:val="none"/>
        </w:rPr>
      </w:pPr>
      <w:r w:rsidDel="00000000" w:rsidR="00000000" w:rsidRPr="00000000">
        <w:rPr>
          <w:rtl w:val="0"/>
        </w:rPr>
        <w:t xml:space="preserve">Expansion of federal power</w:t>
      </w:r>
    </w:p>
    <w:p w:rsidR="00000000" w:rsidDel="00000000" w:rsidP="00000000" w:rsidRDefault="00000000" w:rsidRPr="00000000" w14:paraId="000005EC">
      <w:pPr>
        <w:pageBreakBefore w:val="0"/>
        <w:numPr>
          <w:ilvl w:val="2"/>
          <w:numId w:val="6"/>
        </w:numPr>
        <w:ind w:left="2160" w:hanging="360"/>
        <w:rPr>
          <w:u w:val="none"/>
        </w:rPr>
      </w:pPr>
      <w:r w:rsidDel="00000000" w:rsidR="00000000" w:rsidRPr="00000000">
        <w:rPr>
          <w:rtl w:val="0"/>
        </w:rPr>
        <w:t xml:space="preserve">President given the power to change prices, regulate and nationalize war related industries</w:t>
      </w:r>
    </w:p>
    <w:p w:rsidR="00000000" w:rsidDel="00000000" w:rsidP="00000000" w:rsidRDefault="00000000" w:rsidRPr="00000000" w14:paraId="000005ED">
      <w:pPr>
        <w:pageBreakBefore w:val="0"/>
        <w:numPr>
          <w:ilvl w:val="2"/>
          <w:numId w:val="6"/>
        </w:numPr>
        <w:ind w:left="2160" w:hanging="360"/>
        <w:rPr>
          <w:u w:val="none"/>
        </w:rPr>
      </w:pPr>
      <w:r w:rsidDel="00000000" w:rsidR="00000000" w:rsidRPr="00000000">
        <w:rPr>
          <w:rtl w:val="0"/>
        </w:rPr>
        <w:t xml:space="preserve">War Industries Board</w:t>
      </w:r>
    </w:p>
    <w:p w:rsidR="00000000" w:rsidDel="00000000" w:rsidP="00000000" w:rsidRDefault="00000000" w:rsidRPr="00000000" w14:paraId="000005EE">
      <w:pPr>
        <w:pageBreakBefore w:val="0"/>
        <w:numPr>
          <w:ilvl w:val="3"/>
          <w:numId w:val="6"/>
        </w:numPr>
        <w:ind w:left="2880" w:hanging="360"/>
        <w:rPr>
          <w:u w:val="none"/>
        </w:rPr>
      </w:pPr>
      <w:r w:rsidDel="00000000" w:rsidR="00000000" w:rsidRPr="00000000">
        <w:rPr>
          <w:rtl w:val="0"/>
        </w:rPr>
        <w:t xml:space="preserve">Encouraged companies to employ efficient mass production techniques</w:t>
      </w:r>
    </w:p>
    <w:p w:rsidR="00000000" w:rsidDel="00000000" w:rsidP="00000000" w:rsidRDefault="00000000" w:rsidRPr="00000000" w14:paraId="000005EF">
      <w:pPr>
        <w:pageBreakBefore w:val="0"/>
        <w:numPr>
          <w:ilvl w:val="3"/>
          <w:numId w:val="6"/>
        </w:numPr>
        <w:ind w:left="2880" w:hanging="360"/>
        <w:rPr>
          <w:u w:val="none"/>
        </w:rPr>
      </w:pPr>
      <w:r w:rsidDel="00000000" w:rsidR="00000000" w:rsidRPr="00000000">
        <w:rPr>
          <w:rtl w:val="0"/>
        </w:rPr>
        <w:t xml:space="preserve">Set production quotas</w:t>
      </w:r>
    </w:p>
    <w:p w:rsidR="00000000" w:rsidDel="00000000" w:rsidP="00000000" w:rsidRDefault="00000000" w:rsidRPr="00000000" w14:paraId="000005F0">
      <w:pPr>
        <w:pageBreakBefore w:val="0"/>
        <w:numPr>
          <w:ilvl w:val="3"/>
          <w:numId w:val="6"/>
        </w:numPr>
        <w:ind w:left="2880" w:hanging="360"/>
        <w:rPr>
          <w:u w:val="none"/>
        </w:rPr>
      </w:pPr>
      <w:r w:rsidDel="00000000" w:rsidR="00000000" w:rsidRPr="00000000">
        <w:rPr>
          <w:rtl w:val="0"/>
        </w:rPr>
        <w:t xml:space="preserve">Allocated raw materials</w:t>
      </w:r>
    </w:p>
    <w:p w:rsidR="00000000" w:rsidDel="00000000" w:rsidP="00000000" w:rsidRDefault="00000000" w:rsidRPr="00000000" w14:paraId="000005F1">
      <w:pPr>
        <w:pageBreakBefore w:val="0"/>
        <w:numPr>
          <w:ilvl w:val="3"/>
          <w:numId w:val="6"/>
        </w:numPr>
        <w:ind w:left="2880" w:hanging="360"/>
        <w:rPr>
          <w:u w:val="none"/>
        </w:rPr>
      </w:pPr>
      <w:r w:rsidDel="00000000" w:rsidR="00000000" w:rsidRPr="00000000">
        <w:rPr>
          <w:rtl w:val="0"/>
        </w:rPr>
        <w:t xml:space="preserve">Increased industrial production by 20%</w:t>
      </w:r>
    </w:p>
    <w:p w:rsidR="00000000" w:rsidDel="00000000" w:rsidP="00000000" w:rsidRDefault="00000000" w:rsidRPr="00000000" w14:paraId="000005F2">
      <w:pPr>
        <w:pageBreakBefore w:val="0"/>
        <w:numPr>
          <w:ilvl w:val="2"/>
          <w:numId w:val="6"/>
        </w:numPr>
        <w:ind w:left="2160" w:hanging="360"/>
        <w:rPr>
          <w:u w:val="none"/>
        </w:rPr>
      </w:pPr>
      <w:r w:rsidDel="00000000" w:rsidR="00000000" w:rsidRPr="00000000">
        <w:rPr>
          <w:rtl w:val="0"/>
        </w:rPr>
        <w:t xml:space="preserve">Railroad Administration</w:t>
      </w:r>
    </w:p>
    <w:p w:rsidR="00000000" w:rsidDel="00000000" w:rsidP="00000000" w:rsidRDefault="00000000" w:rsidRPr="00000000" w14:paraId="000005F3">
      <w:pPr>
        <w:pageBreakBefore w:val="0"/>
        <w:numPr>
          <w:ilvl w:val="2"/>
          <w:numId w:val="6"/>
        </w:numPr>
        <w:ind w:left="2160" w:hanging="360"/>
        <w:rPr>
          <w:u w:val="none"/>
        </w:rPr>
      </w:pPr>
      <w:r w:rsidDel="00000000" w:rsidR="00000000" w:rsidRPr="00000000">
        <w:rPr>
          <w:rtl w:val="0"/>
        </w:rPr>
        <w:t xml:space="preserve">Fuel Administration: Rationing fuel</w:t>
      </w:r>
    </w:p>
    <w:p w:rsidR="00000000" w:rsidDel="00000000" w:rsidP="00000000" w:rsidRDefault="00000000" w:rsidRPr="00000000" w14:paraId="000005F4">
      <w:pPr>
        <w:pageBreakBefore w:val="0"/>
        <w:numPr>
          <w:ilvl w:val="2"/>
          <w:numId w:val="6"/>
        </w:numPr>
        <w:ind w:left="2160" w:hanging="360"/>
        <w:rPr>
          <w:u w:val="none"/>
        </w:rPr>
      </w:pPr>
      <w:r w:rsidDel="00000000" w:rsidR="00000000" w:rsidRPr="00000000">
        <w:rPr>
          <w:rtl w:val="0"/>
        </w:rPr>
        <w:t xml:space="preserve">National War Labor Board</w:t>
      </w:r>
    </w:p>
    <w:p w:rsidR="00000000" w:rsidDel="00000000" w:rsidP="00000000" w:rsidRDefault="00000000" w:rsidRPr="00000000" w14:paraId="000005F5">
      <w:pPr>
        <w:pageBreakBefore w:val="0"/>
        <w:numPr>
          <w:ilvl w:val="3"/>
          <w:numId w:val="6"/>
        </w:numPr>
        <w:ind w:left="2880" w:hanging="360"/>
        <w:rPr>
          <w:u w:val="none"/>
        </w:rPr>
      </w:pPr>
      <w:r w:rsidDel="00000000" w:rsidR="00000000" w:rsidRPr="00000000">
        <w:rPr>
          <w:rtl w:val="0"/>
        </w:rPr>
        <w:t xml:space="preserve">Since unions were growing, this board revoked draft exemptions from those who strike</w:t>
      </w:r>
    </w:p>
    <w:p w:rsidR="00000000" w:rsidDel="00000000" w:rsidP="00000000" w:rsidRDefault="00000000" w:rsidRPr="00000000" w14:paraId="000005F6">
      <w:pPr>
        <w:pageBreakBefore w:val="0"/>
        <w:numPr>
          <w:ilvl w:val="3"/>
          <w:numId w:val="6"/>
        </w:numPr>
        <w:ind w:left="2880" w:hanging="360"/>
        <w:rPr>
          <w:u w:val="none"/>
        </w:rPr>
      </w:pPr>
      <w:r w:rsidDel="00000000" w:rsidR="00000000" w:rsidRPr="00000000">
        <w:rPr>
          <w:rtl w:val="0"/>
        </w:rPr>
        <w:t xml:space="preserve">Also pushed for improving working conditions</w:t>
      </w:r>
    </w:p>
    <w:p w:rsidR="00000000" w:rsidDel="00000000" w:rsidP="00000000" w:rsidRDefault="00000000" w:rsidRPr="00000000" w14:paraId="000005F7">
      <w:pPr>
        <w:pageBreakBefore w:val="0"/>
        <w:numPr>
          <w:ilvl w:val="2"/>
          <w:numId w:val="6"/>
        </w:numPr>
        <w:ind w:left="2160" w:hanging="360"/>
        <w:rPr>
          <w:u w:val="none"/>
        </w:rPr>
      </w:pPr>
      <w:r w:rsidDel="00000000" w:rsidR="00000000" w:rsidRPr="00000000">
        <w:rPr>
          <w:rtl w:val="0"/>
        </w:rPr>
        <w:t xml:space="preserve">Food Administration</w:t>
      </w:r>
    </w:p>
    <w:p w:rsidR="00000000" w:rsidDel="00000000" w:rsidP="00000000" w:rsidRDefault="00000000" w:rsidRPr="00000000" w14:paraId="000005F8">
      <w:pPr>
        <w:pageBreakBefore w:val="0"/>
        <w:numPr>
          <w:ilvl w:val="3"/>
          <w:numId w:val="6"/>
        </w:numPr>
        <w:ind w:left="2880" w:hanging="360"/>
        <w:rPr>
          <w:u w:val="none"/>
        </w:rPr>
      </w:pPr>
      <w:r w:rsidDel="00000000" w:rsidR="00000000" w:rsidRPr="00000000">
        <w:rPr>
          <w:rtl w:val="0"/>
        </w:rPr>
        <w:t xml:space="preserve">One day meatless, one day sweetless, 2 days wheatless, 2 days porkless</w:t>
      </w:r>
    </w:p>
    <w:p w:rsidR="00000000" w:rsidDel="00000000" w:rsidP="00000000" w:rsidRDefault="00000000" w:rsidRPr="00000000" w14:paraId="000005F9">
      <w:pPr>
        <w:pageBreakBefore w:val="0"/>
        <w:numPr>
          <w:ilvl w:val="3"/>
          <w:numId w:val="6"/>
        </w:numPr>
        <w:ind w:left="2880" w:hanging="360"/>
        <w:rPr>
          <w:u w:val="none"/>
        </w:rPr>
      </w:pPr>
      <w:r w:rsidDel="00000000" w:rsidR="00000000" w:rsidRPr="00000000">
        <w:rPr>
          <w:rtl w:val="0"/>
        </w:rPr>
        <w:t xml:space="preserve">Gospel of clean plate</w:t>
      </w:r>
    </w:p>
    <w:p w:rsidR="00000000" w:rsidDel="00000000" w:rsidP="00000000" w:rsidRDefault="00000000" w:rsidRPr="00000000" w14:paraId="000005FA">
      <w:pPr>
        <w:pageBreakBefore w:val="0"/>
        <w:numPr>
          <w:ilvl w:val="3"/>
          <w:numId w:val="6"/>
        </w:numPr>
        <w:ind w:left="2880" w:hanging="360"/>
        <w:rPr>
          <w:u w:val="none"/>
        </w:rPr>
      </w:pPr>
      <w:r w:rsidDel="00000000" w:rsidR="00000000" w:rsidRPr="00000000">
        <w:rPr>
          <w:rtl w:val="0"/>
        </w:rPr>
        <w:t xml:space="preserve">Encouraged growing more food, saving more food for soldier</w:t>
      </w:r>
    </w:p>
    <w:p w:rsidR="00000000" w:rsidDel="00000000" w:rsidP="00000000" w:rsidRDefault="00000000" w:rsidRPr="00000000" w14:paraId="000005FB">
      <w:pPr>
        <w:pageBreakBefore w:val="0"/>
        <w:numPr>
          <w:ilvl w:val="1"/>
          <w:numId w:val="6"/>
        </w:numPr>
        <w:ind w:left="1440" w:hanging="360"/>
        <w:rPr>
          <w:u w:val="none"/>
        </w:rPr>
      </w:pPr>
      <w:r w:rsidDel="00000000" w:rsidR="00000000" w:rsidRPr="00000000">
        <w:rPr>
          <w:rtl w:val="0"/>
        </w:rPr>
        <w:t xml:space="preserve">Economy</w:t>
      </w:r>
    </w:p>
    <w:p w:rsidR="00000000" w:rsidDel="00000000" w:rsidP="00000000" w:rsidRDefault="00000000" w:rsidRPr="00000000" w14:paraId="000005FC">
      <w:pPr>
        <w:pageBreakBefore w:val="0"/>
        <w:numPr>
          <w:ilvl w:val="2"/>
          <w:numId w:val="6"/>
        </w:numPr>
        <w:ind w:left="2160" w:hanging="360"/>
        <w:rPr>
          <w:u w:val="none"/>
        </w:rPr>
      </w:pPr>
      <w:r w:rsidDel="00000000" w:rsidR="00000000" w:rsidRPr="00000000">
        <w:rPr>
          <w:rtl w:val="0"/>
        </w:rPr>
        <w:t xml:space="preserve">Made retail prices double</w:t>
      </w:r>
    </w:p>
    <w:p w:rsidR="00000000" w:rsidDel="00000000" w:rsidP="00000000" w:rsidRDefault="00000000" w:rsidRPr="00000000" w14:paraId="000005FD">
      <w:pPr>
        <w:pageBreakBefore w:val="0"/>
        <w:numPr>
          <w:ilvl w:val="2"/>
          <w:numId w:val="6"/>
        </w:numPr>
        <w:ind w:left="2160" w:hanging="360"/>
        <w:rPr>
          <w:u w:val="none"/>
        </w:rPr>
      </w:pPr>
      <w:r w:rsidDel="00000000" w:rsidR="00000000" w:rsidRPr="00000000">
        <w:rPr>
          <w:rtl w:val="0"/>
        </w:rPr>
        <w:t xml:space="preserve">Wages rose about 20%</w:t>
      </w:r>
    </w:p>
    <w:p w:rsidR="00000000" w:rsidDel="00000000" w:rsidP="00000000" w:rsidRDefault="00000000" w:rsidRPr="00000000" w14:paraId="000005FE">
      <w:pPr>
        <w:pageBreakBefore w:val="0"/>
        <w:numPr>
          <w:ilvl w:val="2"/>
          <w:numId w:val="6"/>
        </w:numPr>
        <w:ind w:left="2160" w:hanging="360"/>
        <w:rPr>
          <w:u w:val="none"/>
        </w:rPr>
      </w:pPr>
      <w:r w:rsidDel="00000000" w:rsidR="00000000" w:rsidRPr="00000000">
        <w:rPr>
          <w:rtl w:val="0"/>
        </w:rPr>
        <w:t xml:space="preserve">Stockholders faced enormous profits</w:t>
      </w:r>
    </w:p>
    <w:p w:rsidR="00000000" w:rsidDel="00000000" w:rsidP="00000000" w:rsidRDefault="00000000" w:rsidRPr="00000000" w14:paraId="000005FF">
      <w:pPr>
        <w:pageBreakBefore w:val="0"/>
        <w:numPr>
          <w:ilvl w:val="2"/>
          <w:numId w:val="6"/>
        </w:numPr>
        <w:ind w:left="2160" w:hanging="360"/>
        <w:rPr>
          <w:u w:val="none"/>
        </w:rPr>
      </w:pPr>
      <w:r w:rsidDel="00000000" w:rsidR="00000000" w:rsidRPr="00000000">
        <w:rPr>
          <w:rtl w:val="0"/>
        </w:rPr>
        <w:t xml:space="preserve">Management earned more than labor, and labor faced deteriorating conditions, leading to the growth of unions</w:t>
      </w:r>
    </w:p>
    <w:p w:rsidR="00000000" w:rsidDel="00000000" w:rsidP="00000000" w:rsidRDefault="00000000" w:rsidRPr="00000000" w14:paraId="00000600">
      <w:pPr>
        <w:pageBreakBefore w:val="0"/>
        <w:numPr>
          <w:ilvl w:val="1"/>
          <w:numId w:val="6"/>
        </w:numPr>
        <w:ind w:left="1440" w:hanging="360"/>
        <w:rPr>
          <w:u w:val="none"/>
        </w:rPr>
      </w:pPr>
      <w:r w:rsidDel="00000000" w:rsidR="00000000" w:rsidRPr="00000000">
        <w:rPr>
          <w:rtl w:val="0"/>
        </w:rPr>
        <w:t xml:space="preserve">Selling the war</w:t>
      </w:r>
    </w:p>
    <w:p w:rsidR="00000000" w:rsidDel="00000000" w:rsidP="00000000" w:rsidRDefault="00000000" w:rsidRPr="00000000" w14:paraId="00000601">
      <w:pPr>
        <w:pageBreakBefore w:val="0"/>
        <w:numPr>
          <w:ilvl w:val="2"/>
          <w:numId w:val="6"/>
        </w:numPr>
        <w:ind w:left="2160" w:hanging="360"/>
        <w:rPr>
          <w:u w:val="none"/>
        </w:rPr>
      </w:pPr>
      <w:r w:rsidDel="00000000" w:rsidR="00000000" w:rsidRPr="00000000">
        <w:rPr>
          <w:rtl w:val="0"/>
        </w:rPr>
        <w:t xml:space="preserve">The US needs the public to support the war</w:t>
      </w:r>
    </w:p>
    <w:p w:rsidR="00000000" w:rsidDel="00000000" w:rsidP="00000000" w:rsidRDefault="00000000" w:rsidRPr="00000000" w14:paraId="00000602">
      <w:pPr>
        <w:pageBreakBefore w:val="0"/>
        <w:numPr>
          <w:ilvl w:val="2"/>
          <w:numId w:val="6"/>
        </w:numPr>
        <w:ind w:left="2160" w:hanging="360"/>
        <w:rPr>
          <w:u w:val="none"/>
        </w:rPr>
      </w:pPr>
      <w:r w:rsidDel="00000000" w:rsidR="00000000" w:rsidRPr="00000000">
        <w:rPr>
          <w:rFonts w:ascii="Caudex" w:cs="Caudex" w:eastAsia="Caudex" w:hAnsi="Caudex"/>
          <w:rtl w:val="0"/>
        </w:rPr>
        <w:t xml:space="preserve">⅓ of funding came from tax</w:t>
      </w:r>
    </w:p>
    <w:p w:rsidR="00000000" w:rsidDel="00000000" w:rsidP="00000000" w:rsidRDefault="00000000" w:rsidRPr="00000000" w14:paraId="00000603">
      <w:pPr>
        <w:pageBreakBefore w:val="0"/>
        <w:numPr>
          <w:ilvl w:val="2"/>
          <w:numId w:val="6"/>
        </w:numPr>
        <w:ind w:left="2160" w:hanging="360"/>
        <w:rPr>
          <w:u w:val="none"/>
        </w:rPr>
      </w:pPr>
      <w:r w:rsidDel="00000000" w:rsidR="00000000" w:rsidRPr="00000000">
        <w:rPr>
          <w:rtl w:val="0"/>
        </w:rPr>
        <w:t xml:space="preserve">The rest was funded through bonds</w:t>
      </w:r>
    </w:p>
    <w:p w:rsidR="00000000" w:rsidDel="00000000" w:rsidP="00000000" w:rsidRDefault="00000000" w:rsidRPr="00000000" w14:paraId="00000604">
      <w:pPr>
        <w:pageBreakBefore w:val="0"/>
        <w:numPr>
          <w:ilvl w:val="2"/>
          <w:numId w:val="6"/>
        </w:numPr>
        <w:ind w:left="2160" w:hanging="360"/>
        <w:rPr>
          <w:u w:val="none"/>
        </w:rPr>
      </w:pPr>
      <w:r w:rsidDel="00000000" w:rsidR="00000000" w:rsidRPr="00000000">
        <w:rPr>
          <w:rtl w:val="0"/>
        </w:rPr>
        <w:t xml:space="preserve">Committee on Public Information</w:t>
      </w:r>
    </w:p>
    <w:p w:rsidR="00000000" w:rsidDel="00000000" w:rsidP="00000000" w:rsidRDefault="00000000" w:rsidRPr="00000000" w14:paraId="00000605">
      <w:pPr>
        <w:pageBreakBefore w:val="0"/>
        <w:numPr>
          <w:ilvl w:val="3"/>
          <w:numId w:val="6"/>
        </w:numPr>
        <w:ind w:left="2880" w:hanging="360"/>
        <w:rPr>
          <w:u w:val="none"/>
        </w:rPr>
      </w:pPr>
      <w:r w:rsidDel="00000000" w:rsidR="00000000" w:rsidRPr="00000000">
        <w:rPr>
          <w:rtl w:val="0"/>
        </w:rPr>
        <w:t xml:space="preserve">government propaganda agency</w:t>
      </w:r>
    </w:p>
    <w:p w:rsidR="00000000" w:rsidDel="00000000" w:rsidP="00000000" w:rsidRDefault="00000000" w:rsidRPr="00000000" w14:paraId="00000606">
      <w:pPr>
        <w:pageBreakBefore w:val="0"/>
        <w:numPr>
          <w:ilvl w:val="3"/>
          <w:numId w:val="6"/>
        </w:numPr>
        <w:ind w:left="2880" w:hanging="360"/>
        <w:rPr>
          <w:u w:val="none"/>
        </w:rPr>
      </w:pPr>
      <w:r w:rsidDel="00000000" w:rsidR="00000000" w:rsidRPr="00000000">
        <w:rPr>
          <w:rtl w:val="0"/>
        </w:rPr>
        <w:t xml:space="preserve">Encouraged content creators to promote the war</w:t>
      </w:r>
    </w:p>
    <w:p w:rsidR="00000000" w:rsidDel="00000000" w:rsidP="00000000" w:rsidRDefault="00000000" w:rsidRPr="00000000" w14:paraId="00000607">
      <w:pPr>
        <w:pageBreakBefore w:val="0"/>
        <w:numPr>
          <w:ilvl w:val="1"/>
          <w:numId w:val="6"/>
        </w:numPr>
        <w:ind w:left="1440" w:hanging="360"/>
        <w:rPr>
          <w:u w:val="none"/>
        </w:rPr>
      </w:pPr>
      <w:r w:rsidDel="00000000" w:rsidR="00000000" w:rsidRPr="00000000">
        <w:rPr>
          <w:rtl w:val="0"/>
        </w:rPr>
        <w:t xml:space="preserve">Civil liberties</w:t>
      </w:r>
    </w:p>
    <w:p w:rsidR="00000000" w:rsidDel="00000000" w:rsidP="00000000" w:rsidRDefault="00000000" w:rsidRPr="00000000" w14:paraId="00000608">
      <w:pPr>
        <w:pageBreakBefore w:val="0"/>
        <w:numPr>
          <w:ilvl w:val="2"/>
          <w:numId w:val="6"/>
        </w:numPr>
        <w:ind w:left="2160" w:hanging="360"/>
        <w:rPr>
          <w:u w:val="none"/>
        </w:rPr>
      </w:pPr>
      <w:r w:rsidDel="00000000" w:rsidR="00000000" w:rsidRPr="00000000">
        <w:rPr>
          <w:rtl w:val="0"/>
        </w:rPr>
        <w:t xml:space="preserve">Immigrants from Central Power nations were targeted, though to be traitors</w:t>
      </w:r>
    </w:p>
    <w:p w:rsidR="00000000" w:rsidDel="00000000" w:rsidP="00000000" w:rsidRDefault="00000000" w:rsidRPr="00000000" w14:paraId="00000609">
      <w:pPr>
        <w:pageBreakBefore w:val="0"/>
        <w:numPr>
          <w:ilvl w:val="2"/>
          <w:numId w:val="6"/>
        </w:numPr>
        <w:ind w:left="2160" w:hanging="360"/>
        <w:rPr>
          <w:u w:val="none"/>
        </w:rPr>
      </w:pPr>
      <w:r w:rsidDel="00000000" w:rsidR="00000000" w:rsidRPr="00000000">
        <w:rPr>
          <w:rtl w:val="0"/>
        </w:rPr>
        <w:t xml:space="preserve">Espionage and Sedition Acts: punished those who interfered with war efforts or said anything against the government</w:t>
      </w:r>
    </w:p>
    <w:p w:rsidR="00000000" w:rsidDel="00000000" w:rsidP="00000000" w:rsidRDefault="00000000" w:rsidRPr="00000000" w14:paraId="0000060A">
      <w:pPr>
        <w:pageBreakBefore w:val="0"/>
        <w:numPr>
          <w:ilvl w:val="3"/>
          <w:numId w:val="6"/>
        </w:numPr>
        <w:ind w:left="2880" w:hanging="360"/>
        <w:rPr>
          <w:u w:val="none"/>
        </w:rPr>
      </w:pPr>
      <w:r w:rsidDel="00000000" w:rsidR="00000000" w:rsidRPr="00000000">
        <w:rPr>
          <w:rtl w:val="0"/>
        </w:rPr>
        <w:t xml:space="preserve">Schenck v US</w:t>
      </w:r>
    </w:p>
    <w:p w:rsidR="00000000" w:rsidDel="00000000" w:rsidP="00000000" w:rsidRDefault="00000000" w:rsidRPr="00000000" w14:paraId="0000060B">
      <w:pPr>
        <w:pageBreakBefore w:val="0"/>
        <w:numPr>
          <w:ilvl w:val="4"/>
          <w:numId w:val="6"/>
        </w:numPr>
        <w:ind w:left="3600" w:hanging="360"/>
        <w:rPr>
          <w:u w:val="none"/>
        </w:rPr>
      </w:pPr>
      <w:r w:rsidDel="00000000" w:rsidR="00000000" w:rsidRPr="00000000">
        <w:rPr>
          <w:rtl w:val="0"/>
        </w:rPr>
        <w:t xml:space="preserve">Schenck got arrested for urging people to refuse draft.  He complained that the arrest was a violation of his First Amendment rights</w:t>
      </w:r>
    </w:p>
    <w:p w:rsidR="00000000" w:rsidDel="00000000" w:rsidP="00000000" w:rsidRDefault="00000000" w:rsidRPr="00000000" w14:paraId="0000060C">
      <w:pPr>
        <w:pageBreakBefore w:val="0"/>
        <w:numPr>
          <w:ilvl w:val="4"/>
          <w:numId w:val="6"/>
        </w:numPr>
        <w:ind w:left="3600" w:hanging="360"/>
        <w:rPr>
          <w:u w:val="none"/>
        </w:rPr>
      </w:pPr>
      <w:r w:rsidDel="00000000" w:rsidR="00000000" w:rsidRPr="00000000">
        <w:rPr>
          <w:rtl w:val="0"/>
        </w:rPr>
        <w:t xml:space="preserve">Supreme Court rules that the First Amendment can’t protect speech that presents a danger to the circumstance it was spoken in</w:t>
      </w:r>
    </w:p>
    <w:p w:rsidR="00000000" w:rsidDel="00000000" w:rsidP="00000000" w:rsidRDefault="00000000" w:rsidRPr="00000000" w14:paraId="0000060D">
      <w:pPr>
        <w:pageBreakBefore w:val="0"/>
        <w:numPr>
          <w:ilvl w:val="1"/>
          <w:numId w:val="6"/>
        </w:numPr>
        <w:ind w:left="1440" w:hanging="360"/>
        <w:rPr>
          <w:u w:val="none"/>
        </w:rPr>
      </w:pPr>
      <w:r w:rsidDel="00000000" w:rsidR="00000000" w:rsidRPr="00000000">
        <w:rPr>
          <w:rtl w:val="0"/>
        </w:rPr>
        <w:t xml:space="preserve">Social changes</w:t>
      </w:r>
    </w:p>
    <w:p w:rsidR="00000000" w:rsidDel="00000000" w:rsidP="00000000" w:rsidRDefault="00000000" w:rsidRPr="00000000" w14:paraId="0000060E">
      <w:pPr>
        <w:pageBreakBefore w:val="0"/>
        <w:numPr>
          <w:ilvl w:val="2"/>
          <w:numId w:val="6"/>
        </w:numPr>
        <w:ind w:left="2160" w:hanging="360"/>
        <w:rPr>
          <w:u w:val="none"/>
        </w:rPr>
      </w:pPr>
      <w:r w:rsidDel="00000000" w:rsidR="00000000" w:rsidRPr="00000000">
        <w:rPr>
          <w:rtl w:val="0"/>
        </w:rPr>
        <w:t xml:space="preserve">African Americans</w:t>
      </w:r>
    </w:p>
    <w:p w:rsidR="00000000" w:rsidDel="00000000" w:rsidP="00000000" w:rsidRDefault="00000000" w:rsidRPr="00000000" w14:paraId="0000060F">
      <w:pPr>
        <w:pageBreakBefore w:val="0"/>
        <w:numPr>
          <w:ilvl w:val="3"/>
          <w:numId w:val="6"/>
        </w:numPr>
        <w:ind w:left="2880" w:hanging="360"/>
        <w:rPr>
          <w:u w:val="none"/>
        </w:rPr>
      </w:pPr>
      <w:r w:rsidDel="00000000" w:rsidR="00000000" w:rsidRPr="00000000">
        <w:rPr>
          <w:rtl w:val="0"/>
        </w:rPr>
        <w:t xml:space="preserve">Some blacks believed that supporting the war would help their case for racial equality</w:t>
      </w:r>
    </w:p>
    <w:p w:rsidR="00000000" w:rsidDel="00000000" w:rsidP="00000000" w:rsidRDefault="00000000" w:rsidRPr="00000000" w14:paraId="00000610">
      <w:pPr>
        <w:pageBreakBefore w:val="0"/>
        <w:numPr>
          <w:ilvl w:val="3"/>
          <w:numId w:val="6"/>
        </w:numPr>
        <w:ind w:left="2880" w:hanging="360"/>
        <w:rPr>
          <w:u w:val="none"/>
        </w:rPr>
      </w:pPr>
      <w:r w:rsidDel="00000000" w:rsidR="00000000" w:rsidRPr="00000000">
        <w:rPr>
          <w:rtl w:val="0"/>
        </w:rPr>
        <w:t xml:space="preserve">Others believed they shouldn’t support the war of a racist government</w:t>
      </w:r>
    </w:p>
    <w:p w:rsidR="00000000" w:rsidDel="00000000" w:rsidP="00000000" w:rsidRDefault="00000000" w:rsidRPr="00000000" w14:paraId="00000611">
      <w:pPr>
        <w:pageBreakBefore w:val="0"/>
        <w:numPr>
          <w:ilvl w:val="3"/>
          <w:numId w:val="6"/>
        </w:numPr>
        <w:ind w:left="2880" w:hanging="360"/>
        <w:rPr>
          <w:u w:val="none"/>
        </w:rPr>
      </w:pPr>
      <w:r w:rsidDel="00000000" w:rsidR="00000000" w:rsidRPr="00000000">
        <w:rPr>
          <w:rtl w:val="0"/>
        </w:rPr>
        <w:t xml:space="preserve">Great Migration</w:t>
      </w:r>
    </w:p>
    <w:p w:rsidR="00000000" w:rsidDel="00000000" w:rsidP="00000000" w:rsidRDefault="00000000" w:rsidRPr="00000000" w14:paraId="00000612">
      <w:pPr>
        <w:pageBreakBefore w:val="0"/>
        <w:numPr>
          <w:ilvl w:val="4"/>
          <w:numId w:val="6"/>
        </w:numPr>
        <w:ind w:left="3600" w:hanging="360"/>
        <w:rPr>
          <w:u w:val="none"/>
        </w:rPr>
      </w:pPr>
      <w:r w:rsidDel="00000000" w:rsidR="00000000" w:rsidRPr="00000000">
        <w:rPr>
          <w:rtl w:val="0"/>
        </w:rPr>
        <w:t xml:space="preserve">A lot of southern blacks migrated north</w:t>
      </w:r>
    </w:p>
    <w:p w:rsidR="00000000" w:rsidDel="00000000" w:rsidP="00000000" w:rsidRDefault="00000000" w:rsidRPr="00000000" w14:paraId="00000613">
      <w:pPr>
        <w:pageBreakBefore w:val="0"/>
        <w:numPr>
          <w:ilvl w:val="4"/>
          <w:numId w:val="6"/>
        </w:numPr>
        <w:ind w:left="3600" w:hanging="360"/>
        <w:rPr>
          <w:u w:val="none"/>
        </w:rPr>
      </w:pPr>
      <w:r w:rsidDel="00000000" w:rsidR="00000000" w:rsidRPr="00000000">
        <w:rPr>
          <w:rtl w:val="0"/>
        </w:rPr>
        <w:t xml:space="preserve">Escape from racism, natural disasters</w:t>
      </w:r>
    </w:p>
    <w:p w:rsidR="00000000" w:rsidDel="00000000" w:rsidP="00000000" w:rsidRDefault="00000000" w:rsidRPr="00000000" w14:paraId="00000614">
      <w:pPr>
        <w:pageBreakBefore w:val="0"/>
        <w:numPr>
          <w:ilvl w:val="4"/>
          <w:numId w:val="6"/>
        </w:numPr>
        <w:ind w:left="3600" w:hanging="360"/>
        <w:rPr>
          <w:u w:val="none"/>
        </w:rPr>
      </w:pPr>
      <w:r w:rsidDel="00000000" w:rsidR="00000000" w:rsidRPr="00000000">
        <w:rPr>
          <w:rtl w:val="0"/>
        </w:rPr>
        <w:t xml:space="preserve">The north had more job opportunities due to drop in European immigration</w:t>
      </w:r>
    </w:p>
    <w:p w:rsidR="00000000" w:rsidDel="00000000" w:rsidP="00000000" w:rsidRDefault="00000000" w:rsidRPr="00000000" w14:paraId="00000615">
      <w:pPr>
        <w:pageBreakBefore w:val="0"/>
        <w:numPr>
          <w:ilvl w:val="4"/>
          <w:numId w:val="6"/>
        </w:numPr>
        <w:ind w:left="3600" w:hanging="360"/>
        <w:rPr>
          <w:u w:val="none"/>
        </w:rPr>
      </w:pPr>
      <w:r w:rsidDel="00000000" w:rsidR="00000000" w:rsidRPr="00000000">
        <w:rPr>
          <w:rtl w:val="0"/>
        </w:rPr>
        <w:t xml:space="preserve">Southern media portrayed the south dangerous for the blacks, while the north as glorious</w:t>
      </w:r>
    </w:p>
    <w:p w:rsidR="00000000" w:rsidDel="00000000" w:rsidP="00000000" w:rsidRDefault="00000000" w:rsidRPr="00000000" w14:paraId="00000616">
      <w:pPr>
        <w:pageBreakBefore w:val="0"/>
        <w:numPr>
          <w:ilvl w:val="4"/>
          <w:numId w:val="6"/>
        </w:numPr>
        <w:ind w:left="3600" w:hanging="360"/>
        <w:rPr>
          <w:u w:val="none"/>
        </w:rPr>
      </w:pPr>
      <w:r w:rsidDel="00000000" w:rsidR="00000000" w:rsidRPr="00000000">
        <w:rPr>
          <w:rtl w:val="0"/>
        </w:rPr>
        <w:t xml:space="preserve">Mass migration led to crowded cities that heightened racial tensions</w:t>
      </w:r>
    </w:p>
    <w:p w:rsidR="00000000" w:rsidDel="00000000" w:rsidP="00000000" w:rsidRDefault="00000000" w:rsidRPr="00000000" w14:paraId="00000617">
      <w:pPr>
        <w:pageBreakBefore w:val="0"/>
        <w:numPr>
          <w:ilvl w:val="2"/>
          <w:numId w:val="6"/>
        </w:numPr>
        <w:ind w:left="2160" w:hanging="360"/>
        <w:rPr>
          <w:u w:val="none"/>
        </w:rPr>
      </w:pPr>
      <w:r w:rsidDel="00000000" w:rsidR="00000000" w:rsidRPr="00000000">
        <w:rPr>
          <w:rtl w:val="0"/>
        </w:rPr>
        <w:t xml:space="preserve">Women</w:t>
      </w:r>
    </w:p>
    <w:p w:rsidR="00000000" w:rsidDel="00000000" w:rsidP="00000000" w:rsidRDefault="00000000" w:rsidRPr="00000000" w14:paraId="00000618">
      <w:pPr>
        <w:pageBreakBefore w:val="0"/>
        <w:numPr>
          <w:ilvl w:val="3"/>
          <w:numId w:val="6"/>
        </w:numPr>
        <w:ind w:left="2880" w:hanging="360"/>
        <w:rPr>
          <w:u w:val="none"/>
        </w:rPr>
      </w:pPr>
      <w:r w:rsidDel="00000000" w:rsidR="00000000" w:rsidRPr="00000000">
        <w:rPr>
          <w:rtl w:val="0"/>
        </w:rPr>
        <w:t xml:space="preserve">Entered job positions once exclusive to men</w:t>
      </w:r>
    </w:p>
    <w:p w:rsidR="00000000" w:rsidDel="00000000" w:rsidP="00000000" w:rsidRDefault="00000000" w:rsidRPr="00000000" w14:paraId="00000619">
      <w:pPr>
        <w:pageBreakBefore w:val="0"/>
        <w:numPr>
          <w:ilvl w:val="3"/>
          <w:numId w:val="6"/>
        </w:numPr>
        <w:ind w:left="2880" w:hanging="360"/>
        <w:rPr>
          <w:u w:val="none"/>
        </w:rPr>
      </w:pPr>
      <w:r w:rsidDel="00000000" w:rsidR="00000000" w:rsidRPr="00000000">
        <w:rPr>
          <w:rtl w:val="0"/>
        </w:rPr>
        <w:t xml:space="preserve">They made important contributions to the homefront war effort, giving them support for their call for suffrage</w:t>
      </w:r>
    </w:p>
    <w:p w:rsidR="00000000" w:rsidDel="00000000" w:rsidP="00000000" w:rsidRDefault="00000000" w:rsidRPr="00000000" w14:paraId="0000061A">
      <w:pPr>
        <w:pageBreakBefore w:val="0"/>
        <w:numPr>
          <w:ilvl w:val="1"/>
          <w:numId w:val="6"/>
        </w:numPr>
        <w:ind w:left="1440" w:hanging="360"/>
        <w:rPr>
          <w:u w:val="none"/>
        </w:rPr>
      </w:pPr>
      <w:r w:rsidDel="00000000" w:rsidR="00000000" w:rsidRPr="00000000">
        <w:rPr>
          <w:rtl w:val="0"/>
        </w:rPr>
        <w:t xml:space="preserve">Flu epidemic</w:t>
      </w:r>
    </w:p>
    <w:p w:rsidR="00000000" w:rsidDel="00000000" w:rsidP="00000000" w:rsidRDefault="00000000" w:rsidRPr="00000000" w14:paraId="0000061B">
      <w:pPr>
        <w:pageBreakBefore w:val="0"/>
        <w:numPr>
          <w:ilvl w:val="2"/>
          <w:numId w:val="6"/>
        </w:numPr>
        <w:ind w:left="2160" w:hanging="360"/>
        <w:rPr>
          <w:u w:val="none"/>
        </w:rPr>
      </w:pPr>
      <w:r w:rsidDel="00000000" w:rsidR="00000000" w:rsidRPr="00000000">
        <w:rPr>
          <w:rtl w:val="0"/>
        </w:rPr>
        <w:t xml:space="preserve">¼ of Americans were infected</w:t>
      </w:r>
    </w:p>
    <w:p w:rsidR="00000000" w:rsidDel="00000000" w:rsidP="00000000" w:rsidRDefault="00000000" w:rsidRPr="00000000" w14:paraId="0000061C">
      <w:pPr>
        <w:pageBreakBefore w:val="0"/>
        <w:numPr>
          <w:ilvl w:val="2"/>
          <w:numId w:val="6"/>
        </w:numPr>
        <w:ind w:left="2160" w:hanging="360"/>
        <w:rPr>
          <w:u w:val="none"/>
        </w:rPr>
      </w:pPr>
      <w:r w:rsidDel="00000000" w:rsidR="00000000" w:rsidRPr="00000000">
        <w:rPr>
          <w:rtl w:val="0"/>
        </w:rPr>
        <w:t xml:space="preserve">Essential businesses became understaffed</w:t>
      </w:r>
    </w:p>
    <w:p w:rsidR="00000000" w:rsidDel="00000000" w:rsidP="00000000" w:rsidRDefault="00000000" w:rsidRPr="00000000" w14:paraId="0000061D">
      <w:pPr>
        <w:pageBreakBefore w:val="0"/>
        <w:numPr>
          <w:ilvl w:val="2"/>
          <w:numId w:val="6"/>
        </w:numPr>
        <w:ind w:left="2160" w:hanging="360"/>
        <w:rPr>
          <w:u w:val="none"/>
        </w:rPr>
      </w:pPr>
      <w:r w:rsidDel="00000000" w:rsidR="00000000" w:rsidRPr="00000000">
        <w:rPr>
          <w:rtl w:val="0"/>
        </w:rPr>
        <w:t xml:space="preserve">Doctors were overwhelmed; they don’t know what to do</w:t>
      </w:r>
    </w:p>
    <w:p w:rsidR="00000000" w:rsidDel="00000000" w:rsidP="00000000" w:rsidRDefault="00000000" w:rsidRPr="00000000" w14:paraId="0000061E">
      <w:pPr>
        <w:pageBreakBefore w:val="0"/>
        <w:numPr>
          <w:ilvl w:val="2"/>
          <w:numId w:val="6"/>
        </w:numPr>
        <w:ind w:left="2160" w:hanging="360"/>
        <w:rPr>
          <w:u w:val="none"/>
        </w:rPr>
      </w:pPr>
      <w:r w:rsidDel="00000000" w:rsidR="00000000" w:rsidRPr="00000000">
        <w:rPr>
          <w:rtl w:val="0"/>
        </w:rPr>
        <w:t xml:space="preserve">Spread even more faster in war zones, due to unsanitary conditions</w:t>
      </w:r>
    </w:p>
    <w:p w:rsidR="00000000" w:rsidDel="00000000" w:rsidP="00000000" w:rsidRDefault="00000000" w:rsidRPr="00000000" w14:paraId="0000061F">
      <w:pPr>
        <w:pageBreakBefore w:val="0"/>
        <w:numPr>
          <w:ilvl w:val="0"/>
          <w:numId w:val="6"/>
        </w:numPr>
        <w:ind w:left="720" w:hanging="360"/>
        <w:rPr>
          <w:highlight w:val="yellow"/>
        </w:rPr>
      </w:pPr>
      <w:r w:rsidDel="00000000" w:rsidR="00000000" w:rsidRPr="00000000">
        <w:rPr>
          <w:highlight w:val="yellow"/>
          <w:rtl w:val="0"/>
        </w:rPr>
        <w:t xml:space="preserve">Aftermath</w:t>
      </w:r>
    </w:p>
    <w:p w:rsidR="00000000" w:rsidDel="00000000" w:rsidP="00000000" w:rsidRDefault="00000000" w:rsidRPr="00000000" w14:paraId="00000620">
      <w:pPr>
        <w:pageBreakBefore w:val="0"/>
        <w:numPr>
          <w:ilvl w:val="1"/>
          <w:numId w:val="6"/>
        </w:numPr>
        <w:ind w:left="1440" w:hanging="360"/>
        <w:rPr>
          <w:u w:val="none"/>
        </w:rPr>
      </w:pPr>
      <w:r w:rsidDel="00000000" w:rsidR="00000000" w:rsidRPr="00000000">
        <w:rPr>
          <w:rtl w:val="0"/>
        </w:rPr>
        <w:t xml:space="preserve">Allies (only, Central Powers not allowed in) convened in Palace of Versailles to construct a peace treaty, hoping it would prevent all future conflicts</w:t>
      </w:r>
    </w:p>
    <w:p w:rsidR="00000000" w:rsidDel="00000000" w:rsidP="00000000" w:rsidRDefault="00000000" w:rsidRPr="00000000" w14:paraId="00000621">
      <w:pPr>
        <w:pageBreakBefore w:val="0"/>
        <w:numPr>
          <w:ilvl w:val="1"/>
          <w:numId w:val="6"/>
        </w:numPr>
        <w:ind w:left="1440" w:hanging="360"/>
        <w:rPr>
          <w:u w:val="none"/>
        </w:rPr>
      </w:pPr>
      <w:r w:rsidDel="00000000" w:rsidR="00000000" w:rsidRPr="00000000">
        <w:rPr>
          <w:rtl w:val="0"/>
        </w:rPr>
        <w:t xml:space="preserve">President Wilson created the Fourteen Points</w:t>
      </w:r>
    </w:p>
    <w:p w:rsidR="00000000" w:rsidDel="00000000" w:rsidP="00000000" w:rsidRDefault="00000000" w:rsidRPr="00000000" w14:paraId="00000622">
      <w:pPr>
        <w:pageBreakBefore w:val="0"/>
        <w:numPr>
          <w:ilvl w:val="2"/>
          <w:numId w:val="6"/>
        </w:numPr>
        <w:ind w:left="2160" w:hanging="360"/>
        <w:rPr>
          <w:u w:val="none"/>
        </w:rPr>
      </w:pPr>
      <w:r w:rsidDel="00000000" w:rsidR="00000000" w:rsidRPr="00000000">
        <w:rPr>
          <w:rtl w:val="0"/>
        </w:rPr>
        <w:t xml:space="preserve">These focused on preventing future wars, changing boundaries based on self-determination and creating a League of Nations, a forum for nations to work out disputes without resorting to war</w:t>
      </w:r>
    </w:p>
    <w:p w:rsidR="00000000" w:rsidDel="00000000" w:rsidP="00000000" w:rsidRDefault="00000000" w:rsidRPr="00000000" w14:paraId="00000623">
      <w:pPr>
        <w:pageBreakBefore w:val="0"/>
        <w:numPr>
          <w:ilvl w:val="2"/>
          <w:numId w:val="6"/>
        </w:numPr>
        <w:ind w:left="2160" w:hanging="360"/>
        <w:rPr>
          <w:u w:val="none"/>
        </w:rPr>
      </w:pPr>
      <w:r w:rsidDel="00000000" w:rsidR="00000000" w:rsidRPr="00000000">
        <w:rPr>
          <w:rtl w:val="0"/>
        </w:rPr>
        <w:t xml:space="preserve">The Allies rejected all of the points except for the League of Nations, since everyone hated Germany so much they wanted Germany to be punished as much as possible</w:t>
      </w:r>
    </w:p>
    <w:p w:rsidR="00000000" w:rsidDel="00000000" w:rsidP="00000000" w:rsidRDefault="00000000" w:rsidRPr="00000000" w14:paraId="00000624">
      <w:pPr>
        <w:pageBreakBefore w:val="0"/>
        <w:numPr>
          <w:ilvl w:val="1"/>
          <w:numId w:val="6"/>
        </w:numPr>
        <w:ind w:left="1440" w:hanging="360"/>
        <w:rPr>
          <w:u w:val="none"/>
        </w:rPr>
      </w:pPr>
      <w:r w:rsidDel="00000000" w:rsidR="00000000" w:rsidRPr="00000000">
        <w:rPr>
          <w:rtl w:val="0"/>
        </w:rPr>
        <w:t xml:space="preserve">The final Treaty of Versailles included</w:t>
      </w:r>
    </w:p>
    <w:p w:rsidR="00000000" w:rsidDel="00000000" w:rsidP="00000000" w:rsidRDefault="00000000" w:rsidRPr="00000000" w14:paraId="00000625">
      <w:pPr>
        <w:pageBreakBefore w:val="0"/>
        <w:numPr>
          <w:ilvl w:val="2"/>
          <w:numId w:val="6"/>
        </w:numPr>
        <w:ind w:left="2160" w:hanging="360"/>
        <w:rPr>
          <w:u w:val="none"/>
        </w:rPr>
      </w:pPr>
      <w:r w:rsidDel="00000000" w:rsidR="00000000" w:rsidRPr="00000000">
        <w:rPr>
          <w:rtl w:val="0"/>
        </w:rPr>
        <w:t xml:space="preserve">Establishing new nations</w:t>
      </w:r>
    </w:p>
    <w:p w:rsidR="00000000" w:rsidDel="00000000" w:rsidP="00000000" w:rsidRDefault="00000000" w:rsidRPr="00000000" w14:paraId="00000626">
      <w:pPr>
        <w:pageBreakBefore w:val="0"/>
        <w:numPr>
          <w:ilvl w:val="2"/>
          <w:numId w:val="6"/>
        </w:numPr>
        <w:ind w:left="2160" w:hanging="360"/>
        <w:rPr>
          <w:u w:val="none"/>
        </w:rPr>
      </w:pPr>
      <w:r w:rsidDel="00000000" w:rsidR="00000000" w:rsidRPr="00000000">
        <w:rPr>
          <w:rtl w:val="0"/>
        </w:rPr>
        <w:t xml:space="preserve">Shifting boundaries of nations, but didn’t care that some of them were drawn randomly, ending up cutting existing groups in awkward ways that led to complaints</w:t>
      </w:r>
    </w:p>
    <w:p w:rsidR="00000000" w:rsidDel="00000000" w:rsidP="00000000" w:rsidRDefault="00000000" w:rsidRPr="00000000" w14:paraId="00000627">
      <w:pPr>
        <w:pageBreakBefore w:val="0"/>
        <w:numPr>
          <w:ilvl w:val="2"/>
          <w:numId w:val="6"/>
        </w:numPr>
        <w:ind w:left="2160" w:hanging="360"/>
        <w:rPr>
          <w:u w:val="none"/>
        </w:rPr>
      </w:pPr>
      <w:r w:rsidDel="00000000" w:rsidR="00000000" w:rsidRPr="00000000">
        <w:rPr>
          <w:rtl w:val="0"/>
        </w:rPr>
        <w:t xml:space="preserve">Creating mandates (temporary colonies), despite calls for self determination</w:t>
      </w:r>
    </w:p>
    <w:p w:rsidR="00000000" w:rsidDel="00000000" w:rsidP="00000000" w:rsidRDefault="00000000" w:rsidRPr="00000000" w14:paraId="00000628">
      <w:pPr>
        <w:pageBreakBefore w:val="0"/>
        <w:numPr>
          <w:ilvl w:val="2"/>
          <w:numId w:val="6"/>
        </w:numPr>
        <w:ind w:left="2160" w:hanging="360"/>
        <w:rPr>
          <w:u w:val="none"/>
        </w:rPr>
      </w:pPr>
      <w:r w:rsidDel="00000000" w:rsidR="00000000" w:rsidRPr="00000000">
        <w:rPr>
          <w:rtl w:val="0"/>
        </w:rPr>
        <w:t xml:space="preserve">Banning Germany from maintaining an army</w:t>
      </w:r>
    </w:p>
    <w:p w:rsidR="00000000" w:rsidDel="00000000" w:rsidP="00000000" w:rsidRDefault="00000000" w:rsidRPr="00000000" w14:paraId="00000629">
      <w:pPr>
        <w:pageBreakBefore w:val="0"/>
        <w:numPr>
          <w:ilvl w:val="2"/>
          <w:numId w:val="6"/>
        </w:numPr>
        <w:ind w:left="2160" w:hanging="360"/>
        <w:rPr>
          <w:u w:val="none"/>
        </w:rPr>
      </w:pPr>
      <w:r w:rsidDel="00000000" w:rsidR="00000000" w:rsidRPr="00000000">
        <w:rPr>
          <w:rtl w:val="0"/>
        </w:rPr>
        <w:t xml:space="preserve">Charge Germany a huge war reparation, that was too large to be feasible for Germany to pay</w:t>
      </w:r>
    </w:p>
    <w:p w:rsidR="00000000" w:rsidDel="00000000" w:rsidP="00000000" w:rsidRDefault="00000000" w:rsidRPr="00000000" w14:paraId="0000062A">
      <w:pPr>
        <w:pageBreakBefore w:val="0"/>
        <w:numPr>
          <w:ilvl w:val="2"/>
          <w:numId w:val="6"/>
        </w:numPr>
        <w:ind w:left="2160" w:hanging="360"/>
        <w:rPr>
          <w:u w:val="none"/>
        </w:rPr>
      </w:pPr>
      <w:r w:rsidDel="00000000" w:rsidR="00000000" w:rsidRPr="00000000">
        <w:rPr>
          <w:rtl w:val="0"/>
        </w:rPr>
        <w:t xml:space="preserve">Force Germany to sign a war-guilt clause, where Germany claims that they are solely responsible for this war</w:t>
      </w:r>
    </w:p>
    <w:p w:rsidR="00000000" w:rsidDel="00000000" w:rsidP="00000000" w:rsidRDefault="00000000" w:rsidRPr="00000000" w14:paraId="0000062B">
      <w:pPr>
        <w:pageBreakBefore w:val="0"/>
        <w:numPr>
          <w:ilvl w:val="2"/>
          <w:numId w:val="6"/>
        </w:numPr>
        <w:ind w:left="2160" w:hanging="360"/>
        <w:rPr>
          <w:u w:val="none"/>
        </w:rPr>
      </w:pPr>
      <w:r w:rsidDel="00000000" w:rsidR="00000000" w:rsidRPr="00000000">
        <w:rPr>
          <w:rtl w:val="0"/>
        </w:rPr>
        <w:t xml:space="preserve">Russia, an Allie, somehow lost more land than Germany</w:t>
      </w:r>
    </w:p>
    <w:p w:rsidR="00000000" w:rsidDel="00000000" w:rsidP="00000000" w:rsidRDefault="00000000" w:rsidRPr="00000000" w14:paraId="0000062C">
      <w:pPr>
        <w:pageBreakBefore w:val="0"/>
        <w:numPr>
          <w:ilvl w:val="2"/>
          <w:numId w:val="6"/>
        </w:numPr>
        <w:ind w:left="2160" w:hanging="360"/>
        <w:rPr>
          <w:u w:val="none"/>
        </w:rPr>
      </w:pPr>
      <w:r w:rsidDel="00000000" w:rsidR="00000000" w:rsidRPr="00000000">
        <w:rPr>
          <w:rtl w:val="0"/>
        </w:rPr>
        <w:t xml:space="preserve">These terms were seen as way too harsh, and ultimately planted the seeds for WW2</w:t>
      </w:r>
    </w:p>
    <w:p w:rsidR="00000000" w:rsidDel="00000000" w:rsidP="00000000" w:rsidRDefault="00000000" w:rsidRPr="00000000" w14:paraId="0000062D">
      <w:pPr>
        <w:pageBreakBefore w:val="0"/>
        <w:numPr>
          <w:ilvl w:val="1"/>
          <w:numId w:val="6"/>
        </w:numPr>
        <w:ind w:left="1440" w:hanging="360"/>
        <w:rPr>
          <w:u w:val="none"/>
        </w:rPr>
      </w:pPr>
      <w:r w:rsidDel="00000000" w:rsidR="00000000" w:rsidRPr="00000000">
        <w:rPr>
          <w:rtl w:val="0"/>
        </w:rPr>
        <w:t xml:space="preserve">The US wanted to join the League of Nations, but the US was concerned about it permanently associating the US with international affairs</w:t>
      </w:r>
    </w:p>
    <w:p w:rsidR="00000000" w:rsidDel="00000000" w:rsidP="00000000" w:rsidRDefault="00000000" w:rsidRPr="00000000" w14:paraId="0000062E">
      <w:pPr>
        <w:pageBreakBefore w:val="0"/>
        <w:numPr>
          <w:ilvl w:val="2"/>
          <w:numId w:val="6"/>
        </w:numPr>
        <w:ind w:left="2160" w:hanging="360"/>
        <w:rPr>
          <w:u w:val="none"/>
        </w:rPr>
      </w:pPr>
      <w:r w:rsidDel="00000000" w:rsidR="00000000" w:rsidRPr="00000000">
        <w:rPr>
          <w:rtl w:val="0"/>
        </w:rPr>
        <w:t xml:space="preserve">President Wilson attempted to get the Senate to approve the US’ League membership, but he refused to make any compromises, leading to ultimate failure and the US never became an official member</w:t>
      </w:r>
      <w:r w:rsidDel="00000000" w:rsidR="00000000" w:rsidRPr="00000000">
        <w:rPr>
          <w:rtl w:val="0"/>
        </w:rPr>
      </w:r>
    </w:p>
    <w:p w:rsidR="00000000" w:rsidDel="00000000" w:rsidP="00000000" w:rsidRDefault="00000000" w:rsidRPr="00000000" w14:paraId="0000062F">
      <w:pPr>
        <w:pageBreakBefore w:val="0"/>
        <w:rPr/>
      </w:pPr>
      <w:r w:rsidDel="00000000" w:rsidR="00000000" w:rsidRPr="00000000">
        <w:rPr>
          <w:rtl w:val="0"/>
        </w:rPr>
      </w:r>
    </w:p>
    <w:p w:rsidR="00000000" w:rsidDel="00000000" w:rsidP="00000000" w:rsidRDefault="00000000" w:rsidRPr="00000000" w14:paraId="00000630">
      <w:pPr>
        <w:pStyle w:val="Title"/>
        <w:pageBreakBefore w:val="0"/>
        <w:rPr/>
      </w:pPr>
      <w:bookmarkStart w:colFirst="0" w:colLast="0" w:name="_r4a3rl79lm8c" w:id="13"/>
      <w:bookmarkEnd w:id="13"/>
      <w:r w:rsidDel="00000000" w:rsidR="00000000" w:rsidRPr="00000000">
        <w:rPr>
          <w:rtl w:val="0"/>
        </w:rPr>
        <w:t xml:space="preserve">Roaring 20’s (1919-1929)</w:t>
      </w:r>
    </w:p>
    <w:p w:rsidR="00000000" w:rsidDel="00000000" w:rsidP="00000000" w:rsidRDefault="00000000" w:rsidRPr="00000000" w14:paraId="00000631">
      <w:pPr>
        <w:pageBreakBefore w:val="0"/>
        <w:numPr>
          <w:ilvl w:val="0"/>
          <w:numId w:val="7"/>
        </w:numPr>
        <w:ind w:left="720" w:hanging="360"/>
        <w:rPr>
          <w:highlight w:val="yellow"/>
        </w:rPr>
      </w:pPr>
      <w:r w:rsidDel="00000000" w:rsidR="00000000" w:rsidRPr="00000000">
        <w:rPr>
          <w:highlight w:val="yellow"/>
          <w:rtl w:val="0"/>
        </w:rPr>
        <w:t xml:space="preserve">Isolationism</w:t>
      </w:r>
    </w:p>
    <w:p w:rsidR="00000000" w:rsidDel="00000000" w:rsidP="00000000" w:rsidRDefault="00000000" w:rsidRPr="00000000" w14:paraId="00000632">
      <w:pPr>
        <w:pageBreakBefore w:val="0"/>
        <w:numPr>
          <w:ilvl w:val="1"/>
          <w:numId w:val="7"/>
        </w:numPr>
        <w:ind w:left="1440" w:hanging="360"/>
        <w:rPr>
          <w:u w:val="none"/>
        </w:rPr>
      </w:pPr>
      <w:r w:rsidDel="00000000" w:rsidR="00000000" w:rsidRPr="00000000">
        <w:rPr>
          <w:rtl w:val="0"/>
        </w:rPr>
        <w:t xml:space="preserve">After WW1, America’s exhausted</w:t>
      </w:r>
    </w:p>
    <w:p w:rsidR="00000000" w:rsidDel="00000000" w:rsidP="00000000" w:rsidRDefault="00000000" w:rsidRPr="00000000" w14:paraId="00000633">
      <w:pPr>
        <w:pageBreakBefore w:val="0"/>
        <w:numPr>
          <w:ilvl w:val="2"/>
          <w:numId w:val="7"/>
        </w:numPr>
        <w:ind w:left="2160" w:hanging="360"/>
        <w:rPr>
          <w:u w:val="none"/>
        </w:rPr>
      </w:pPr>
      <w:r w:rsidDel="00000000" w:rsidR="00000000" w:rsidRPr="00000000">
        <w:rPr>
          <w:rtl w:val="0"/>
        </w:rPr>
        <w:t xml:space="preserve">The public was divided by America not being in League of Nations</w:t>
      </w:r>
    </w:p>
    <w:p w:rsidR="00000000" w:rsidDel="00000000" w:rsidP="00000000" w:rsidRDefault="00000000" w:rsidRPr="00000000" w14:paraId="00000634">
      <w:pPr>
        <w:pageBreakBefore w:val="0"/>
        <w:numPr>
          <w:ilvl w:val="2"/>
          <w:numId w:val="7"/>
        </w:numPr>
        <w:ind w:left="2160" w:hanging="360"/>
        <w:rPr>
          <w:u w:val="none"/>
        </w:rPr>
      </w:pPr>
      <w:r w:rsidDel="00000000" w:rsidR="00000000" w:rsidRPr="00000000">
        <w:rPr>
          <w:rtl w:val="0"/>
        </w:rPr>
        <w:t xml:space="preserve">Economy was low</w:t>
      </w:r>
    </w:p>
    <w:p w:rsidR="00000000" w:rsidDel="00000000" w:rsidP="00000000" w:rsidRDefault="00000000" w:rsidRPr="00000000" w14:paraId="00000635">
      <w:pPr>
        <w:pageBreakBefore w:val="0"/>
        <w:numPr>
          <w:ilvl w:val="2"/>
          <w:numId w:val="7"/>
        </w:numPr>
        <w:ind w:left="2160" w:hanging="360"/>
        <w:rPr>
          <w:u w:val="none"/>
        </w:rPr>
      </w:pPr>
      <w:r w:rsidDel="00000000" w:rsidR="00000000" w:rsidRPr="00000000">
        <w:rPr>
          <w:rtl w:val="0"/>
        </w:rPr>
        <w:t xml:space="preserve">Soldiers returning to civilian life had to choose between unemployment and forcing women/minorities out of the positions they took over during the war</w:t>
      </w:r>
    </w:p>
    <w:p w:rsidR="00000000" w:rsidDel="00000000" w:rsidP="00000000" w:rsidRDefault="00000000" w:rsidRPr="00000000" w14:paraId="00000636">
      <w:pPr>
        <w:pageBreakBefore w:val="0"/>
        <w:numPr>
          <w:ilvl w:val="2"/>
          <w:numId w:val="7"/>
        </w:numPr>
        <w:ind w:left="2160" w:hanging="360"/>
        <w:rPr>
          <w:u w:val="none"/>
        </w:rPr>
      </w:pPr>
      <w:r w:rsidDel="00000000" w:rsidR="00000000" w:rsidRPr="00000000">
        <w:rPr>
          <w:rtl w:val="0"/>
        </w:rPr>
        <w:t xml:space="preserve">Cost of living rose</w:t>
      </w:r>
    </w:p>
    <w:p w:rsidR="00000000" w:rsidDel="00000000" w:rsidP="00000000" w:rsidRDefault="00000000" w:rsidRPr="00000000" w14:paraId="00000637">
      <w:pPr>
        <w:pageBreakBefore w:val="0"/>
        <w:numPr>
          <w:ilvl w:val="2"/>
          <w:numId w:val="7"/>
        </w:numPr>
        <w:ind w:left="2160" w:hanging="360"/>
        <w:rPr>
          <w:u w:val="none"/>
        </w:rPr>
      </w:pPr>
      <w:r w:rsidDel="00000000" w:rsidR="00000000" w:rsidRPr="00000000">
        <w:rPr>
          <w:rtl w:val="0"/>
        </w:rPr>
        <w:t xml:space="preserve">Farmers and factories suffered from decrease in orders</w:t>
      </w:r>
    </w:p>
    <w:p w:rsidR="00000000" w:rsidDel="00000000" w:rsidP="00000000" w:rsidRDefault="00000000" w:rsidRPr="00000000" w14:paraId="00000638">
      <w:pPr>
        <w:pageBreakBefore w:val="0"/>
        <w:numPr>
          <w:ilvl w:val="1"/>
          <w:numId w:val="7"/>
        </w:numPr>
        <w:ind w:left="1440" w:hanging="360"/>
        <w:rPr>
          <w:u w:val="none"/>
        </w:rPr>
      </w:pPr>
      <w:r w:rsidDel="00000000" w:rsidR="00000000" w:rsidRPr="00000000">
        <w:rPr>
          <w:rtl w:val="0"/>
        </w:rPr>
        <w:t xml:space="preserve">As a result, Americans don’t want to get involved in international affairs ever again</w:t>
      </w:r>
    </w:p>
    <w:p w:rsidR="00000000" w:rsidDel="00000000" w:rsidP="00000000" w:rsidRDefault="00000000" w:rsidRPr="00000000" w14:paraId="00000639">
      <w:pPr>
        <w:pageBreakBefore w:val="0"/>
        <w:numPr>
          <w:ilvl w:val="0"/>
          <w:numId w:val="7"/>
        </w:numPr>
        <w:ind w:left="720" w:hanging="360"/>
        <w:rPr>
          <w:highlight w:val="yellow"/>
        </w:rPr>
      </w:pPr>
      <w:r w:rsidDel="00000000" w:rsidR="00000000" w:rsidRPr="00000000">
        <w:rPr>
          <w:highlight w:val="yellow"/>
          <w:rtl w:val="0"/>
        </w:rPr>
        <w:t xml:space="preserve">Nativism</w:t>
      </w:r>
    </w:p>
    <w:p w:rsidR="00000000" w:rsidDel="00000000" w:rsidP="00000000" w:rsidRDefault="00000000" w:rsidRPr="00000000" w14:paraId="0000063A">
      <w:pPr>
        <w:pageBreakBefore w:val="0"/>
        <w:numPr>
          <w:ilvl w:val="1"/>
          <w:numId w:val="7"/>
        </w:numPr>
        <w:ind w:left="1440" w:hanging="360"/>
        <w:rPr>
          <w:u w:val="none"/>
        </w:rPr>
      </w:pPr>
      <w:r w:rsidDel="00000000" w:rsidR="00000000" w:rsidRPr="00000000">
        <w:rPr>
          <w:rtl w:val="0"/>
        </w:rPr>
        <w:t xml:space="preserve">Isolationism led to nativism </w:t>
      </w:r>
    </w:p>
    <w:p w:rsidR="00000000" w:rsidDel="00000000" w:rsidP="00000000" w:rsidRDefault="00000000" w:rsidRPr="00000000" w14:paraId="0000063B">
      <w:pPr>
        <w:pageBreakBefore w:val="0"/>
        <w:numPr>
          <w:ilvl w:val="1"/>
          <w:numId w:val="7"/>
        </w:numPr>
        <w:ind w:left="1440" w:hanging="360"/>
        <w:rPr>
          <w:u w:val="none"/>
        </w:rPr>
      </w:pPr>
      <w:r w:rsidDel="00000000" w:rsidR="00000000" w:rsidRPr="00000000">
        <w:rPr>
          <w:rtl w:val="0"/>
        </w:rPr>
        <w:t xml:space="preserve">Immigrants accepting horrible work conditions just for any amount of money gave employers no reason to improve working conditions</w:t>
      </w:r>
    </w:p>
    <w:p w:rsidR="00000000" w:rsidDel="00000000" w:rsidP="00000000" w:rsidRDefault="00000000" w:rsidRPr="00000000" w14:paraId="0000063C">
      <w:pPr>
        <w:pageBreakBefore w:val="0"/>
        <w:numPr>
          <w:ilvl w:val="1"/>
          <w:numId w:val="7"/>
        </w:numPr>
        <w:ind w:left="1440" w:hanging="360"/>
        <w:rPr>
          <w:u w:val="none"/>
        </w:rPr>
      </w:pPr>
      <w:r w:rsidDel="00000000" w:rsidR="00000000" w:rsidRPr="00000000">
        <w:rPr>
          <w:rtl w:val="0"/>
        </w:rPr>
        <w:t xml:space="preserve">WW1 changed the industrial world by eliminating many low skilled positions, making immigrants, who are usually unskilled, seem unnecessary</w:t>
      </w:r>
    </w:p>
    <w:p w:rsidR="00000000" w:rsidDel="00000000" w:rsidP="00000000" w:rsidRDefault="00000000" w:rsidRPr="00000000" w14:paraId="0000063D">
      <w:pPr>
        <w:pageBreakBefore w:val="0"/>
        <w:numPr>
          <w:ilvl w:val="1"/>
          <w:numId w:val="7"/>
        </w:numPr>
        <w:ind w:left="1440" w:hanging="360"/>
        <w:rPr>
          <w:u w:val="none"/>
        </w:rPr>
      </w:pPr>
      <w:r w:rsidDel="00000000" w:rsidR="00000000" w:rsidRPr="00000000">
        <w:rPr>
          <w:rtl w:val="0"/>
        </w:rPr>
        <w:t xml:space="preserve">Fear that immigrants were bringing Communism into America</w:t>
      </w:r>
    </w:p>
    <w:p w:rsidR="00000000" w:rsidDel="00000000" w:rsidP="00000000" w:rsidRDefault="00000000" w:rsidRPr="00000000" w14:paraId="0000063E">
      <w:pPr>
        <w:pageBreakBefore w:val="0"/>
        <w:numPr>
          <w:ilvl w:val="1"/>
          <w:numId w:val="7"/>
        </w:numPr>
        <w:ind w:left="1440" w:hanging="360"/>
        <w:rPr>
          <w:u w:val="none"/>
        </w:rPr>
      </w:pPr>
      <w:r w:rsidDel="00000000" w:rsidR="00000000" w:rsidRPr="00000000">
        <w:rPr>
          <w:rtl w:val="0"/>
        </w:rPr>
        <w:t xml:space="preserve">Anti Foreigner groups, such as the KKK, rose again, and sometimes held government positions, to prevent foreigners from establishing their place in American society</w:t>
      </w:r>
    </w:p>
    <w:p w:rsidR="00000000" w:rsidDel="00000000" w:rsidP="00000000" w:rsidRDefault="00000000" w:rsidRPr="00000000" w14:paraId="0000063F">
      <w:pPr>
        <w:pageBreakBefore w:val="0"/>
        <w:numPr>
          <w:ilvl w:val="1"/>
          <w:numId w:val="7"/>
        </w:numPr>
        <w:ind w:left="1440" w:hanging="360"/>
      </w:pPr>
      <w:r w:rsidDel="00000000" w:rsidR="00000000" w:rsidRPr="00000000">
        <w:rPr>
          <w:rtl w:val="0"/>
        </w:rPr>
        <w:t xml:space="preserve">Pressure from nativism led to immigration limits</w:t>
      </w:r>
    </w:p>
    <w:p w:rsidR="00000000" w:rsidDel="00000000" w:rsidP="00000000" w:rsidRDefault="00000000" w:rsidRPr="00000000" w14:paraId="00000640">
      <w:pPr>
        <w:pageBreakBefore w:val="0"/>
        <w:numPr>
          <w:ilvl w:val="1"/>
          <w:numId w:val="7"/>
        </w:numPr>
        <w:ind w:left="1440" w:hanging="360"/>
        <w:rPr>
          <w:u w:val="none"/>
        </w:rPr>
      </w:pPr>
      <w:r w:rsidDel="00000000" w:rsidR="00000000" w:rsidRPr="00000000">
        <w:rPr>
          <w:rtl w:val="0"/>
        </w:rPr>
        <w:t xml:space="preserve">Emergency Quota Act of 1921 set up a quota system</w:t>
      </w:r>
    </w:p>
    <w:p w:rsidR="00000000" w:rsidDel="00000000" w:rsidP="00000000" w:rsidRDefault="00000000" w:rsidRPr="00000000" w14:paraId="00000641">
      <w:pPr>
        <w:pageBreakBefore w:val="0"/>
        <w:numPr>
          <w:ilvl w:val="2"/>
          <w:numId w:val="7"/>
        </w:numPr>
        <w:ind w:left="2160" w:hanging="360"/>
        <w:rPr>
          <w:u w:val="none"/>
        </w:rPr>
      </w:pPr>
      <w:r w:rsidDel="00000000" w:rsidR="00000000" w:rsidRPr="00000000">
        <w:rPr>
          <w:rtl w:val="0"/>
        </w:rPr>
        <w:t xml:space="preserve">Japanese immigration prohibited</w:t>
      </w:r>
    </w:p>
    <w:p w:rsidR="00000000" w:rsidDel="00000000" w:rsidP="00000000" w:rsidRDefault="00000000" w:rsidRPr="00000000" w14:paraId="00000642">
      <w:pPr>
        <w:pageBreakBefore w:val="0"/>
        <w:numPr>
          <w:ilvl w:val="2"/>
          <w:numId w:val="7"/>
        </w:numPr>
        <w:ind w:left="2160" w:hanging="360"/>
        <w:rPr>
          <w:u w:val="none"/>
        </w:rPr>
      </w:pPr>
      <w:r w:rsidDel="00000000" w:rsidR="00000000" w:rsidRPr="00000000">
        <w:rPr>
          <w:rtl w:val="0"/>
        </w:rPr>
        <w:t xml:space="preserve">immigration from Western Hemisphere was unlimited</w:t>
      </w:r>
    </w:p>
    <w:p w:rsidR="00000000" w:rsidDel="00000000" w:rsidP="00000000" w:rsidRDefault="00000000" w:rsidRPr="00000000" w14:paraId="00000643">
      <w:pPr>
        <w:pageBreakBefore w:val="0"/>
        <w:numPr>
          <w:ilvl w:val="2"/>
          <w:numId w:val="7"/>
        </w:numPr>
        <w:ind w:left="2160" w:hanging="360"/>
        <w:rPr>
          <w:u w:val="none"/>
        </w:rPr>
      </w:pPr>
      <w:r w:rsidDel="00000000" w:rsidR="00000000" w:rsidRPr="00000000">
        <w:rPr>
          <w:rtl w:val="0"/>
        </w:rPr>
        <w:t xml:space="preserve">Immigration from each European country was limited to 2% of that country’s nationals living in the US as of 1890 (context: before mass immigration from eastern and southern Europe)</w:t>
      </w:r>
    </w:p>
    <w:p w:rsidR="00000000" w:rsidDel="00000000" w:rsidP="00000000" w:rsidRDefault="00000000" w:rsidRPr="00000000" w14:paraId="00000644">
      <w:pPr>
        <w:pageBreakBefore w:val="0"/>
        <w:numPr>
          <w:ilvl w:val="0"/>
          <w:numId w:val="7"/>
        </w:numPr>
        <w:ind w:left="720" w:hanging="360"/>
        <w:rPr>
          <w:highlight w:val="yellow"/>
        </w:rPr>
      </w:pPr>
      <w:r w:rsidDel="00000000" w:rsidR="00000000" w:rsidRPr="00000000">
        <w:rPr>
          <w:highlight w:val="yellow"/>
          <w:rtl w:val="0"/>
        </w:rPr>
        <w:t xml:space="preserve">Red Scare</w:t>
      </w:r>
    </w:p>
    <w:p w:rsidR="00000000" w:rsidDel="00000000" w:rsidP="00000000" w:rsidRDefault="00000000" w:rsidRPr="00000000" w14:paraId="00000645">
      <w:pPr>
        <w:pageBreakBefore w:val="0"/>
        <w:numPr>
          <w:ilvl w:val="1"/>
          <w:numId w:val="7"/>
        </w:numPr>
        <w:ind w:left="1440" w:hanging="360"/>
        <w:rPr>
          <w:u w:val="none"/>
        </w:rPr>
      </w:pPr>
      <w:r w:rsidDel="00000000" w:rsidR="00000000" w:rsidRPr="00000000">
        <w:rPr>
          <w:rtl w:val="0"/>
        </w:rPr>
        <w:t xml:space="preserve">Communism, an economic and political system that involves a one party dictatorship government, where private property is forbidden, to equalize wealth and power among all citizens, is spreading around the world</w:t>
      </w:r>
    </w:p>
    <w:p w:rsidR="00000000" w:rsidDel="00000000" w:rsidP="00000000" w:rsidRDefault="00000000" w:rsidRPr="00000000" w14:paraId="00000646">
      <w:pPr>
        <w:pageBreakBefore w:val="0"/>
        <w:numPr>
          <w:ilvl w:val="1"/>
          <w:numId w:val="7"/>
        </w:numPr>
        <w:ind w:left="1440" w:hanging="360"/>
        <w:rPr>
          <w:u w:val="none"/>
        </w:rPr>
      </w:pPr>
      <w:r w:rsidDel="00000000" w:rsidR="00000000" w:rsidRPr="00000000">
        <w:rPr>
          <w:rtl w:val="0"/>
        </w:rPr>
        <w:t xml:space="preserve">Americans were afraid of communism, as it attacks their capitalist way of life</w:t>
      </w:r>
    </w:p>
    <w:p w:rsidR="00000000" w:rsidDel="00000000" w:rsidP="00000000" w:rsidRDefault="00000000" w:rsidRPr="00000000" w14:paraId="00000647">
      <w:pPr>
        <w:pageBreakBefore w:val="0"/>
        <w:numPr>
          <w:ilvl w:val="1"/>
          <w:numId w:val="7"/>
        </w:numPr>
        <w:ind w:left="1440" w:hanging="360"/>
        <w:rPr>
          <w:u w:val="none"/>
        </w:rPr>
      </w:pPr>
      <w:r w:rsidDel="00000000" w:rsidR="00000000" w:rsidRPr="00000000">
        <w:rPr>
          <w:rtl w:val="0"/>
        </w:rPr>
        <w:t xml:space="preserve">A Communist Party eventually formed in the US</w:t>
      </w:r>
    </w:p>
    <w:p w:rsidR="00000000" w:rsidDel="00000000" w:rsidP="00000000" w:rsidRDefault="00000000" w:rsidRPr="00000000" w14:paraId="00000648">
      <w:pPr>
        <w:pageBreakBefore w:val="0"/>
        <w:numPr>
          <w:ilvl w:val="1"/>
          <w:numId w:val="7"/>
        </w:numPr>
        <w:ind w:left="1440" w:hanging="360"/>
        <w:rPr>
          <w:u w:val="none"/>
        </w:rPr>
      </w:pPr>
      <w:r w:rsidDel="00000000" w:rsidR="00000000" w:rsidRPr="00000000">
        <w:rPr>
          <w:rtl w:val="0"/>
        </w:rPr>
        <w:t xml:space="preserve">Bombs were mailed to non-Communist government and business officials, leading to fear that America was gonna go Communist</w:t>
      </w:r>
    </w:p>
    <w:p w:rsidR="00000000" w:rsidDel="00000000" w:rsidP="00000000" w:rsidRDefault="00000000" w:rsidRPr="00000000" w14:paraId="00000649">
      <w:pPr>
        <w:pageBreakBefore w:val="0"/>
        <w:numPr>
          <w:ilvl w:val="1"/>
          <w:numId w:val="7"/>
        </w:numPr>
        <w:ind w:left="1440" w:hanging="360"/>
        <w:rPr>
          <w:u w:val="none"/>
        </w:rPr>
      </w:pPr>
      <w:r w:rsidDel="00000000" w:rsidR="00000000" w:rsidRPr="00000000">
        <w:rPr>
          <w:rtl w:val="0"/>
        </w:rPr>
        <w:t xml:space="preserve">US Attorney General A, Mitchell Palmer and J. Edgar Hoover trampled over civil rights to hunt Communists, socialists and anarchists to arrest and deport them</w:t>
      </w:r>
    </w:p>
    <w:p w:rsidR="00000000" w:rsidDel="00000000" w:rsidP="00000000" w:rsidRDefault="00000000" w:rsidRPr="00000000" w14:paraId="0000064A">
      <w:pPr>
        <w:pageBreakBefore w:val="0"/>
        <w:numPr>
          <w:ilvl w:val="1"/>
          <w:numId w:val="7"/>
        </w:numPr>
        <w:ind w:left="1440" w:hanging="360"/>
        <w:rPr>
          <w:u w:val="none"/>
        </w:rPr>
      </w:pPr>
      <w:r w:rsidDel="00000000" w:rsidR="00000000" w:rsidRPr="00000000">
        <w:rPr>
          <w:rtl w:val="0"/>
        </w:rPr>
        <w:t xml:space="preserve">Led to hysteria where people go around blaming people for being communist, leading to unlawful arrests and death sentences</w:t>
      </w:r>
    </w:p>
    <w:p w:rsidR="00000000" w:rsidDel="00000000" w:rsidP="00000000" w:rsidRDefault="00000000" w:rsidRPr="00000000" w14:paraId="0000064B">
      <w:pPr>
        <w:pageBreakBefore w:val="0"/>
        <w:numPr>
          <w:ilvl w:val="0"/>
          <w:numId w:val="7"/>
        </w:numPr>
        <w:ind w:left="720" w:hanging="360"/>
        <w:rPr>
          <w:highlight w:val="yellow"/>
        </w:rPr>
      </w:pPr>
      <w:r w:rsidDel="00000000" w:rsidR="00000000" w:rsidRPr="00000000">
        <w:rPr>
          <w:highlight w:val="yellow"/>
          <w:rtl w:val="0"/>
        </w:rPr>
        <w:t xml:space="preserve">Labor movement</w:t>
      </w:r>
    </w:p>
    <w:p w:rsidR="00000000" w:rsidDel="00000000" w:rsidP="00000000" w:rsidRDefault="00000000" w:rsidRPr="00000000" w14:paraId="0000064C">
      <w:pPr>
        <w:pageBreakBefore w:val="0"/>
        <w:numPr>
          <w:ilvl w:val="1"/>
          <w:numId w:val="7"/>
        </w:numPr>
        <w:ind w:left="1440" w:hanging="360"/>
        <w:rPr>
          <w:u w:val="none"/>
        </w:rPr>
      </w:pPr>
      <w:r w:rsidDel="00000000" w:rsidR="00000000" w:rsidRPr="00000000">
        <w:rPr>
          <w:rtl w:val="0"/>
        </w:rPr>
        <w:t xml:space="preserve">Strikes were allowed again after WW1 ended, so many happened</w:t>
      </w:r>
    </w:p>
    <w:p w:rsidR="00000000" w:rsidDel="00000000" w:rsidP="00000000" w:rsidRDefault="00000000" w:rsidRPr="00000000" w14:paraId="0000064D">
      <w:pPr>
        <w:pageBreakBefore w:val="0"/>
        <w:numPr>
          <w:ilvl w:val="1"/>
          <w:numId w:val="7"/>
        </w:numPr>
        <w:ind w:left="1440" w:hanging="360"/>
        <w:rPr>
          <w:u w:val="none"/>
        </w:rPr>
      </w:pPr>
      <w:r w:rsidDel="00000000" w:rsidR="00000000" w:rsidRPr="00000000">
        <w:rPr>
          <w:rtl w:val="0"/>
        </w:rPr>
        <w:t xml:space="preserve">Employees wanted better working conditions, higher wages and permission to join unions</w:t>
      </w:r>
    </w:p>
    <w:p w:rsidR="00000000" w:rsidDel="00000000" w:rsidP="00000000" w:rsidRDefault="00000000" w:rsidRPr="00000000" w14:paraId="0000064E">
      <w:pPr>
        <w:pageBreakBefore w:val="0"/>
        <w:numPr>
          <w:ilvl w:val="1"/>
          <w:numId w:val="7"/>
        </w:numPr>
        <w:ind w:left="1440" w:hanging="360"/>
        <w:rPr>
          <w:u w:val="none"/>
        </w:rPr>
      </w:pPr>
      <w:r w:rsidDel="00000000" w:rsidR="00000000" w:rsidRPr="00000000">
        <w:rPr>
          <w:rtl w:val="0"/>
        </w:rPr>
        <w:t xml:space="preserve">Employers labeled strikers as communists</w:t>
      </w:r>
    </w:p>
    <w:p w:rsidR="00000000" w:rsidDel="00000000" w:rsidP="00000000" w:rsidRDefault="00000000" w:rsidRPr="00000000" w14:paraId="0000064F">
      <w:pPr>
        <w:pageBreakBefore w:val="0"/>
        <w:numPr>
          <w:ilvl w:val="1"/>
          <w:numId w:val="7"/>
        </w:numPr>
        <w:ind w:left="1440" w:hanging="360"/>
        <w:rPr>
          <w:u w:val="none"/>
        </w:rPr>
      </w:pPr>
      <w:r w:rsidDel="00000000" w:rsidR="00000000" w:rsidRPr="00000000">
        <w:rPr>
          <w:rtl w:val="0"/>
        </w:rPr>
        <w:t xml:space="preserve">Labor movement weakened</w:t>
      </w:r>
    </w:p>
    <w:p w:rsidR="00000000" w:rsidDel="00000000" w:rsidP="00000000" w:rsidRDefault="00000000" w:rsidRPr="00000000" w14:paraId="00000650">
      <w:pPr>
        <w:pageBreakBefore w:val="0"/>
        <w:numPr>
          <w:ilvl w:val="2"/>
          <w:numId w:val="7"/>
        </w:numPr>
        <w:ind w:left="2160" w:hanging="360"/>
        <w:rPr>
          <w:u w:val="none"/>
        </w:rPr>
      </w:pPr>
      <w:r w:rsidDel="00000000" w:rsidR="00000000" w:rsidRPr="00000000">
        <w:rPr>
          <w:rtl w:val="0"/>
        </w:rPr>
        <w:t xml:space="preserve">Immigrants accepting horrible working conditions gave employers no reason to listen to unions</w:t>
      </w:r>
    </w:p>
    <w:p w:rsidR="00000000" w:rsidDel="00000000" w:rsidP="00000000" w:rsidRDefault="00000000" w:rsidRPr="00000000" w14:paraId="00000651">
      <w:pPr>
        <w:pageBreakBefore w:val="0"/>
        <w:numPr>
          <w:ilvl w:val="2"/>
          <w:numId w:val="7"/>
        </w:numPr>
        <w:ind w:left="2160" w:hanging="360"/>
        <w:rPr>
          <w:u w:val="none"/>
        </w:rPr>
      </w:pPr>
      <w:r w:rsidDel="00000000" w:rsidR="00000000" w:rsidRPr="00000000">
        <w:rPr>
          <w:rtl w:val="0"/>
        </w:rPr>
        <w:t xml:space="preserve">Unions had difficulty organizing when immigrants spoke different languages</w:t>
      </w:r>
    </w:p>
    <w:p w:rsidR="00000000" w:rsidDel="00000000" w:rsidP="00000000" w:rsidRDefault="00000000" w:rsidRPr="00000000" w14:paraId="00000652">
      <w:pPr>
        <w:pageBreakBefore w:val="0"/>
        <w:numPr>
          <w:ilvl w:val="2"/>
          <w:numId w:val="7"/>
        </w:numPr>
        <w:ind w:left="2160" w:hanging="360"/>
        <w:rPr>
          <w:u w:val="none"/>
        </w:rPr>
      </w:pPr>
      <w:r w:rsidDel="00000000" w:rsidR="00000000" w:rsidRPr="00000000">
        <w:rPr>
          <w:rtl w:val="0"/>
        </w:rPr>
        <w:t xml:space="preserve">Farmers were used to self reliance</w:t>
      </w:r>
    </w:p>
    <w:p w:rsidR="00000000" w:rsidDel="00000000" w:rsidP="00000000" w:rsidRDefault="00000000" w:rsidRPr="00000000" w14:paraId="00000653">
      <w:pPr>
        <w:pageBreakBefore w:val="0"/>
        <w:numPr>
          <w:ilvl w:val="2"/>
          <w:numId w:val="7"/>
        </w:numPr>
        <w:ind w:left="2160" w:hanging="360"/>
        <w:rPr>
          <w:u w:val="none"/>
        </w:rPr>
      </w:pPr>
      <w:r w:rsidDel="00000000" w:rsidR="00000000" w:rsidRPr="00000000">
        <w:rPr>
          <w:rtl w:val="0"/>
        </w:rPr>
        <w:t xml:space="preserve">Blacks were often excluded</w:t>
      </w:r>
    </w:p>
    <w:p w:rsidR="00000000" w:rsidDel="00000000" w:rsidP="00000000" w:rsidRDefault="00000000" w:rsidRPr="00000000" w14:paraId="00000654">
      <w:pPr>
        <w:pageBreakBefore w:val="0"/>
        <w:numPr>
          <w:ilvl w:val="0"/>
          <w:numId w:val="7"/>
        </w:numPr>
        <w:ind w:left="720" w:hanging="360"/>
        <w:rPr>
          <w:highlight w:val="yellow"/>
        </w:rPr>
      </w:pPr>
      <w:r w:rsidDel="00000000" w:rsidR="00000000" w:rsidRPr="00000000">
        <w:rPr>
          <w:highlight w:val="yellow"/>
          <w:rtl w:val="0"/>
        </w:rPr>
        <w:t xml:space="preserve">Harding Presidency</w:t>
      </w:r>
    </w:p>
    <w:p w:rsidR="00000000" w:rsidDel="00000000" w:rsidP="00000000" w:rsidRDefault="00000000" w:rsidRPr="00000000" w14:paraId="00000655">
      <w:pPr>
        <w:pageBreakBefore w:val="0"/>
        <w:numPr>
          <w:ilvl w:val="1"/>
          <w:numId w:val="7"/>
        </w:numPr>
        <w:ind w:left="1440" w:hanging="360"/>
        <w:rPr>
          <w:u w:val="none"/>
        </w:rPr>
      </w:pPr>
      <w:r w:rsidDel="00000000" w:rsidR="00000000" w:rsidRPr="00000000">
        <w:rPr>
          <w:rtl w:val="0"/>
        </w:rPr>
        <w:t xml:space="preserve">Platform on restoring “normalcy”, or how things were pre-WW1</w:t>
      </w:r>
    </w:p>
    <w:p w:rsidR="00000000" w:rsidDel="00000000" w:rsidP="00000000" w:rsidRDefault="00000000" w:rsidRPr="00000000" w14:paraId="00000656">
      <w:pPr>
        <w:pageBreakBefore w:val="0"/>
        <w:numPr>
          <w:ilvl w:val="1"/>
          <w:numId w:val="7"/>
        </w:numPr>
        <w:ind w:left="1440" w:hanging="360"/>
        <w:rPr>
          <w:u w:val="none"/>
        </w:rPr>
      </w:pPr>
      <w:r w:rsidDel="00000000" w:rsidR="00000000" w:rsidRPr="00000000">
        <w:rPr>
          <w:rtl w:val="0"/>
        </w:rPr>
        <w:t xml:space="preserve">Washington Naval conference</w:t>
      </w:r>
    </w:p>
    <w:p w:rsidR="00000000" w:rsidDel="00000000" w:rsidP="00000000" w:rsidRDefault="00000000" w:rsidRPr="00000000" w14:paraId="00000657">
      <w:pPr>
        <w:pageBreakBefore w:val="0"/>
        <w:numPr>
          <w:ilvl w:val="2"/>
          <w:numId w:val="7"/>
        </w:numPr>
        <w:ind w:left="2160" w:hanging="360"/>
        <w:rPr>
          <w:u w:val="none"/>
        </w:rPr>
      </w:pPr>
      <w:r w:rsidDel="00000000" w:rsidR="00000000" w:rsidRPr="00000000">
        <w:rPr>
          <w:rtl w:val="0"/>
        </w:rPr>
        <w:t xml:space="preserve">US, Britain, Japan, France, Italy</w:t>
      </w:r>
    </w:p>
    <w:p w:rsidR="00000000" w:rsidDel="00000000" w:rsidP="00000000" w:rsidRDefault="00000000" w:rsidRPr="00000000" w14:paraId="00000658">
      <w:pPr>
        <w:pageBreakBefore w:val="0"/>
        <w:numPr>
          <w:ilvl w:val="2"/>
          <w:numId w:val="7"/>
        </w:numPr>
        <w:ind w:left="2160" w:hanging="360"/>
        <w:rPr>
          <w:u w:val="none"/>
        </w:rPr>
      </w:pPr>
      <w:r w:rsidDel="00000000" w:rsidR="00000000" w:rsidRPr="00000000">
        <w:rPr>
          <w:rtl w:val="0"/>
        </w:rPr>
        <w:t xml:space="preserve">Excluded Russia since it was Communist</w:t>
      </w:r>
    </w:p>
    <w:p w:rsidR="00000000" w:rsidDel="00000000" w:rsidP="00000000" w:rsidRDefault="00000000" w:rsidRPr="00000000" w14:paraId="00000659">
      <w:pPr>
        <w:pageBreakBefore w:val="0"/>
        <w:numPr>
          <w:ilvl w:val="2"/>
          <w:numId w:val="7"/>
        </w:numPr>
        <w:ind w:left="2160" w:hanging="360"/>
        <w:rPr>
          <w:u w:val="none"/>
        </w:rPr>
      </w:pPr>
      <w:r w:rsidDel="00000000" w:rsidR="00000000" w:rsidRPr="00000000">
        <w:rPr>
          <w:rtl w:val="0"/>
        </w:rPr>
        <w:t xml:space="preserve">Kellogg-Briand Pact: agreement between those 5 nations to disarm and renounce war</w:t>
      </w:r>
    </w:p>
    <w:p w:rsidR="00000000" w:rsidDel="00000000" w:rsidP="00000000" w:rsidRDefault="00000000" w:rsidRPr="00000000" w14:paraId="0000065A">
      <w:pPr>
        <w:pageBreakBefore w:val="0"/>
        <w:numPr>
          <w:ilvl w:val="2"/>
          <w:numId w:val="7"/>
        </w:numPr>
        <w:ind w:left="2160" w:hanging="360"/>
        <w:rPr>
          <w:u w:val="none"/>
        </w:rPr>
      </w:pPr>
      <w:r w:rsidDel="00000000" w:rsidR="00000000" w:rsidRPr="00000000">
        <w:rPr>
          <w:rtl w:val="0"/>
        </w:rPr>
        <w:t xml:space="preserve">However, there was no way to enforce the Pact</w:t>
      </w:r>
    </w:p>
    <w:p w:rsidR="00000000" w:rsidDel="00000000" w:rsidP="00000000" w:rsidRDefault="00000000" w:rsidRPr="00000000" w14:paraId="0000065B">
      <w:pPr>
        <w:pageBreakBefore w:val="0"/>
        <w:numPr>
          <w:ilvl w:val="1"/>
          <w:numId w:val="7"/>
        </w:numPr>
        <w:ind w:left="1440" w:hanging="360"/>
        <w:rPr>
          <w:u w:val="none"/>
        </w:rPr>
      </w:pPr>
      <w:r w:rsidDel="00000000" w:rsidR="00000000" w:rsidRPr="00000000">
        <w:rPr>
          <w:rtl w:val="0"/>
        </w:rPr>
        <w:t xml:space="preserve">Tariffs and reparations</w:t>
      </w:r>
    </w:p>
    <w:p w:rsidR="00000000" w:rsidDel="00000000" w:rsidP="00000000" w:rsidRDefault="00000000" w:rsidRPr="00000000" w14:paraId="0000065C">
      <w:pPr>
        <w:pageBreakBefore w:val="0"/>
        <w:numPr>
          <w:ilvl w:val="2"/>
          <w:numId w:val="7"/>
        </w:numPr>
        <w:ind w:left="2160" w:hanging="360"/>
        <w:rPr>
          <w:u w:val="none"/>
        </w:rPr>
      </w:pPr>
      <w:r w:rsidDel="00000000" w:rsidR="00000000" w:rsidRPr="00000000">
        <w:rPr>
          <w:rtl w:val="0"/>
        </w:rPr>
        <w:t xml:space="preserve">Britain and France owes the US $10 billion</w:t>
      </w:r>
    </w:p>
    <w:p w:rsidR="00000000" w:rsidDel="00000000" w:rsidP="00000000" w:rsidRDefault="00000000" w:rsidRPr="00000000" w14:paraId="0000065D">
      <w:pPr>
        <w:pageBreakBefore w:val="0"/>
        <w:numPr>
          <w:ilvl w:val="2"/>
          <w:numId w:val="7"/>
        </w:numPr>
        <w:ind w:left="2160" w:hanging="360"/>
        <w:rPr>
          <w:u w:val="none"/>
        </w:rPr>
      </w:pPr>
      <w:r w:rsidDel="00000000" w:rsidR="00000000" w:rsidRPr="00000000">
        <w:rPr>
          <w:rtl w:val="0"/>
        </w:rPr>
        <w:t xml:space="preserve">Could be paid back through sale of goods or passing over Germany reparations</w:t>
      </w:r>
    </w:p>
    <w:p w:rsidR="00000000" w:rsidDel="00000000" w:rsidP="00000000" w:rsidRDefault="00000000" w:rsidRPr="00000000" w14:paraId="0000065E">
      <w:pPr>
        <w:pageBreakBefore w:val="0"/>
        <w:numPr>
          <w:ilvl w:val="2"/>
          <w:numId w:val="7"/>
        </w:numPr>
        <w:ind w:left="2160" w:hanging="360"/>
        <w:rPr>
          <w:u w:val="none"/>
        </w:rPr>
      </w:pPr>
      <w:r w:rsidDel="00000000" w:rsidR="00000000" w:rsidRPr="00000000">
        <w:rPr>
          <w:rtl w:val="0"/>
        </w:rPr>
        <w:t xml:space="preserve">Fordney-McCumber Tariff: raised tariffs by 60% to protect American made goods.  As a result, not enough people buy British and French goods, so they had to turn to German reparations</w:t>
      </w:r>
    </w:p>
    <w:p w:rsidR="00000000" w:rsidDel="00000000" w:rsidP="00000000" w:rsidRDefault="00000000" w:rsidRPr="00000000" w14:paraId="0000065F">
      <w:pPr>
        <w:pageBreakBefore w:val="0"/>
        <w:numPr>
          <w:ilvl w:val="2"/>
          <w:numId w:val="7"/>
        </w:numPr>
        <w:ind w:left="2160" w:hanging="360"/>
        <w:rPr>
          <w:u w:val="none"/>
        </w:rPr>
      </w:pPr>
      <w:r w:rsidDel="00000000" w:rsidR="00000000" w:rsidRPr="00000000">
        <w:rPr>
          <w:rtl w:val="0"/>
        </w:rPr>
        <w:t xml:space="preserve">Germany was having severe difficulties paying reparations so French troops deployed to Germany</w:t>
      </w:r>
    </w:p>
    <w:p w:rsidR="00000000" w:rsidDel="00000000" w:rsidP="00000000" w:rsidRDefault="00000000" w:rsidRPr="00000000" w14:paraId="00000660">
      <w:pPr>
        <w:pageBreakBefore w:val="0"/>
        <w:numPr>
          <w:ilvl w:val="2"/>
          <w:numId w:val="7"/>
        </w:numPr>
        <w:ind w:left="2160" w:hanging="360"/>
        <w:rPr>
          <w:u w:val="none"/>
        </w:rPr>
      </w:pPr>
      <w:r w:rsidDel="00000000" w:rsidR="00000000" w:rsidRPr="00000000">
        <w:rPr>
          <w:rtl w:val="0"/>
        </w:rPr>
        <w:t xml:space="preserve">To prevent war, the American investors gave loan to Germany under the Dawes plan</w:t>
      </w:r>
    </w:p>
    <w:p w:rsidR="00000000" w:rsidDel="00000000" w:rsidP="00000000" w:rsidRDefault="00000000" w:rsidRPr="00000000" w14:paraId="00000661">
      <w:pPr>
        <w:pageBreakBefore w:val="0"/>
        <w:numPr>
          <w:ilvl w:val="2"/>
          <w:numId w:val="7"/>
        </w:numPr>
        <w:ind w:left="2160" w:hanging="360"/>
        <w:rPr>
          <w:u w:val="none"/>
        </w:rPr>
      </w:pPr>
      <w:r w:rsidDel="00000000" w:rsidR="00000000" w:rsidRPr="00000000">
        <w:rPr>
          <w:rtl w:val="0"/>
        </w:rPr>
        <w:t xml:space="preserve">Britain and France resentful that of the Allies, America lost the least and gained the most</w:t>
      </w:r>
    </w:p>
    <w:p w:rsidR="00000000" w:rsidDel="00000000" w:rsidP="00000000" w:rsidRDefault="00000000" w:rsidRPr="00000000" w14:paraId="00000662">
      <w:pPr>
        <w:pageBreakBefore w:val="0"/>
        <w:numPr>
          <w:ilvl w:val="1"/>
          <w:numId w:val="7"/>
        </w:numPr>
        <w:ind w:left="1440" w:hanging="360"/>
        <w:rPr>
          <w:u w:val="none"/>
        </w:rPr>
      </w:pPr>
      <w:r w:rsidDel="00000000" w:rsidR="00000000" w:rsidRPr="00000000">
        <w:rPr>
          <w:rtl w:val="0"/>
        </w:rPr>
        <w:t xml:space="preserve">Scandals</w:t>
      </w:r>
    </w:p>
    <w:p w:rsidR="00000000" w:rsidDel="00000000" w:rsidP="00000000" w:rsidRDefault="00000000" w:rsidRPr="00000000" w14:paraId="00000663">
      <w:pPr>
        <w:pageBreakBefore w:val="0"/>
        <w:numPr>
          <w:ilvl w:val="2"/>
          <w:numId w:val="7"/>
        </w:numPr>
        <w:ind w:left="2160" w:hanging="360"/>
        <w:rPr>
          <w:u w:val="none"/>
        </w:rPr>
      </w:pPr>
      <w:r w:rsidDel="00000000" w:rsidR="00000000" w:rsidRPr="00000000">
        <w:rPr>
          <w:rtl w:val="0"/>
        </w:rPr>
        <w:t xml:space="preserve">Harding admitted to not understanding the problems going on in the nation</w:t>
      </w:r>
    </w:p>
    <w:p w:rsidR="00000000" w:rsidDel="00000000" w:rsidP="00000000" w:rsidRDefault="00000000" w:rsidRPr="00000000" w14:paraId="00000664">
      <w:pPr>
        <w:pageBreakBefore w:val="0"/>
        <w:numPr>
          <w:ilvl w:val="2"/>
          <w:numId w:val="7"/>
        </w:numPr>
        <w:ind w:left="2160" w:hanging="360"/>
        <w:rPr>
          <w:u w:val="none"/>
        </w:rPr>
      </w:pPr>
      <w:r w:rsidDel="00000000" w:rsidR="00000000" w:rsidRPr="00000000">
        <w:rPr>
          <w:rtl w:val="0"/>
        </w:rPr>
        <w:t xml:space="preserve">The friends he appointed were grafting</w:t>
      </w:r>
    </w:p>
    <w:p w:rsidR="00000000" w:rsidDel="00000000" w:rsidP="00000000" w:rsidRDefault="00000000" w:rsidRPr="00000000" w14:paraId="00000665">
      <w:pPr>
        <w:pageBreakBefore w:val="0"/>
        <w:numPr>
          <w:ilvl w:val="2"/>
          <w:numId w:val="7"/>
        </w:numPr>
        <w:ind w:left="2160" w:hanging="360"/>
        <w:rPr>
          <w:u w:val="none"/>
        </w:rPr>
      </w:pPr>
      <w:r w:rsidDel="00000000" w:rsidR="00000000" w:rsidRPr="00000000">
        <w:rPr>
          <w:rtl w:val="0"/>
        </w:rPr>
        <w:t xml:space="preserve">Charles R. Forbes sold government and hospital supplies to private companies</w:t>
      </w:r>
    </w:p>
    <w:p w:rsidR="00000000" w:rsidDel="00000000" w:rsidP="00000000" w:rsidRDefault="00000000" w:rsidRPr="00000000" w14:paraId="00000666">
      <w:pPr>
        <w:pageBreakBefore w:val="0"/>
        <w:numPr>
          <w:ilvl w:val="2"/>
          <w:numId w:val="7"/>
        </w:numPr>
        <w:ind w:left="2160" w:hanging="360"/>
        <w:rPr>
          <w:u w:val="none"/>
        </w:rPr>
      </w:pPr>
      <w:r w:rsidDel="00000000" w:rsidR="00000000" w:rsidRPr="00000000">
        <w:rPr>
          <w:rtl w:val="0"/>
        </w:rPr>
        <w:t xml:space="preserve">Colonel Thomas W. Miller bribed</w:t>
      </w:r>
    </w:p>
    <w:p w:rsidR="00000000" w:rsidDel="00000000" w:rsidP="00000000" w:rsidRDefault="00000000" w:rsidRPr="00000000" w14:paraId="00000667">
      <w:pPr>
        <w:pageBreakBefore w:val="0"/>
        <w:numPr>
          <w:ilvl w:val="2"/>
          <w:numId w:val="7"/>
        </w:numPr>
        <w:ind w:left="2160" w:hanging="360"/>
        <w:rPr>
          <w:u w:val="none"/>
        </w:rPr>
      </w:pPr>
      <w:r w:rsidDel="00000000" w:rsidR="00000000" w:rsidRPr="00000000">
        <w:rPr>
          <w:rtl w:val="0"/>
        </w:rPr>
        <w:t xml:space="preserve">Teapot Dome scandal: Albert B. Falls took Navy oil reserves and transferred their ownership to the Interior Department and leased them to private companies </w:t>
      </w:r>
    </w:p>
    <w:p w:rsidR="00000000" w:rsidDel="00000000" w:rsidP="00000000" w:rsidRDefault="00000000" w:rsidRPr="00000000" w14:paraId="00000668">
      <w:pPr>
        <w:pageBreakBefore w:val="0"/>
        <w:numPr>
          <w:ilvl w:val="1"/>
          <w:numId w:val="7"/>
        </w:numPr>
        <w:ind w:left="1440" w:hanging="360"/>
        <w:rPr>
          <w:u w:val="none"/>
        </w:rPr>
      </w:pPr>
      <w:r w:rsidDel="00000000" w:rsidR="00000000" w:rsidRPr="00000000">
        <w:rPr>
          <w:rtl w:val="0"/>
        </w:rPr>
        <w:t xml:space="preserve">Suddenly died in office, and presidency was assumed by Coolidge </w:t>
      </w:r>
    </w:p>
    <w:p w:rsidR="00000000" w:rsidDel="00000000" w:rsidP="00000000" w:rsidRDefault="00000000" w:rsidRPr="00000000" w14:paraId="00000669">
      <w:pPr>
        <w:pageBreakBefore w:val="0"/>
        <w:numPr>
          <w:ilvl w:val="0"/>
          <w:numId w:val="7"/>
        </w:numPr>
        <w:ind w:left="720" w:hanging="360"/>
        <w:rPr>
          <w:highlight w:val="yellow"/>
        </w:rPr>
      </w:pPr>
      <w:r w:rsidDel="00000000" w:rsidR="00000000" w:rsidRPr="00000000">
        <w:rPr>
          <w:highlight w:val="yellow"/>
          <w:rtl w:val="0"/>
        </w:rPr>
        <w:t xml:space="preserve">Business growth and quality of life</w:t>
      </w:r>
    </w:p>
    <w:p w:rsidR="00000000" w:rsidDel="00000000" w:rsidP="00000000" w:rsidRDefault="00000000" w:rsidRPr="00000000" w14:paraId="0000066A">
      <w:pPr>
        <w:pageBreakBefore w:val="0"/>
        <w:numPr>
          <w:ilvl w:val="1"/>
          <w:numId w:val="7"/>
        </w:numPr>
        <w:ind w:left="1440" w:hanging="360"/>
        <w:rPr>
          <w:u w:val="none"/>
        </w:rPr>
      </w:pPr>
      <w:r w:rsidDel="00000000" w:rsidR="00000000" w:rsidRPr="00000000">
        <w:rPr>
          <w:rtl w:val="0"/>
        </w:rPr>
        <w:t xml:space="preserve">President Calvin Coolidge</w:t>
      </w:r>
    </w:p>
    <w:p w:rsidR="00000000" w:rsidDel="00000000" w:rsidP="00000000" w:rsidRDefault="00000000" w:rsidRPr="00000000" w14:paraId="0000066B">
      <w:pPr>
        <w:pageBreakBefore w:val="0"/>
        <w:numPr>
          <w:ilvl w:val="2"/>
          <w:numId w:val="7"/>
        </w:numPr>
        <w:ind w:left="2160" w:hanging="360"/>
        <w:rPr>
          <w:u w:val="none"/>
        </w:rPr>
      </w:pPr>
      <w:r w:rsidDel="00000000" w:rsidR="00000000" w:rsidRPr="00000000">
        <w:rPr>
          <w:rtl w:val="0"/>
        </w:rPr>
        <w:t xml:space="preserve">Valued businesses, regarded them as temples</w:t>
      </w:r>
    </w:p>
    <w:p w:rsidR="00000000" w:rsidDel="00000000" w:rsidP="00000000" w:rsidRDefault="00000000" w:rsidRPr="00000000" w14:paraId="0000066C">
      <w:pPr>
        <w:pageBreakBefore w:val="0"/>
        <w:numPr>
          <w:ilvl w:val="2"/>
          <w:numId w:val="7"/>
        </w:numPr>
        <w:ind w:left="2160" w:hanging="360"/>
        <w:rPr>
          <w:u w:val="none"/>
        </w:rPr>
      </w:pPr>
      <w:r w:rsidDel="00000000" w:rsidR="00000000" w:rsidRPr="00000000">
        <w:rPr>
          <w:rtl w:val="0"/>
        </w:rPr>
        <w:t xml:space="preserve">Lower taxes and increased businesses’ credit to allow them more profit</w:t>
      </w:r>
    </w:p>
    <w:p w:rsidR="00000000" w:rsidDel="00000000" w:rsidP="00000000" w:rsidRDefault="00000000" w:rsidRPr="00000000" w14:paraId="0000066D">
      <w:pPr>
        <w:pageBreakBefore w:val="0"/>
        <w:numPr>
          <w:ilvl w:val="2"/>
          <w:numId w:val="7"/>
        </w:numPr>
        <w:ind w:left="2160" w:hanging="360"/>
        <w:rPr>
          <w:u w:val="none"/>
        </w:rPr>
      </w:pPr>
      <w:r w:rsidDel="00000000" w:rsidR="00000000" w:rsidRPr="00000000">
        <w:rPr>
          <w:rtl w:val="0"/>
        </w:rPr>
        <w:t xml:space="preserve">Minimized government interferences in businesses</w:t>
      </w:r>
    </w:p>
    <w:p w:rsidR="00000000" w:rsidDel="00000000" w:rsidP="00000000" w:rsidRDefault="00000000" w:rsidRPr="00000000" w14:paraId="0000066E">
      <w:pPr>
        <w:pageBreakBefore w:val="0"/>
        <w:numPr>
          <w:ilvl w:val="2"/>
          <w:numId w:val="7"/>
        </w:numPr>
        <w:ind w:left="2160" w:hanging="360"/>
        <w:rPr>
          <w:u w:val="none"/>
        </w:rPr>
      </w:pPr>
      <w:r w:rsidDel="00000000" w:rsidR="00000000" w:rsidRPr="00000000">
        <w:rPr>
          <w:rtl w:val="0"/>
        </w:rPr>
        <w:t xml:space="preserve">High tariffs to protect domestic manufacturers</w:t>
      </w:r>
    </w:p>
    <w:p w:rsidR="00000000" w:rsidDel="00000000" w:rsidP="00000000" w:rsidRDefault="00000000" w:rsidRPr="00000000" w14:paraId="0000066F">
      <w:pPr>
        <w:pageBreakBefore w:val="0"/>
        <w:numPr>
          <w:ilvl w:val="2"/>
          <w:numId w:val="7"/>
        </w:numPr>
        <w:ind w:left="2160" w:hanging="360"/>
        <w:rPr>
          <w:u w:val="none"/>
        </w:rPr>
      </w:pPr>
      <w:r w:rsidDel="00000000" w:rsidR="00000000" w:rsidRPr="00000000">
        <w:rPr>
          <w:rtl w:val="0"/>
        </w:rPr>
        <w:t xml:space="preserve">Lowered income tax</w:t>
      </w:r>
    </w:p>
    <w:p w:rsidR="00000000" w:rsidDel="00000000" w:rsidP="00000000" w:rsidRDefault="00000000" w:rsidRPr="00000000" w14:paraId="00000670">
      <w:pPr>
        <w:pageBreakBefore w:val="0"/>
        <w:numPr>
          <w:ilvl w:val="2"/>
          <w:numId w:val="7"/>
        </w:numPr>
        <w:ind w:left="2160" w:hanging="360"/>
        <w:rPr>
          <w:u w:val="none"/>
        </w:rPr>
      </w:pPr>
      <w:r w:rsidDel="00000000" w:rsidR="00000000" w:rsidRPr="00000000">
        <w:rPr>
          <w:rtl w:val="0"/>
        </w:rPr>
        <w:t xml:space="preserve">Led to flourishing businesses, which in turn led to flourishing quality of life</w:t>
      </w:r>
    </w:p>
    <w:p w:rsidR="00000000" w:rsidDel="00000000" w:rsidP="00000000" w:rsidRDefault="00000000" w:rsidRPr="00000000" w14:paraId="00000671">
      <w:pPr>
        <w:pageBreakBefore w:val="0"/>
        <w:numPr>
          <w:ilvl w:val="1"/>
          <w:numId w:val="7"/>
        </w:numPr>
        <w:ind w:left="1440" w:hanging="360"/>
        <w:rPr>
          <w:u w:val="none"/>
        </w:rPr>
      </w:pPr>
      <w:r w:rsidDel="00000000" w:rsidR="00000000" w:rsidRPr="00000000">
        <w:rPr>
          <w:rtl w:val="0"/>
        </w:rPr>
        <w:t xml:space="preserve">Automobile</w:t>
      </w:r>
    </w:p>
    <w:p w:rsidR="00000000" w:rsidDel="00000000" w:rsidP="00000000" w:rsidRDefault="00000000" w:rsidRPr="00000000" w14:paraId="00000672">
      <w:pPr>
        <w:pageBreakBefore w:val="0"/>
        <w:numPr>
          <w:ilvl w:val="2"/>
          <w:numId w:val="7"/>
        </w:numPr>
        <w:ind w:left="2160" w:hanging="360"/>
        <w:rPr>
          <w:u w:val="none"/>
        </w:rPr>
      </w:pPr>
      <w:r w:rsidDel="00000000" w:rsidR="00000000" w:rsidRPr="00000000">
        <w:rPr>
          <w:rtl w:val="0"/>
        </w:rPr>
        <w:t xml:space="preserve">Construction of paved roads, garages, gas stations, bridges, tunnels to support automobiles</w:t>
      </w:r>
    </w:p>
    <w:p w:rsidR="00000000" w:rsidDel="00000000" w:rsidP="00000000" w:rsidRDefault="00000000" w:rsidRPr="00000000" w14:paraId="00000673">
      <w:pPr>
        <w:pageBreakBefore w:val="0"/>
        <w:numPr>
          <w:ilvl w:val="2"/>
          <w:numId w:val="7"/>
        </w:numPr>
        <w:ind w:left="2160" w:hanging="360"/>
        <w:rPr>
          <w:u w:val="none"/>
        </w:rPr>
      </w:pPr>
      <w:r w:rsidDel="00000000" w:rsidR="00000000" w:rsidRPr="00000000">
        <w:rPr>
          <w:rtl w:val="0"/>
        </w:rPr>
        <w:t xml:space="preserve">People can now travel farther for vacations, shopping, entertainment, jobs</w:t>
      </w:r>
    </w:p>
    <w:p w:rsidR="00000000" w:rsidDel="00000000" w:rsidP="00000000" w:rsidRDefault="00000000" w:rsidRPr="00000000" w14:paraId="00000674">
      <w:pPr>
        <w:pageBreakBefore w:val="0"/>
        <w:numPr>
          <w:ilvl w:val="2"/>
          <w:numId w:val="7"/>
        </w:numPr>
        <w:ind w:left="2160" w:hanging="360"/>
        <w:rPr>
          <w:u w:val="none"/>
        </w:rPr>
      </w:pPr>
      <w:r w:rsidDel="00000000" w:rsidR="00000000" w:rsidRPr="00000000">
        <w:rPr>
          <w:rtl w:val="0"/>
        </w:rPr>
        <w:t xml:space="preserve">Became a status symbol</w:t>
      </w:r>
    </w:p>
    <w:p w:rsidR="00000000" w:rsidDel="00000000" w:rsidP="00000000" w:rsidRDefault="00000000" w:rsidRPr="00000000" w14:paraId="00000675">
      <w:pPr>
        <w:pageBreakBefore w:val="0"/>
        <w:numPr>
          <w:ilvl w:val="1"/>
          <w:numId w:val="7"/>
        </w:numPr>
        <w:ind w:left="1440" w:hanging="360"/>
        <w:rPr>
          <w:u w:val="none"/>
        </w:rPr>
      </w:pPr>
      <w:r w:rsidDel="00000000" w:rsidR="00000000" w:rsidRPr="00000000">
        <w:rPr>
          <w:rtl w:val="0"/>
        </w:rPr>
        <w:t xml:space="preserve">Airplane</w:t>
      </w:r>
    </w:p>
    <w:p w:rsidR="00000000" w:rsidDel="00000000" w:rsidP="00000000" w:rsidRDefault="00000000" w:rsidRPr="00000000" w14:paraId="00000676">
      <w:pPr>
        <w:pageBreakBefore w:val="0"/>
        <w:numPr>
          <w:ilvl w:val="2"/>
          <w:numId w:val="7"/>
        </w:numPr>
        <w:ind w:left="2160" w:hanging="360"/>
        <w:rPr>
          <w:u w:val="none"/>
        </w:rPr>
      </w:pPr>
      <w:r w:rsidDel="00000000" w:rsidR="00000000" w:rsidRPr="00000000">
        <w:rPr>
          <w:rtl w:val="0"/>
        </w:rPr>
        <w:t xml:space="preserve">Carried mail</w:t>
      </w:r>
    </w:p>
    <w:p w:rsidR="00000000" w:rsidDel="00000000" w:rsidP="00000000" w:rsidRDefault="00000000" w:rsidRPr="00000000" w14:paraId="00000677">
      <w:pPr>
        <w:pageBreakBefore w:val="0"/>
        <w:numPr>
          <w:ilvl w:val="2"/>
          <w:numId w:val="7"/>
        </w:numPr>
        <w:ind w:left="2160" w:hanging="360"/>
        <w:rPr>
          <w:u w:val="none"/>
        </w:rPr>
      </w:pPr>
      <w:r w:rsidDel="00000000" w:rsidR="00000000" w:rsidRPr="00000000">
        <w:rPr>
          <w:rtl w:val="0"/>
        </w:rPr>
        <w:t xml:space="preserve">Technologically more advanced than the ones used in WW1</w:t>
      </w:r>
    </w:p>
    <w:p w:rsidR="00000000" w:rsidDel="00000000" w:rsidP="00000000" w:rsidRDefault="00000000" w:rsidRPr="00000000" w14:paraId="00000678">
      <w:pPr>
        <w:pageBreakBefore w:val="0"/>
        <w:numPr>
          <w:ilvl w:val="2"/>
          <w:numId w:val="7"/>
        </w:numPr>
        <w:ind w:left="2160" w:hanging="360"/>
        <w:rPr>
          <w:u w:val="none"/>
        </w:rPr>
      </w:pPr>
      <w:r w:rsidDel="00000000" w:rsidR="00000000" w:rsidRPr="00000000">
        <w:rPr>
          <w:rtl w:val="0"/>
        </w:rPr>
        <w:t xml:space="preserve">Transatlantic flights to carry cargo and run commercial airlines</w:t>
      </w:r>
    </w:p>
    <w:p w:rsidR="00000000" w:rsidDel="00000000" w:rsidP="00000000" w:rsidRDefault="00000000" w:rsidRPr="00000000" w14:paraId="00000679">
      <w:pPr>
        <w:pageBreakBefore w:val="0"/>
        <w:numPr>
          <w:ilvl w:val="1"/>
          <w:numId w:val="7"/>
        </w:numPr>
        <w:ind w:left="1440" w:hanging="360"/>
        <w:rPr>
          <w:u w:val="none"/>
        </w:rPr>
      </w:pPr>
      <w:r w:rsidDel="00000000" w:rsidR="00000000" w:rsidRPr="00000000">
        <w:rPr>
          <w:rtl w:val="0"/>
        </w:rPr>
        <w:t xml:space="preserve">Standards of living</w:t>
      </w:r>
    </w:p>
    <w:p w:rsidR="00000000" w:rsidDel="00000000" w:rsidP="00000000" w:rsidRDefault="00000000" w:rsidRPr="00000000" w14:paraId="0000067A">
      <w:pPr>
        <w:pageBreakBefore w:val="0"/>
        <w:numPr>
          <w:ilvl w:val="2"/>
          <w:numId w:val="7"/>
        </w:numPr>
        <w:ind w:left="2160" w:hanging="360"/>
        <w:rPr>
          <w:u w:val="none"/>
        </w:rPr>
      </w:pPr>
      <w:r w:rsidDel="00000000" w:rsidR="00000000" w:rsidRPr="00000000">
        <w:rPr>
          <w:rtl w:val="0"/>
        </w:rPr>
        <w:t xml:space="preserve">Annual income grew 35%</w:t>
      </w:r>
    </w:p>
    <w:p w:rsidR="00000000" w:rsidDel="00000000" w:rsidP="00000000" w:rsidRDefault="00000000" w:rsidRPr="00000000" w14:paraId="0000067B">
      <w:pPr>
        <w:pageBreakBefore w:val="0"/>
        <w:numPr>
          <w:ilvl w:val="2"/>
          <w:numId w:val="7"/>
        </w:numPr>
        <w:ind w:left="2160" w:hanging="360"/>
        <w:rPr>
          <w:u w:val="none"/>
        </w:rPr>
      </w:pPr>
      <w:r w:rsidDel="00000000" w:rsidR="00000000" w:rsidRPr="00000000">
        <w:rPr>
          <w:rtl w:val="0"/>
        </w:rPr>
        <w:t xml:space="preserve">People had extra money to spend on conveniences</w:t>
      </w:r>
    </w:p>
    <w:p w:rsidR="00000000" w:rsidDel="00000000" w:rsidP="00000000" w:rsidRDefault="00000000" w:rsidRPr="00000000" w14:paraId="0000067C">
      <w:pPr>
        <w:pageBreakBefore w:val="0"/>
        <w:numPr>
          <w:ilvl w:val="1"/>
          <w:numId w:val="7"/>
        </w:numPr>
        <w:ind w:left="1440" w:hanging="360"/>
        <w:rPr>
          <w:u w:val="none"/>
        </w:rPr>
      </w:pPr>
      <w:r w:rsidDel="00000000" w:rsidR="00000000" w:rsidRPr="00000000">
        <w:rPr>
          <w:rtl w:val="0"/>
        </w:rPr>
        <w:t xml:space="preserve">Alternating current</w:t>
      </w:r>
    </w:p>
    <w:p w:rsidR="00000000" w:rsidDel="00000000" w:rsidP="00000000" w:rsidRDefault="00000000" w:rsidRPr="00000000" w14:paraId="0000067D">
      <w:pPr>
        <w:pageBreakBefore w:val="0"/>
        <w:numPr>
          <w:ilvl w:val="2"/>
          <w:numId w:val="7"/>
        </w:numPr>
        <w:ind w:left="2160" w:hanging="360"/>
        <w:rPr>
          <w:u w:val="none"/>
        </w:rPr>
      </w:pPr>
      <w:r w:rsidDel="00000000" w:rsidR="00000000" w:rsidRPr="00000000">
        <w:rPr>
          <w:rtl w:val="0"/>
        </w:rPr>
        <w:t xml:space="preserve">Allowed long distance electricity delivery</w:t>
      </w:r>
    </w:p>
    <w:p w:rsidR="00000000" w:rsidDel="00000000" w:rsidP="00000000" w:rsidRDefault="00000000" w:rsidRPr="00000000" w14:paraId="0000067E">
      <w:pPr>
        <w:pageBreakBefore w:val="0"/>
        <w:numPr>
          <w:ilvl w:val="2"/>
          <w:numId w:val="7"/>
        </w:numPr>
        <w:ind w:left="2160" w:hanging="360"/>
        <w:rPr>
          <w:u w:val="none"/>
        </w:rPr>
      </w:pPr>
      <w:r w:rsidDel="00000000" w:rsidR="00000000" w:rsidRPr="00000000">
        <w:rPr>
          <w:rtl w:val="0"/>
        </w:rPr>
        <w:t xml:space="preserve">Electric machines in factories</w:t>
      </w:r>
    </w:p>
    <w:p w:rsidR="00000000" w:rsidDel="00000000" w:rsidP="00000000" w:rsidRDefault="00000000" w:rsidRPr="00000000" w14:paraId="0000067F">
      <w:pPr>
        <w:pageBreakBefore w:val="0"/>
        <w:numPr>
          <w:ilvl w:val="2"/>
          <w:numId w:val="7"/>
        </w:numPr>
        <w:ind w:left="2160" w:hanging="360"/>
        <w:rPr>
          <w:u w:val="none"/>
        </w:rPr>
      </w:pPr>
      <w:r w:rsidDel="00000000" w:rsidR="00000000" w:rsidRPr="00000000">
        <w:rPr>
          <w:rtl w:val="0"/>
        </w:rPr>
        <w:t xml:space="preserve">More electrified households, enabling more people to take advantage of new electrical appliances</w:t>
      </w:r>
    </w:p>
    <w:p w:rsidR="00000000" w:rsidDel="00000000" w:rsidP="00000000" w:rsidRDefault="00000000" w:rsidRPr="00000000" w14:paraId="00000680">
      <w:pPr>
        <w:pageBreakBefore w:val="0"/>
        <w:numPr>
          <w:ilvl w:val="2"/>
          <w:numId w:val="7"/>
        </w:numPr>
        <w:ind w:left="2160" w:hanging="360"/>
        <w:rPr>
          <w:u w:val="none"/>
        </w:rPr>
      </w:pPr>
      <w:r w:rsidDel="00000000" w:rsidR="00000000" w:rsidRPr="00000000">
        <w:rPr>
          <w:rtl w:val="0"/>
        </w:rPr>
        <w:t xml:space="preserve">In turn gave people more leisure time</w:t>
      </w:r>
    </w:p>
    <w:p w:rsidR="00000000" w:rsidDel="00000000" w:rsidP="00000000" w:rsidRDefault="00000000" w:rsidRPr="00000000" w14:paraId="00000681">
      <w:pPr>
        <w:pageBreakBefore w:val="0"/>
        <w:numPr>
          <w:ilvl w:val="1"/>
          <w:numId w:val="7"/>
        </w:numPr>
        <w:ind w:left="1440" w:hanging="360"/>
        <w:rPr>
          <w:u w:val="none"/>
        </w:rPr>
      </w:pPr>
      <w:r w:rsidDel="00000000" w:rsidR="00000000" w:rsidRPr="00000000">
        <w:rPr>
          <w:rtl w:val="0"/>
        </w:rPr>
        <w:t xml:space="preserve">Advertising: Advertising agencies hired psychologists to study how to appeal to people’s desires</w:t>
      </w:r>
    </w:p>
    <w:p w:rsidR="00000000" w:rsidDel="00000000" w:rsidP="00000000" w:rsidRDefault="00000000" w:rsidRPr="00000000" w14:paraId="00000682">
      <w:pPr>
        <w:pageBreakBefore w:val="0"/>
        <w:numPr>
          <w:ilvl w:val="1"/>
          <w:numId w:val="7"/>
        </w:numPr>
        <w:ind w:left="1440" w:hanging="360"/>
        <w:rPr>
          <w:u w:val="none"/>
        </w:rPr>
      </w:pPr>
      <w:r w:rsidDel="00000000" w:rsidR="00000000" w:rsidRPr="00000000">
        <w:rPr>
          <w:rtl w:val="0"/>
        </w:rPr>
        <w:t xml:space="preserve">Disproportionate prosperity</w:t>
      </w:r>
    </w:p>
    <w:p w:rsidR="00000000" w:rsidDel="00000000" w:rsidP="00000000" w:rsidRDefault="00000000" w:rsidRPr="00000000" w14:paraId="00000683">
      <w:pPr>
        <w:pageBreakBefore w:val="0"/>
        <w:numPr>
          <w:ilvl w:val="2"/>
          <w:numId w:val="7"/>
        </w:numPr>
        <w:ind w:left="2160" w:hanging="360"/>
        <w:rPr>
          <w:u w:val="none"/>
        </w:rPr>
      </w:pPr>
      <w:r w:rsidDel="00000000" w:rsidR="00000000" w:rsidRPr="00000000">
        <w:rPr>
          <w:rtl w:val="0"/>
        </w:rPr>
        <w:t xml:space="preserve">Iron and railroad industries suffered losses</w:t>
      </w:r>
    </w:p>
    <w:p w:rsidR="00000000" w:rsidDel="00000000" w:rsidP="00000000" w:rsidRDefault="00000000" w:rsidRPr="00000000" w14:paraId="00000684">
      <w:pPr>
        <w:pageBreakBefore w:val="0"/>
        <w:numPr>
          <w:ilvl w:val="2"/>
          <w:numId w:val="7"/>
        </w:numPr>
        <w:ind w:left="2160" w:hanging="360"/>
        <w:rPr>
          <w:u w:val="none"/>
        </w:rPr>
      </w:pPr>
      <w:r w:rsidDel="00000000" w:rsidR="00000000" w:rsidRPr="00000000">
        <w:rPr>
          <w:rtl w:val="0"/>
        </w:rPr>
        <w:t xml:space="preserve">Farmers produced too much food, so the food they’re selling costs essentially nothing</w:t>
      </w:r>
    </w:p>
    <w:p w:rsidR="00000000" w:rsidDel="00000000" w:rsidP="00000000" w:rsidRDefault="00000000" w:rsidRPr="00000000" w14:paraId="00000685">
      <w:pPr>
        <w:pageBreakBefore w:val="0"/>
        <w:numPr>
          <w:ilvl w:val="2"/>
          <w:numId w:val="7"/>
        </w:numPr>
        <w:ind w:left="2160" w:hanging="360"/>
        <w:rPr>
          <w:u w:val="none"/>
        </w:rPr>
      </w:pPr>
      <w:r w:rsidDel="00000000" w:rsidR="00000000" w:rsidRPr="00000000">
        <w:rPr>
          <w:rtl w:val="0"/>
        </w:rPr>
        <w:t xml:space="preserve">Management earns more than workers</w:t>
      </w:r>
    </w:p>
    <w:p w:rsidR="00000000" w:rsidDel="00000000" w:rsidP="00000000" w:rsidRDefault="00000000" w:rsidRPr="00000000" w14:paraId="00000686">
      <w:pPr>
        <w:pageBreakBefore w:val="0"/>
        <w:numPr>
          <w:ilvl w:val="1"/>
          <w:numId w:val="7"/>
        </w:numPr>
        <w:ind w:left="1440" w:hanging="360"/>
        <w:rPr>
          <w:u w:val="none"/>
        </w:rPr>
      </w:pPr>
      <w:r w:rsidDel="00000000" w:rsidR="00000000" w:rsidRPr="00000000">
        <w:rPr>
          <w:rtl w:val="0"/>
        </w:rPr>
        <w:t xml:space="preserve">Business expansions: Companies merge, chains emerged</w:t>
      </w:r>
    </w:p>
    <w:p w:rsidR="00000000" w:rsidDel="00000000" w:rsidP="00000000" w:rsidRDefault="00000000" w:rsidRPr="00000000" w14:paraId="00000687">
      <w:pPr>
        <w:pageBreakBefore w:val="0"/>
        <w:numPr>
          <w:ilvl w:val="1"/>
          <w:numId w:val="7"/>
        </w:numPr>
        <w:ind w:left="1440" w:hanging="360"/>
        <w:rPr>
          <w:u w:val="none"/>
        </w:rPr>
      </w:pPr>
      <w:r w:rsidDel="00000000" w:rsidR="00000000" w:rsidRPr="00000000">
        <w:rPr>
          <w:rtl w:val="0"/>
        </w:rPr>
        <w:t xml:space="preserve">Installment plan: allows someone to pay for a good over time</w:t>
      </w:r>
    </w:p>
    <w:p w:rsidR="00000000" w:rsidDel="00000000" w:rsidP="00000000" w:rsidRDefault="00000000" w:rsidRPr="00000000" w14:paraId="00000688">
      <w:pPr>
        <w:pageBreakBefore w:val="0"/>
        <w:numPr>
          <w:ilvl w:val="0"/>
          <w:numId w:val="7"/>
        </w:numPr>
        <w:ind w:left="720" w:hanging="360"/>
        <w:rPr>
          <w:highlight w:val="yellow"/>
        </w:rPr>
      </w:pPr>
      <w:r w:rsidDel="00000000" w:rsidR="00000000" w:rsidRPr="00000000">
        <w:rPr>
          <w:highlight w:val="yellow"/>
          <w:rtl w:val="0"/>
        </w:rPr>
        <w:t xml:space="preserve">Urban migration</w:t>
      </w:r>
    </w:p>
    <w:p w:rsidR="00000000" w:rsidDel="00000000" w:rsidP="00000000" w:rsidRDefault="00000000" w:rsidRPr="00000000" w14:paraId="00000689">
      <w:pPr>
        <w:pageBreakBefore w:val="0"/>
        <w:numPr>
          <w:ilvl w:val="1"/>
          <w:numId w:val="7"/>
        </w:numPr>
        <w:ind w:left="1440" w:hanging="360"/>
        <w:rPr>
          <w:u w:val="none"/>
        </w:rPr>
      </w:pPr>
      <w:r w:rsidDel="00000000" w:rsidR="00000000" w:rsidRPr="00000000">
        <w:rPr>
          <w:rFonts w:ascii="Nova Mono" w:cs="Nova Mono" w:eastAsia="Nova Mono" w:hAnsi="Nova Mono"/>
          <w:rtl w:val="0"/>
        </w:rPr>
        <w:t xml:space="preserve">Rural → urban migration skyrocketed</w:t>
      </w:r>
    </w:p>
    <w:p w:rsidR="00000000" w:rsidDel="00000000" w:rsidP="00000000" w:rsidRDefault="00000000" w:rsidRPr="00000000" w14:paraId="0000068A">
      <w:pPr>
        <w:pageBreakBefore w:val="0"/>
        <w:numPr>
          <w:ilvl w:val="1"/>
          <w:numId w:val="7"/>
        </w:numPr>
        <w:ind w:left="1440" w:hanging="360"/>
        <w:rPr>
          <w:u w:val="none"/>
        </w:rPr>
      </w:pPr>
      <w:r w:rsidDel="00000000" w:rsidR="00000000" w:rsidRPr="00000000">
        <w:rPr>
          <w:rtl w:val="0"/>
        </w:rPr>
        <w:t xml:space="preserve">Rural places were agricultural, small, close relationships, conservative morals, slow paced, safer</w:t>
      </w:r>
    </w:p>
    <w:p w:rsidR="00000000" w:rsidDel="00000000" w:rsidP="00000000" w:rsidRDefault="00000000" w:rsidRPr="00000000" w14:paraId="0000068B">
      <w:pPr>
        <w:pageBreakBefore w:val="0"/>
        <w:numPr>
          <w:ilvl w:val="1"/>
          <w:numId w:val="7"/>
        </w:numPr>
        <w:ind w:left="1440" w:hanging="360"/>
        <w:rPr>
          <w:u w:val="none"/>
        </w:rPr>
      </w:pPr>
      <w:r w:rsidDel="00000000" w:rsidR="00000000" w:rsidRPr="00000000">
        <w:rPr>
          <w:rtl w:val="0"/>
        </w:rPr>
        <w:t xml:space="preserve">Urban places were crowded, large, industrial, fast paced, diverse</w:t>
      </w:r>
    </w:p>
    <w:p w:rsidR="00000000" w:rsidDel="00000000" w:rsidP="00000000" w:rsidRDefault="00000000" w:rsidRPr="00000000" w14:paraId="0000068C">
      <w:pPr>
        <w:pageBreakBefore w:val="0"/>
        <w:numPr>
          <w:ilvl w:val="0"/>
          <w:numId w:val="7"/>
        </w:numPr>
        <w:ind w:left="720" w:hanging="360"/>
        <w:rPr>
          <w:highlight w:val="yellow"/>
        </w:rPr>
      </w:pPr>
      <w:r w:rsidDel="00000000" w:rsidR="00000000" w:rsidRPr="00000000">
        <w:rPr>
          <w:highlight w:val="yellow"/>
          <w:rtl w:val="0"/>
        </w:rPr>
        <w:t xml:space="preserve">Prohibition</w:t>
      </w:r>
    </w:p>
    <w:p w:rsidR="00000000" w:rsidDel="00000000" w:rsidP="00000000" w:rsidRDefault="00000000" w:rsidRPr="00000000" w14:paraId="0000068D">
      <w:pPr>
        <w:pageBreakBefore w:val="0"/>
        <w:numPr>
          <w:ilvl w:val="1"/>
          <w:numId w:val="7"/>
        </w:numPr>
        <w:ind w:left="1440" w:hanging="360"/>
        <w:rPr>
          <w:u w:val="none"/>
        </w:rPr>
      </w:pPr>
      <w:r w:rsidDel="00000000" w:rsidR="00000000" w:rsidRPr="00000000">
        <w:rPr>
          <w:rtl w:val="0"/>
        </w:rPr>
        <w:t xml:space="preserve">18th Amendment: banned alcohol</w:t>
      </w:r>
    </w:p>
    <w:p w:rsidR="00000000" w:rsidDel="00000000" w:rsidP="00000000" w:rsidRDefault="00000000" w:rsidRPr="00000000" w14:paraId="0000068E">
      <w:pPr>
        <w:pageBreakBefore w:val="0"/>
        <w:numPr>
          <w:ilvl w:val="1"/>
          <w:numId w:val="7"/>
        </w:numPr>
        <w:ind w:left="1440" w:hanging="360"/>
        <w:rPr>
          <w:u w:val="none"/>
        </w:rPr>
      </w:pPr>
      <w:r w:rsidDel="00000000" w:rsidR="00000000" w:rsidRPr="00000000">
        <w:rPr>
          <w:rtl w:val="0"/>
        </w:rPr>
        <w:t xml:space="preserve">People looked down on alcohol</w:t>
      </w:r>
    </w:p>
    <w:p w:rsidR="00000000" w:rsidDel="00000000" w:rsidP="00000000" w:rsidRDefault="00000000" w:rsidRPr="00000000" w14:paraId="0000068F">
      <w:pPr>
        <w:pageBreakBefore w:val="0"/>
        <w:numPr>
          <w:ilvl w:val="2"/>
          <w:numId w:val="7"/>
        </w:numPr>
        <w:ind w:left="2160" w:hanging="360"/>
        <w:rPr>
          <w:u w:val="none"/>
        </w:rPr>
      </w:pPr>
      <w:r w:rsidDel="00000000" w:rsidR="00000000" w:rsidRPr="00000000">
        <w:rPr>
          <w:rtl w:val="0"/>
        </w:rPr>
        <w:t xml:space="preserve">Causes corruption</w:t>
      </w:r>
    </w:p>
    <w:p w:rsidR="00000000" w:rsidDel="00000000" w:rsidP="00000000" w:rsidRDefault="00000000" w:rsidRPr="00000000" w14:paraId="00000690">
      <w:pPr>
        <w:pageBreakBefore w:val="0"/>
        <w:numPr>
          <w:ilvl w:val="2"/>
          <w:numId w:val="7"/>
        </w:numPr>
        <w:ind w:left="2160" w:hanging="360"/>
        <w:rPr>
          <w:u w:val="none"/>
        </w:rPr>
      </w:pPr>
      <w:r w:rsidDel="00000000" w:rsidR="00000000" w:rsidRPr="00000000">
        <w:rPr>
          <w:rtl w:val="0"/>
        </w:rPr>
        <w:t xml:space="preserve">Causes crime</w:t>
      </w:r>
    </w:p>
    <w:p w:rsidR="00000000" w:rsidDel="00000000" w:rsidP="00000000" w:rsidRDefault="00000000" w:rsidRPr="00000000" w14:paraId="00000691">
      <w:pPr>
        <w:pageBreakBefore w:val="0"/>
        <w:numPr>
          <w:ilvl w:val="2"/>
          <w:numId w:val="7"/>
        </w:numPr>
        <w:ind w:left="2160" w:hanging="360"/>
        <w:rPr>
          <w:u w:val="none"/>
        </w:rPr>
      </w:pPr>
      <w:r w:rsidDel="00000000" w:rsidR="00000000" w:rsidRPr="00000000">
        <w:rPr>
          <w:rtl w:val="0"/>
        </w:rPr>
        <w:t xml:space="preserve">Causes abuse</w:t>
      </w:r>
    </w:p>
    <w:p w:rsidR="00000000" w:rsidDel="00000000" w:rsidP="00000000" w:rsidRDefault="00000000" w:rsidRPr="00000000" w14:paraId="00000692">
      <w:pPr>
        <w:pageBreakBefore w:val="0"/>
        <w:numPr>
          <w:ilvl w:val="2"/>
          <w:numId w:val="7"/>
        </w:numPr>
        <w:ind w:left="2160" w:hanging="360"/>
        <w:rPr>
          <w:u w:val="none"/>
        </w:rPr>
      </w:pPr>
      <w:r w:rsidDel="00000000" w:rsidR="00000000" w:rsidRPr="00000000">
        <w:rPr>
          <w:rtl w:val="0"/>
        </w:rPr>
        <w:t xml:space="preserve">Leads to accidents</w:t>
      </w:r>
    </w:p>
    <w:p w:rsidR="00000000" w:rsidDel="00000000" w:rsidP="00000000" w:rsidRDefault="00000000" w:rsidRPr="00000000" w14:paraId="00000693">
      <w:pPr>
        <w:pageBreakBefore w:val="0"/>
        <w:numPr>
          <w:ilvl w:val="2"/>
          <w:numId w:val="7"/>
        </w:numPr>
        <w:ind w:left="2160" w:hanging="360"/>
        <w:rPr>
          <w:u w:val="none"/>
        </w:rPr>
      </w:pPr>
      <w:r w:rsidDel="00000000" w:rsidR="00000000" w:rsidRPr="00000000">
        <w:rPr>
          <w:rtl w:val="0"/>
        </w:rPr>
        <w:t xml:space="preserve">Protestants were against alcohol since it was a sin in their religion</w:t>
      </w:r>
    </w:p>
    <w:p w:rsidR="00000000" w:rsidDel="00000000" w:rsidP="00000000" w:rsidRDefault="00000000" w:rsidRPr="00000000" w14:paraId="00000694">
      <w:pPr>
        <w:pageBreakBefore w:val="0"/>
        <w:numPr>
          <w:ilvl w:val="1"/>
          <w:numId w:val="7"/>
        </w:numPr>
        <w:ind w:left="1440" w:hanging="360"/>
        <w:rPr>
          <w:u w:val="none"/>
        </w:rPr>
      </w:pPr>
      <w:r w:rsidDel="00000000" w:rsidR="00000000" w:rsidRPr="00000000">
        <w:rPr>
          <w:rtl w:val="0"/>
        </w:rPr>
        <w:t xml:space="preserve">Illegal channels of alcohol</w:t>
      </w:r>
    </w:p>
    <w:p w:rsidR="00000000" w:rsidDel="00000000" w:rsidP="00000000" w:rsidRDefault="00000000" w:rsidRPr="00000000" w14:paraId="00000695">
      <w:pPr>
        <w:pageBreakBefore w:val="0"/>
        <w:numPr>
          <w:ilvl w:val="2"/>
          <w:numId w:val="7"/>
        </w:numPr>
        <w:ind w:left="2160" w:hanging="360"/>
        <w:rPr>
          <w:u w:val="none"/>
        </w:rPr>
      </w:pPr>
      <w:r w:rsidDel="00000000" w:rsidR="00000000" w:rsidRPr="00000000">
        <w:rPr>
          <w:rtl w:val="0"/>
        </w:rPr>
        <w:t xml:space="preserve">post-WW1, people just wanted to enjoy life</w:t>
      </w:r>
    </w:p>
    <w:p w:rsidR="00000000" w:rsidDel="00000000" w:rsidP="00000000" w:rsidRDefault="00000000" w:rsidRPr="00000000" w14:paraId="00000696">
      <w:pPr>
        <w:pageBreakBefore w:val="0"/>
        <w:numPr>
          <w:ilvl w:val="2"/>
          <w:numId w:val="7"/>
        </w:numPr>
        <w:ind w:left="2160" w:hanging="360"/>
        <w:rPr>
          <w:u w:val="none"/>
        </w:rPr>
      </w:pPr>
      <w:r w:rsidDel="00000000" w:rsidR="00000000" w:rsidRPr="00000000">
        <w:rPr>
          <w:rtl w:val="0"/>
        </w:rPr>
        <w:t xml:space="preserve">The Prohibition Bureau that was supposed to crack down on illegal channels was underfunded, so ineffective</w:t>
      </w:r>
    </w:p>
    <w:p w:rsidR="00000000" w:rsidDel="00000000" w:rsidP="00000000" w:rsidRDefault="00000000" w:rsidRPr="00000000" w14:paraId="00000697">
      <w:pPr>
        <w:pageBreakBefore w:val="0"/>
        <w:numPr>
          <w:ilvl w:val="2"/>
          <w:numId w:val="7"/>
        </w:numPr>
        <w:ind w:left="2160" w:hanging="360"/>
        <w:rPr>
          <w:u w:val="none"/>
        </w:rPr>
      </w:pPr>
      <w:r w:rsidDel="00000000" w:rsidR="00000000" w:rsidRPr="00000000">
        <w:rPr>
          <w:rtl w:val="0"/>
        </w:rPr>
        <w:t xml:space="preserve">Speakeasies: hidden underground nightclubs</w:t>
      </w:r>
    </w:p>
    <w:p w:rsidR="00000000" w:rsidDel="00000000" w:rsidP="00000000" w:rsidRDefault="00000000" w:rsidRPr="00000000" w14:paraId="00000698">
      <w:pPr>
        <w:pageBreakBefore w:val="0"/>
        <w:numPr>
          <w:ilvl w:val="2"/>
          <w:numId w:val="7"/>
        </w:numPr>
        <w:ind w:left="2160" w:hanging="360"/>
        <w:rPr>
          <w:u w:val="none"/>
        </w:rPr>
      </w:pPr>
      <w:r w:rsidDel="00000000" w:rsidR="00000000" w:rsidRPr="00000000">
        <w:rPr>
          <w:rtl w:val="0"/>
        </w:rPr>
        <w:t xml:space="preserve">Bootleggers: those who smuggled alcohol from elsewhere</w:t>
      </w:r>
    </w:p>
    <w:p w:rsidR="00000000" w:rsidDel="00000000" w:rsidP="00000000" w:rsidRDefault="00000000" w:rsidRPr="00000000" w14:paraId="00000699">
      <w:pPr>
        <w:pageBreakBefore w:val="0"/>
        <w:numPr>
          <w:ilvl w:val="2"/>
          <w:numId w:val="7"/>
        </w:numPr>
        <w:ind w:left="2160" w:hanging="360"/>
        <w:rPr>
          <w:u w:val="none"/>
        </w:rPr>
      </w:pPr>
      <w:r w:rsidDel="00000000" w:rsidR="00000000" w:rsidRPr="00000000">
        <w:rPr>
          <w:rtl w:val="0"/>
        </w:rPr>
        <w:t xml:space="preserve">Led to rise in crime</w:t>
      </w:r>
    </w:p>
    <w:p w:rsidR="00000000" w:rsidDel="00000000" w:rsidP="00000000" w:rsidRDefault="00000000" w:rsidRPr="00000000" w14:paraId="0000069A">
      <w:pPr>
        <w:pageBreakBefore w:val="0"/>
        <w:numPr>
          <w:ilvl w:val="1"/>
          <w:numId w:val="7"/>
        </w:numPr>
        <w:ind w:left="1440" w:hanging="360"/>
        <w:rPr>
          <w:u w:val="none"/>
        </w:rPr>
      </w:pPr>
      <w:r w:rsidDel="00000000" w:rsidR="00000000" w:rsidRPr="00000000">
        <w:rPr>
          <w:rtl w:val="0"/>
        </w:rPr>
        <w:t xml:space="preserve">People eventually start protesting against Prohibition, as it led to more problems than it solved</w:t>
      </w:r>
    </w:p>
    <w:p w:rsidR="00000000" w:rsidDel="00000000" w:rsidP="00000000" w:rsidRDefault="00000000" w:rsidRPr="00000000" w14:paraId="0000069B">
      <w:pPr>
        <w:pageBreakBefore w:val="0"/>
        <w:numPr>
          <w:ilvl w:val="0"/>
          <w:numId w:val="7"/>
        </w:numPr>
        <w:ind w:left="720" w:hanging="360"/>
        <w:rPr>
          <w:highlight w:val="yellow"/>
        </w:rPr>
      </w:pPr>
      <w:r w:rsidDel="00000000" w:rsidR="00000000" w:rsidRPr="00000000">
        <w:rPr>
          <w:highlight w:val="yellow"/>
          <w:rtl w:val="0"/>
        </w:rPr>
        <w:t xml:space="preserve">Science vs Religion</w:t>
      </w:r>
    </w:p>
    <w:p w:rsidR="00000000" w:rsidDel="00000000" w:rsidP="00000000" w:rsidRDefault="00000000" w:rsidRPr="00000000" w14:paraId="0000069C">
      <w:pPr>
        <w:pageBreakBefore w:val="0"/>
        <w:numPr>
          <w:ilvl w:val="1"/>
          <w:numId w:val="7"/>
        </w:numPr>
        <w:ind w:left="1440" w:hanging="360"/>
        <w:rPr>
          <w:u w:val="none"/>
        </w:rPr>
      </w:pPr>
      <w:r w:rsidDel="00000000" w:rsidR="00000000" w:rsidRPr="00000000">
        <w:rPr>
          <w:rtl w:val="0"/>
        </w:rPr>
        <w:t xml:space="preserve">Fundamentalism: skeptical of science, believed that all important knowledge are in the Bible</w:t>
      </w:r>
    </w:p>
    <w:p w:rsidR="00000000" w:rsidDel="00000000" w:rsidP="00000000" w:rsidRDefault="00000000" w:rsidRPr="00000000" w14:paraId="0000069D">
      <w:pPr>
        <w:pageBreakBefore w:val="0"/>
        <w:numPr>
          <w:ilvl w:val="2"/>
          <w:numId w:val="7"/>
        </w:numPr>
        <w:ind w:left="2160" w:hanging="360"/>
        <w:rPr>
          <w:u w:val="none"/>
        </w:rPr>
      </w:pPr>
      <w:r w:rsidDel="00000000" w:rsidR="00000000" w:rsidRPr="00000000">
        <w:rPr>
          <w:rtl w:val="0"/>
        </w:rPr>
        <w:t xml:space="preserve">Said Bible was inspired by God, so it must all be true</w:t>
      </w:r>
    </w:p>
    <w:p w:rsidR="00000000" w:rsidDel="00000000" w:rsidP="00000000" w:rsidRDefault="00000000" w:rsidRPr="00000000" w14:paraId="0000069E">
      <w:pPr>
        <w:pageBreakBefore w:val="0"/>
        <w:numPr>
          <w:ilvl w:val="0"/>
          <w:numId w:val="7"/>
        </w:numPr>
        <w:ind w:left="720" w:hanging="360"/>
        <w:rPr>
          <w:highlight w:val="yellow"/>
        </w:rPr>
      </w:pPr>
      <w:r w:rsidDel="00000000" w:rsidR="00000000" w:rsidRPr="00000000">
        <w:rPr>
          <w:highlight w:val="yellow"/>
          <w:rtl w:val="0"/>
        </w:rPr>
        <w:t xml:space="preserve">Culture</w:t>
      </w:r>
    </w:p>
    <w:p w:rsidR="00000000" w:rsidDel="00000000" w:rsidP="00000000" w:rsidRDefault="00000000" w:rsidRPr="00000000" w14:paraId="0000069F">
      <w:pPr>
        <w:pageBreakBefore w:val="0"/>
        <w:numPr>
          <w:ilvl w:val="1"/>
          <w:numId w:val="7"/>
        </w:numPr>
        <w:ind w:left="1440" w:hanging="360"/>
        <w:rPr>
          <w:u w:val="none"/>
        </w:rPr>
      </w:pPr>
      <w:r w:rsidDel="00000000" w:rsidR="00000000" w:rsidRPr="00000000">
        <w:rPr>
          <w:rtl w:val="0"/>
        </w:rPr>
        <w:t xml:space="preserve">Rebellion against traditions</w:t>
      </w:r>
    </w:p>
    <w:p w:rsidR="00000000" w:rsidDel="00000000" w:rsidP="00000000" w:rsidRDefault="00000000" w:rsidRPr="00000000" w14:paraId="000006A0">
      <w:pPr>
        <w:pageBreakBefore w:val="0"/>
        <w:numPr>
          <w:ilvl w:val="1"/>
          <w:numId w:val="7"/>
        </w:numPr>
        <w:ind w:left="1440" w:hanging="360"/>
        <w:rPr>
          <w:u w:val="none"/>
        </w:rPr>
      </w:pPr>
      <w:r w:rsidDel="00000000" w:rsidR="00000000" w:rsidRPr="00000000">
        <w:rPr>
          <w:rtl w:val="0"/>
        </w:rPr>
        <w:t xml:space="preserve">Desire for pleasure as if everyone dies tomorrow</w:t>
      </w:r>
    </w:p>
    <w:p w:rsidR="00000000" w:rsidDel="00000000" w:rsidP="00000000" w:rsidRDefault="00000000" w:rsidRPr="00000000" w14:paraId="000006A1">
      <w:pPr>
        <w:pageBreakBefore w:val="0"/>
        <w:numPr>
          <w:ilvl w:val="1"/>
          <w:numId w:val="7"/>
        </w:numPr>
        <w:ind w:left="1440" w:hanging="360"/>
        <w:rPr>
          <w:u w:val="none"/>
        </w:rPr>
      </w:pPr>
      <w:r w:rsidDel="00000000" w:rsidR="00000000" w:rsidRPr="00000000">
        <w:rPr>
          <w:rtl w:val="0"/>
        </w:rPr>
        <w:t xml:space="preserve">Conveniences such as appliances and stores freed up people’s time for other stuff</w:t>
      </w:r>
    </w:p>
    <w:p w:rsidR="00000000" w:rsidDel="00000000" w:rsidP="00000000" w:rsidRDefault="00000000" w:rsidRPr="00000000" w14:paraId="000006A2">
      <w:pPr>
        <w:pageBreakBefore w:val="0"/>
        <w:numPr>
          <w:ilvl w:val="2"/>
          <w:numId w:val="7"/>
        </w:numPr>
        <w:ind w:left="2160" w:hanging="360"/>
        <w:rPr>
          <w:u w:val="none"/>
        </w:rPr>
      </w:pPr>
      <w:r w:rsidDel="00000000" w:rsidR="00000000" w:rsidRPr="00000000">
        <w:rPr>
          <w:rtl w:val="0"/>
        </w:rPr>
        <w:t xml:space="preserve">Billions were spent on the entertainment industry</w:t>
      </w:r>
    </w:p>
    <w:p w:rsidR="00000000" w:rsidDel="00000000" w:rsidP="00000000" w:rsidRDefault="00000000" w:rsidRPr="00000000" w14:paraId="000006A3">
      <w:pPr>
        <w:pageBreakBefore w:val="0"/>
        <w:numPr>
          <w:ilvl w:val="2"/>
          <w:numId w:val="7"/>
        </w:numPr>
        <w:ind w:left="2160" w:hanging="360"/>
        <w:rPr>
          <w:u w:val="none"/>
        </w:rPr>
      </w:pPr>
      <w:r w:rsidDel="00000000" w:rsidR="00000000" w:rsidRPr="00000000">
        <w:rPr>
          <w:rtl w:val="0"/>
        </w:rPr>
        <w:t xml:space="preserve">Games, sports, fads</w:t>
      </w:r>
    </w:p>
    <w:p w:rsidR="00000000" w:rsidDel="00000000" w:rsidP="00000000" w:rsidRDefault="00000000" w:rsidRPr="00000000" w14:paraId="000006A4">
      <w:pPr>
        <w:pageBreakBefore w:val="0"/>
        <w:numPr>
          <w:ilvl w:val="1"/>
          <w:numId w:val="7"/>
        </w:numPr>
        <w:ind w:left="1440" w:hanging="360"/>
        <w:rPr>
          <w:u w:val="none"/>
        </w:rPr>
      </w:pPr>
      <w:r w:rsidDel="00000000" w:rsidR="00000000" w:rsidRPr="00000000">
        <w:rPr>
          <w:rtl w:val="0"/>
        </w:rPr>
        <w:t xml:space="preserve">Marriages were increasingly about companionship</w:t>
      </w:r>
    </w:p>
    <w:p w:rsidR="00000000" w:rsidDel="00000000" w:rsidP="00000000" w:rsidRDefault="00000000" w:rsidRPr="00000000" w14:paraId="000006A5">
      <w:pPr>
        <w:pageBreakBefore w:val="0"/>
        <w:numPr>
          <w:ilvl w:val="1"/>
          <w:numId w:val="7"/>
        </w:numPr>
        <w:ind w:left="1440" w:hanging="360"/>
        <w:rPr>
          <w:u w:val="none"/>
        </w:rPr>
      </w:pPr>
      <w:r w:rsidDel="00000000" w:rsidR="00000000" w:rsidRPr="00000000">
        <w:rPr>
          <w:rtl w:val="0"/>
        </w:rPr>
        <w:t xml:space="preserve">Children mainly went to school, not factories</w:t>
      </w:r>
    </w:p>
    <w:p w:rsidR="00000000" w:rsidDel="00000000" w:rsidP="00000000" w:rsidRDefault="00000000" w:rsidRPr="00000000" w14:paraId="000006A6">
      <w:pPr>
        <w:pageBreakBefore w:val="0"/>
        <w:numPr>
          <w:ilvl w:val="2"/>
          <w:numId w:val="7"/>
        </w:numPr>
        <w:ind w:left="2160" w:hanging="360"/>
        <w:rPr>
          <w:u w:val="none"/>
        </w:rPr>
      </w:pPr>
      <w:r w:rsidDel="00000000" w:rsidR="00000000" w:rsidRPr="00000000">
        <w:rPr>
          <w:rtl w:val="0"/>
        </w:rPr>
        <w:t xml:space="preserve">Also, jobs were demanding higher education levels</w:t>
      </w:r>
    </w:p>
    <w:p w:rsidR="00000000" w:rsidDel="00000000" w:rsidP="00000000" w:rsidRDefault="00000000" w:rsidRPr="00000000" w14:paraId="000006A7">
      <w:pPr>
        <w:pageBreakBefore w:val="0"/>
        <w:numPr>
          <w:ilvl w:val="2"/>
          <w:numId w:val="7"/>
        </w:numPr>
        <w:ind w:left="2160" w:hanging="360"/>
        <w:rPr>
          <w:u w:val="none"/>
        </w:rPr>
      </w:pPr>
      <w:r w:rsidDel="00000000" w:rsidR="00000000" w:rsidRPr="00000000">
        <w:rPr>
          <w:rtl w:val="0"/>
        </w:rPr>
        <w:t xml:space="preserve">Lots of tax money went to schools</w:t>
      </w:r>
    </w:p>
    <w:p w:rsidR="00000000" w:rsidDel="00000000" w:rsidP="00000000" w:rsidRDefault="00000000" w:rsidRPr="00000000" w14:paraId="000006A8">
      <w:pPr>
        <w:pageBreakBefore w:val="0"/>
        <w:numPr>
          <w:ilvl w:val="2"/>
          <w:numId w:val="7"/>
        </w:numPr>
        <w:ind w:left="2160" w:hanging="360"/>
        <w:rPr>
          <w:u w:val="none"/>
        </w:rPr>
      </w:pPr>
      <w:r w:rsidDel="00000000" w:rsidR="00000000" w:rsidRPr="00000000">
        <w:rPr>
          <w:rtl w:val="0"/>
        </w:rPr>
        <w:t xml:space="preserve">Schools successfully helped many non-English speaking immigrants speak English</w:t>
      </w:r>
    </w:p>
    <w:p w:rsidR="00000000" w:rsidDel="00000000" w:rsidP="00000000" w:rsidRDefault="00000000" w:rsidRPr="00000000" w14:paraId="000006A9">
      <w:pPr>
        <w:pageBreakBefore w:val="0"/>
        <w:numPr>
          <w:ilvl w:val="1"/>
          <w:numId w:val="7"/>
        </w:numPr>
        <w:ind w:left="1440" w:hanging="360"/>
        <w:rPr>
          <w:u w:val="none"/>
        </w:rPr>
      </w:pPr>
      <w:r w:rsidDel="00000000" w:rsidR="00000000" w:rsidRPr="00000000">
        <w:rPr>
          <w:rtl w:val="0"/>
        </w:rPr>
        <w:t xml:space="preserve">Media</w:t>
      </w:r>
    </w:p>
    <w:p w:rsidR="00000000" w:rsidDel="00000000" w:rsidP="00000000" w:rsidRDefault="00000000" w:rsidRPr="00000000" w14:paraId="000006AA">
      <w:pPr>
        <w:pageBreakBefore w:val="0"/>
        <w:numPr>
          <w:ilvl w:val="2"/>
          <w:numId w:val="7"/>
        </w:numPr>
        <w:ind w:left="2160" w:hanging="360"/>
        <w:rPr>
          <w:u w:val="none"/>
        </w:rPr>
      </w:pPr>
      <w:r w:rsidDel="00000000" w:rsidR="00000000" w:rsidRPr="00000000">
        <w:rPr>
          <w:rtl w:val="0"/>
        </w:rPr>
        <w:t xml:space="preserve">Newspapers and magazines circulating around</w:t>
      </w:r>
    </w:p>
    <w:p w:rsidR="00000000" w:rsidDel="00000000" w:rsidP="00000000" w:rsidRDefault="00000000" w:rsidRPr="00000000" w14:paraId="000006AB">
      <w:pPr>
        <w:pageBreakBefore w:val="0"/>
        <w:numPr>
          <w:ilvl w:val="2"/>
          <w:numId w:val="7"/>
        </w:numPr>
        <w:ind w:left="2160" w:hanging="360"/>
        <w:rPr>
          <w:u w:val="none"/>
        </w:rPr>
      </w:pPr>
      <w:r w:rsidDel="00000000" w:rsidR="00000000" w:rsidRPr="00000000">
        <w:rPr>
          <w:rtl w:val="0"/>
        </w:rPr>
        <w:t xml:space="preserve">Radios also delivered news, live</w:t>
      </w:r>
    </w:p>
    <w:p w:rsidR="00000000" w:rsidDel="00000000" w:rsidP="00000000" w:rsidRDefault="00000000" w:rsidRPr="00000000" w14:paraId="000006AC">
      <w:pPr>
        <w:pageBreakBefore w:val="0"/>
        <w:numPr>
          <w:ilvl w:val="1"/>
          <w:numId w:val="7"/>
        </w:numPr>
        <w:ind w:left="1440" w:hanging="360"/>
        <w:rPr>
          <w:u w:val="none"/>
        </w:rPr>
      </w:pPr>
      <w:r w:rsidDel="00000000" w:rsidR="00000000" w:rsidRPr="00000000">
        <w:rPr>
          <w:rtl w:val="0"/>
        </w:rPr>
        <w:t xml:space="preserve">Achievements</w:t>
      </w:r>
    </w:p>
    <w:p w:rsidR="00000000" w:rsidDel="00000000" w:rsidP="00000000" w:rsidRDefault="00000000" w:rsidRPr="00000000" w14:paraId="000006AD">
      <w:pPr>
        <w:pageBreakBefore w:val="0"/>
        <w:numPr>
          <w:ilvl w:val="2"/>
          <w:numId w:val="7"/>
        </w:numPr>
        <w:ind w:left="2160" w:hanging="360"/>
        <w:rPr>
          <w:u w:val="none"/>
        </w:rPr>
      </w:pPr>
      <w:r w:rsidDel="00000000" w:rsidR="00000000" w:rsidRPr="00000000">
        <w:rPr>
          <w:rtl w:val="0"/>
        </w:rPr>
        <w:t xml:space="preserve">Charles A. Lindbergh performed the first solo transatlantic flight</w:t>
      </w:r>
    </w:p>
    <w:p w:rsidR="00000000" w:rsidDel="00000000" w:rsidP="00000000" w:rsidRDefault="00000000" w:rsidRPr="00000000" w14:paraId="000006AE">
      <w:pPr>
        <w:pageBreakBefore w:val="0"/>
        <w:numPr>
          <w:ilvl w:val="1"/>
          <w:numId w:val="7"/>
        </w:numPr>
        <w:ind w:left="1440" w:hanging="360"/>
        <w:rPr>
          <w:u w:val="none"/>
        </w:rPr>
      </w:pPr>
      <w:r w:rsidDel="00000000" w:rsidR="00000000" w:rsidRPr="00000000">
        <w:rPr>
          <w:rtl w:val="0"/>
        </w:rPr>
        <w:t xml:space="preserve">Arts</w:t>
      </w:r>
    </w:p>
    <w:p w:rsidR="00000000" w:rsidDel="00000000" w:rsidP="00000000" w:rsidRDefault="00000000" w:rsidRPr="00000000" w14:paraId="000006AF">
      <w:pPr>
        <w:pageBreakBefore w:val="0"/>
        <w:numPr>
          <w:ilvl w:val="2"/>
          <w:numId w:val="7"/>
        </w:numPr>
        <w:ind w:left="2160" w:hanging="360"/>
        <w:rPr>
          <w:u w:val="none"/>
        </w:rPr>
      </w:pPr>
      <w:r w:rsidDel="00000000" w:rsidR="00000000" w:rsidRPr="00000000">
        <w:rPr>
          <w:rtl w:val="0"/>
        </w:rPr>
        <w:t xml:space="preserve">Movies, eventually with sound and animations</w:t>
      </w:r>
    </w:p>
    <w:p w:rsidR="00000000" w:rsidDel="00000000" w:rsidP="00000000" w:rsidRDefault="00000000" w:rsidRPr="00000000" w14:paraId="000006B0">
      <w:pPr>
        <w:pageBreakBefore w:val="0"/>
        <w:numPr>
          <w:ilvl w:val="2"/>
          <w:numId w:val="7"/>
        </w:numPr>
        <w:ind w:left="2160" w:hanging="360"/>
        <w:rPr>
          <w:u w:val="none"/>
        </w:rPr>
      </w:pPr>
      <w:r w:rsidDel="00000000" w:rsidR="00000000" w:rsidRPr="00000000">
        <w:rPr>
          <w:rtl w:val="0"/>
        </w:rPr>
        <w:t xml:space="preserve">Reflects Americans of the time</w:t>
      </w:r>
    </w:p>
    <w:p w:rsidR="00000000" w:rsidDel="00000000" w:rsidP="00000000" w:rsidRDefault="00000000" w:rsidRPr="00000000" w14:paraId="000006B1">
      <w:pPr>
        <w:pageBreakBefore w:val="0"/>
        <w:numPr>
          <w:ilvl w:val="2"/>
          <w:numId w:val="7"/>
        </w:numPr>
        <w:ind w:left="2160" w:hanging="360"/>
        <w:rPr>
          <w:u w:val="none"/>
        </w:rPr>
      </w:pPr>
      <w:r w:rsidDel="00000000" w:rsidR="00000000" w:rsidRPr="00000000">
        <w:rPr>
          <w:rtl w:val="0"/>
        </w:rPr>
        <w:t xml:space="preserve">books</w:t>
      </w:r>
    </w:p>
    <w:p w:rsidR="00000000" w:rsidDel="00000000" w:rsidP="00000000" w:rsidRDefault="00000000" w:rsidRPr="00000000" w14:paraId="000006B2">
      <w:pPr>
        <w:pageBreakBefore w:val="0"/>
        <w:numPr>
          <w:ilvl w:val="0"/>
          <w:numId w:val="7"/>
        </w:numPr>
        <w:ind w:left="720" w:hanging="360"/>
        <w:rPr>
          <w:highlight w:val="yellow"/>
        </w:rPr>
      </w:pPr>
      <w:r w:rsidDel="00000000" w:rsidR="00000000" w:rsidRPr="00000000">
        <w:rPr>
          <w:highlight w:val="yellow"/>
          <w:rtl w:val="0"/>
        </w:rPr>
        <w:t xml:space="preserve">Women</w:t>
      </w:r>
    </w:p>
    <w:p w:rsidR="00000000" w:rsidDel="00000000" w:rsidP="00000000" w:rsidRDefault="00000000" w:rsidRPr="00000000" w14:paraId="000006B3">
      <w:pPr>
        <w:pageBreakBefore w:val="0"/>
        <w:numPr>
          <w:ilvl w:val="1"/>
          <w:numId w:val="7"/>
        </w:numPr>
        <w:ind w:left="1440" w:hanging="360"/>
      </w:pPr>
      <w:r w:rsidDel="00000000" w:rsidR="00000000" w:rsidRPr="00000000">
        <w:rPr>
          <w:rtl w:val="0"/>
        </w:rPr>
        <w:t xml:space="preserve">Women desire to be independent and equal to men</w:t>
      </w:r>
    </w:p>
    <w:p w:rsidR="00000000" w:rsidDel="00000000" w:rsidP="00000000" w:rsidRDefault="00000000" w:rsidRPr="00000000" w14:paraId="000006B4">
      <w:pPr>
        <w:pageBreakBefore w:val="0"/>
        <w:numPr>
          <w:ilvl w:val="2"/>
          <w:numId w:val="7"/>
        </w:numPr>
        <w:ind w:left="2160" w:hanging="360"/>
      </w:pPr>
      <w:r w:rsidDel="00000000" w:rsidR="00000000" w:rsidRPr="00000000">
        <w:rPr>
          <w:rtl w:val="0"/>
        </w:rPr>
        <w:t xml:space="preserve">Women began doing things that were once only acceptable for men</w:t>
      </w:r>
    </w:p>
    <w:p w:rsidR="00000000" w:rsidDel="00000000" w:rsidP="00000000" w:rsidRDefault="00000000" w:rsidRPr="00000000" w14:paraId="000006B5">
      <w:pPr>
        <w:pageBreakBefore w:val="0"/>
        <w:numPr>
          <w:ilvl w:val="2"/>
          <w:numId w:val="7"/>
        </w:numPr>
        <w:ind w:left="2160" w:hanging="360"/>
      </w:pPr>
      <w:r w:rsidDel="00000000" w:rsidR="00000000" w:rsidRPr="00000000">
        <w:rPr>
          <w:rtl w:val="0"/>
        </w:rPr>
        <w:t xml:space="preserve">Equality in marriage</w:t>
      </w:r>
    </w:p>
    <w:p w:rsidR="00000000" w:rsidDel="00000000" w:rsidP="00000000" w:rsidRDefault="00000000" w:rsidRPr="00000000" w14:paraId="000006B6">
      <w:pPr>
        <w:pageBreakBefore w:val="0"/>
        <w:numPr>
          <w:ilvl w:val="1"/>
          <w:numId w:val="7"/>
        </w:numPr>
        <w:ind w:left="1440" w:hanging="360"/>
      </w:pPr>
      <w:r w:rsidDel="00000000" w:rsidR="00000000" w:rsidRPr="00000000">
        <w:rPr>
          <w:rtl w:val="0"/>
        </w:rPr>
        <w:t xml:space="preserve">Flapper: young women who embraced new fashion and attitude</w:t>
      </w:r>
    </w:p>
    <w:p w:rsidR="00000000" w:rsidDel="00000000" w:rsidP="00000000" w:rsidRDefault="00000000" w:rsidRPr="00000000" w14:paraId="000006B7">
      <w:pPr>
        <w:pageBreakBefore w:val="0"/>
        <w:numPr>
          <w:ilvl w:val="1"/>
          <w:numId w:val="7"/>
        </w:numPr>
        <w:ind w:left="1440" w:hanging="360"/>
        <w:rPr>
          <w:u w:val="none"/>
        </w:rPr>
      </w:pPr>
      <w:r w:rsidDel="00000000" w:rsidR="00000000" w:rsidRPr="00000000">
        <w:rPr>
          <w:rtl w:val="0"/>
        </w:rPr>
        <w:t xml:space="preserve">Some work positions that went to women during WW1 returned to men</w:t>
      </w:r>
    </w:p>
    <w:p w:rsidR="00000000" w:rsidDel="00000000" w:rsidP="00000000" w:rsidRDefault="00000000" w:rsidRPr="00000000" w14:paraId="000006B8">
      <w:pPr>
        <w:pageBreakBefore w:val="0"/>
        <w:numPr>
          <w:ilvl w:val="1"/>
          <w:numId w:val="7"/>
        </w:numPr>
        <w:ind w:left="1440" w:hanging="360"/>
        <w:rPr>
          <w:u w:val="none"/>
        </w:rPr>
      </w:pPr>
      <w:r w:rsidDel="00000000" w:rsidR="00000000" w:rsidRPr="00000000">
        <w:rPr>
          <w:rtl w:val="0"/>
        </w:rPr>
        <w:t xml:space="preserve">Stereotype that men were to financially provide for the family and women take care of housekeeping</w:t>
      </w:r>
    </w:p>
    <w:p w:rsidR="00000000" w:rsidDel="00000000" w:rsidP="00000000" w:rsidRDefault="00000000" w:rsidRPr="00000000" w14:paraId="000006B9">
      <w:pPr>
        <w:pageBreakBefore w:val="0"/>
        <w:numPr>
          <w:ilvl w:val="1"/>
          <w:numId w:val="7"/>
        </w:numPr>
        <w:ind w:left="1440" w:hanging="360"/>
        <w:rPr>
          <w:u w:val="none"/>
        </w:rPr>
      </w:pPr>
      <w:r w:rsidDel="00000000" w:rsidR="00000000" w:rsidRPr="00000000">
        <w:rPr>
          <w:rtl w:val="0"/>
        </w:rPr>
        <w:t xml:space="preserve">Few women entered positions that were predominantly male</w:t>
      </w:r>
    </w:p>
    <w:p w:rsidR="00000000" w:rsidDel="00000000" w:rsidP="00000000" w:rsidRDefault="00000000" w:rsidRPr="00000000" w14:paraId="000006BA">
      <w:pPr>
        <w:pageBreakBefore w:val="0"/>
        <w:numPr>
          <w:ilvl w:val="1"/>
          <w:numId w:val="7"/>
        </w:numPr>
        <w:ind w:left="1440" w:hanging="360"/>
        <w:rPr>
          <w:u w:val="none"/>
        </w:rPr>
      </w:pPr>
      <w:r w:rsidDel="00000000" w:rsidR="00000000" w:rsidRPr="00000000">
        <w:rPr>
          <w:rtl w:val="0"/>
        </w:rPr>
        <w:t xml:space="preserve">New women only positions popped up</w:t>
      </w:r>
    </w:p>
    <w:p w:rsidR="00000000" w:rsidDel="00000000" w:rsidP="00000000" w:rsidRDefault="00000000" w:rsidRPr="00000000" w14:paraId="000006BB">
      <w:pPr>
        <w:pageBreakBefore w:val="0"/>
        <w:numPr>
          <w:ilvl w:val="1"/>
          <w:numId w:val="7"/>
        </w:numPr>
        <w:ind w:left="1440" w:hanging="360"/>
        <w:rPr>
          <w:u w:val="none"/>
        </w:rPr>
      </w:pPr>
      <w:r w:rsidDel="00000000" w:rsidR="00000000" w:rsidRPr="00000000">
        <w:rPr>
          <w:rtl w:val="0"/>
        </w:rPr>
        <w:t xml:space="preserve">Birth control became more available</w:t>
      </w:r>
    </w:p>
    <w:p w:rsidR="00000000" w:rsidDel="00000000" w:rsidP="00000000" w:rsidRDefault="00000000" w:rsidRPr="00000000" w14:paraId="000006BC">
      <w:pPr>
        <w:pageBreakBefore w:val="0"/>
        <w:numPr>
          <w:ilvl w:val="0"/>
          <w:numId w:val="7"/>
        </w:numPr>
        <w:ind w:left="720" w:hanging="360"/>
        <w:rPr>
          <w:highlight w:val="yellow"/>
        </w:rPr>
      </w:pPr>
      <w:r w:rsidDel="00000000" w:rsidR="00000000" w:rsidRPr="00000000">
        <w:rPr>
          <w:highlight w:val="yellow"/>
          <w:rtl w:val="0"/>
        </w:rPr>
        <w:t xml:space="preserve">Harlem Renaissance</w:t>
      </w:r>
    </w:p>
    <w:p w:rsidR="00000000" w:rsidDel="00000000" w:rsidP="00000000" w:rsidRDefault="00000000" w:rsidRPr="00000000" w14:paraId="000006BD">
      <w:pPr>
        <w:pageBreakBefore w:val="0"/>
        <w:numPr>
          <w:ilvl w:val="1"/>
          <w:numId w:val="7"/>
        </w:numPr>
        <w:ind w:left="1440" w:hanging="360"/>
        <w:rPr>
          <w:u w:val="none"/>
        </w:rPr>
      </w:pPr>
      <w:r w:rsidDel="00000000" w:rsidR="00000000" w:rsidRPr="00000000">
        <w:rPr>
          <w:rtl w:val="0"/>
        </w:rPr>
        <w:t xml:space="preserve">Following Great Migration</w:t>
      </w:r>
    </w:p>
    <w:p w:rsidR="00000000" w:rsidDel="00000000" w:rsidP="00000000" w:rsidRDefault="00000000" w:rsidRPr="00000000" w14:paraId="000006BE">
      <w:pPr>
        <w:pageBreakBefore w:val="0"/>
        <w:numPr>
          <w:ilvl w:val="1"/>
          <w:numId w:val="7"/>
        </w:numPr>
        <w:ind w:left="1440" w:hanging="360"/>
        <w:rPr>
          <w:u w:val="none"/>
        </w:rPr>
      </w:pPr>
      <w:r w:rsidDel="00000000" w:rsidR="00000000" w:rsidRPr="00000000">
        <w:rPr>
          <w:rtl w:val="0"/>
        </w:rPr>
        <w:t xml:space="preserve">NAACP fought for black civil rights</w:t>
      </w:r>
    </w:p>
    <w:p w:rsidR="00000000" w:rsidDel="00000000" w:rsidP="00000000" w:rsidRDefault="00000000" w:rsidRPr="00000000" w14:paraId="000006BF">
      <w:pPr>
        <w:pageBreakBefore w:val="0"/>
        <w:numPr>
          <w:ilvl w:val="2"/>
          <w:numId w:val="7"/>
        </w:numPr>
        <w:ind w:left="2160" w:hanging="360"/>
        <w:rPr>
          <w:u w:val="none"/>
        </w:rPr>
      </w:pPr>
      <w:r w:rsidDel="00000000" w:rsidR="00000000" w:rsidRPr="00000000">
        <w:rPr>
          <w:rtl w:val="0"/>
        </w:rPr>
        <w:t xml:space="preserve">Antilynching laws</w:t>
      </w:r>
    </w:p>
    <w:p w:rsidR="00000000" w:rsidDel="00000000" w:rsidP="00000000" w:rsidRDefault="00000000" w:rsidRPr="00000000" w14:paraId="000006C0">
      <w:pPr>
        <w:pageBreakBefore w:val="0"/>
        <w:numPr>
          <w:ilvl w:val="1"/>
          <w:numId w:val="7"/>
        </w:numPr>
        <w:ind w:left="1440" w:hanging="360"/>
        <w:rPr>
          <w:u w:val="none"/>
        </w:rPr>
      </w:pPr>
      <w:r w:rsidDel="00000000" w:rsidR="00000000" w:rsidRPr="00000000">
        <w:rPr>
          <w:rtl w:val="0"/>
        </w:rPr>
        <w:t xml:space="preserve">Universal Negro Improvement Association</w:t>
      </w:r>
    </w:p>
    <w:p w:rsidR="00000000" w:rsidDel="00000000" w:rsidP="00000000" w:rsidRDefault="00000000" w:rsidRPr="00000000" w14:paraId="000006C1">
      <w:pPr>
        <w:pageBreakBefore w:val="0"/>
        <w:numPr>
          <w:ilvl w:val="2"/>
          <w:numId w:val="7"/>
        </w:numPr>
        <w:ind w:left="2160" w:hanging="360"/>
        <w:rPr>
          <w:u w:val="none"/>
        </w:rPr>
      </w:pPr>
      <w:r w:rsidDel="00000000" w:rsidR="00000000" w:rsidRPr="00000000">
        <w:rPr>
          <w:rtl w:val="0"/>
        </w:rPr>
        <w:t xml:space="preserve">Created a separated society for blacks to protect them</w:t>
      </w:r>
    </w:p>
    <w:p w:rsidR="00000000" w:rsidDel="00000000" w:rsidP="00000000" w:rsidRDefault="00000000" w:rsidRPr="00000000" w14:paraId="000006C2">
      <w:pPr>
        <w:pageBreakBefore w:val="0"/>
        <w:numPr>
          <w:ilvl w:val="1"/>
          <w:numId w:val="7"/>
        </w:numPr>
        <w:ind w:left="1440" w:hanging="360"/>
        <w:rPr>
          <w:u w:val="none"/>
        </w:rPr>
      </w:pPr>
      <w:r w:rsidDel="00000000" w:rsidR="00000000" w:rsidRPr="00000000">
        <w:rPr>
          <w:rtl w:val="0"/>
        </w:rPr>
        <w:t xml:space="preserve">Mass migration of blacks to Harlem, Manhattan</w:t>
      </w:r>
    </w:p>
    <w:p w:rsidR="00000000" w:rsidDel="00000000" w:rsidP="00000000" w:rsidRDefault="00000000" w:rsidRPr="00000000" w14:paraId="000006C3">
      <w:pPr>
        <w:pageBreakBefore w:val="0"/>
        <w:numPr>
          <w:ilvl w:val="1"/>
          <w:numId w:val="7"/>
        </w:numPr>
        <w:ind w:left="1440" w:hanging="360"/>
        <w:rPr>
          <w:u w:val="none"/>
        </w:rPr>
      </w:pPr>
      <w:r w:rsidDel="00000000" w:rsidR="00000000" w:rsidRPr="00000000">
        <w:rPr>
          <w:rtl w:val="0"/>
        </w:rPr>
        <w:t xml:space="preserve">New arts celebrating black heritage</w:t>
      </w:r>
    </w:p>
    <w:p w:rsidR="00000000" w:rsidDel="00000000" w:rsidP="00000000" w:rsidRDefault="00000000" w:rsidRPr="00000000" w14:paraId="000006C4">
      <w:pPr>
        <w:pageBreakBefore w:val="0"/>
        <w:numPr>
          <w:ilvl w:val="2"/>
          <w:numId w:val="7"/>
        </w:numPr>
        <w:ind w:left="2160" w:hanging="360"/>
        <w:rPr>
          <w:u w:val="none"/>
        </w:rPr>
      </w:pPr>
      <w:r w:rsidDel="00000000" w:rsidR="00000000" w:rsidRPr="00000000">
        <w:rPr>
          <w:rtl w:val="0"/>
        </w:rPr>
        <w:t xml:space="preserve">Literature about black life in America</w:t>
      </w:r>
    </w:p>
    <w:p w:rsidR="00000000" w:rsidDel="00000000" w:rsidP="00000000" w:rsidRDefault="00000000" w:rsidRPr="00000000" w14:paraId="000006C5">
      <w:pPr>
        <w:pageBreakBefore w:val="0"/>
        <w:numPr>
          <w:ilvl w:val="2"/>
          <w:numId w:val="7"/>
        </w:numPr>
        <w:ind w:left="2160" w:hanging="360"/>
        <w:rPr>
          <w:u w:val="none"/>
        </w:rPr>
      </w:pPr>
      <w:r w:rsidDel="00000000" w:rsidR="00000000" w:rsidRPr="00000000">
        <w:rPr>
          <w:rtl w:val="0"/>
        </w:rPr>
        <w:t xml:space="preserve">Famous black performers</w:t>
      </w:r>
    </w:p>
    <w:p w:rsidR="00000000" w:rsidDel="00000000" w:rsidP="00000000" w:rsidRDefault="00000000" w:rsidRPr="00000000" w14:paraId="000006C6">
      <w:pPr>
        <w:pageBreakBefore w:val="0"/>
        <w:numPr>
          <w:ilvl w:val="2"/>
          <w:numId w:val="7"/>
        </w:numPr>
        <w:ind w:left="2160" w:hanging="360"/>
        <w:rPr>
          <w:u w:val="none"/>
        </w:rPr>
      </w:pPr>
      <w:r w:rsidDel="00000000" w:rsidR="00000000" w:rsidRPr="00000000">
        <w:rPr>
          <w:rtl w:val="0"/>
        </w:rPr>
        <w:t xml:space="preserve">Jazz</w:t>
      </w:r>
    </w:p>
    <w:p w:rsidR="00000000" w:rsidDel="00000000" w:rsidP="00000000" w:rsidRDefault="00000000" w:rsidRPr="00000000" w14:paraId="000006C7">
      <w:pPr>
        <w:pageBreakBefore w:val="0"/>
        <w:numPr>
          <w:ilvl w:val="3"/>
          <w:numId w:val="7"/>
        </w:numPr>
        <w:ind w:left="2880" w:hanging="360"/>
        <w:rPr>
          <w:u w:val="none"/>
        </w:rPr>
      </w:pPr>
      <w:r w:rsidDel="00000000" w:rsidR="00000000" w:rsidRPr="00000000">
        <w:rPr>
          <w:rtl w:val="0"/>
        </w:rPr>
        <w:t xml:space="preserve">Attracted a lot of whites to Harlem</w:t>
      </w:r>
      <w:r w:rsidDel="00000000" w:rsidR="00000000" w:rsidRPr="00000000">
        <w:rPr>
          <w:rtl w:val="0"/>
        </w:rPr>
      </w:r>
    </w:p>
    <w:p w:rsidR="00000000" w:rsidDel="00000000" w:rsidP="00000000" w:rsidRDefault="00000000" w:rsidRPr="00000000" w14:paraId="000006C8">
      <w:pPr>
        <w:pageBreakBefore w:val="0"/>
        <w:rPr/>
      </w:pPr>
      <w:r w:rsidDel="00000000" w:rsidR="00000000" w:rsidRPr="00000000">
        <w:rPr>
          <w:rtl w:val="0"/>
        </w:rPr>
      </w:r>
    </w:p>
    <w:p w:rsidR="00000000" w:rsidDel="00000000" w:rsidP="00000000" w:rsidRDefault="00000000" w:rsidRPr="00000000" w14:paraId="000006C9">
      <w:pPr>
        <w:pStyle w:val="Title"/>
        <w:pageBreakBefore w:val="0"/>
        <w:rPr/>
      </w:pPr>
      <w:bookmarkStart w:colFirst="0" w:colLast="0" w:name="_7usnty33wvqc" w:id="14"/>
      <w:bookmarkEnd w:id="14"/>
      <w:r w:rsidDel="00000000" w:rsidR="00000000" w:rsidRPr="00000000">
        <w:rPr>
          <w:rtl w:val="0"/>
        </w:rPr>
        <w:t xml:space="preserve">Great Depression</w:t>
      </w:r>
    </w:p>
    <w:p w:rsidR="00000000" w:rsidDel="00000000" w:rsidP="00000000" w:rsidRDefault="00000000" w:rsidRPr="00000000" w14:paraId="000006CA">
      <w:pPr>
        <w:pageBreakBefore w:val="0"/>
        <w:numPr>
          <w:ilvl w:val="0"/>
          <w:numId w:val="3"/>
        </w:numPr>
        <w:ind w:left="720" w:hanging="360"/>
        <w:rPr>
          <w:highlight w:val="yellow"/>
        </w:rPr>
      </w:pPr>
      <w:r w:rsidDel="00000000" w:rsidR="00000000" w:rsidRPr="00000000">
        <w:rPr>
          <w:highlight w:val="yellow"/>
          <w:rtl w:val="0"/>
        </w:rPr>
        <w:t xml:space="preserve">Background</w:t>
      </w:r>
    </w:p>
    <w:p w:rsidR="00000000" w:rsidDel="00000000" w:rsidP="00000000" w:rsidRDefault="00000000" w:rsidRPr="00000000" w14:paraId="000006CB">
      <w:pPr>
        <w:pageBreakBefore w:val="0"/>
        <w:numPr>
          <w:ilvl w:val="1"/>
          <w:numId w:val="3"/>
        </w:numPr>
        <w:ind w:left="1440" w:hanging="360"/>
      </w:pPr>
      <w:r w:rsidDel="00000000" w:rsidR="00000000" w:rsidRPr="00000000">
        <w:rPr>
          <w:rtl w:val="0"/>
        </w:rPr>
        <w:t xml:space="preserve">Industries such as railroads, textiles, steel, mining, lumber were not profitable anymore due to new advancements replacing them, such as automobiles, new power sources</w:t>
      </w:r>
    </w:p>
    <w:p w:rsidR="00000000" w:rsidDel="00000000" w:rsidP="00000000" w:rsidRDefault="00000000" w:rsidRPr="00000000" w14:paraId="000006CC">
      <w:pPr>
        <w:pageBreakBefore w:val="0"/>
        <w:numPr>
          <w:ilvl w:val="1"/>
          <w:numId w:val="3"/>
        </w:numPr>
        <w:ind w:left="1440" w:hanging="360"/>
      </w:pPr>
      <w:r w:rsidDel="00000000" w:rsidR="00000000" w:rsidRPr="00000000">
        <w:rPr>
          <w:rtl w:val="0"/>
        </w:rPr>
        <w:t xml:space="preserve">Industries related to housing also on decline due to declining number of houses being built</w:t>
      </w:r>
    </w:p>
    <w:p w:rsidR="00000000" w:rsidDel="00000000" w:rsidP="00000000" w:rsidRDefault="00000000" w:rsidRPr="00000000" w14:paraId="000006CD">
      <w:pPr>
        <w:pageBreakBefore w:val="0"/>
        <w:numPr>
          <w:ilvl w:val="1"/>
          <w:numId w:val="3"/>
        </w:numPr>
        <w:ind w:left="1440" w:hanging="360"/>
      </w:pPr>
      <w:r w:rsidDel="00000000" w:rsidR="00000000" w:rsidRPr="00000000">
        <w:rPr>
          <w:rtl w:val="0"/>
        </w:rPr>
        <w:t xml:space="preserve">Agriculture was also failing because farmers grew too much, depressing prices.  This led to inability to pay back loans used to purchase equipment, causing banks to fail</w:t>
      </w:r>
    </w:p>
    <w:p w:rsidR="00000000" w:rsidDel="00000000" w:rsidP="00000000" w:rsidRDefault="00000000" w:rsidRPr="00000000" w14:paraId="000006CE">
      <w:pPr>
        <w:pageBreakBefore w:val="0"/>
        <w:numPr>
          <w:ilvl w:val="2"/>
          <w:numId w:val="3"/>
        </w:numPr>
        <w:ind w:left="2160" w:hanging="360"/>
      </w:pPr>
      <w:r w:rsidDel="00000000" w:rsidR="00000000" w:rsidRPr="00000000">
        <w:rPr>
          <w:rtl w:val="0"/>
        </w:rPr>
        <w:t xml:space="preserve">Price support: the federal government buys surplus goods and sells them internationally to protect against depressing prices.  This was vetoed by president Coolidge</w:t>
      </w:r>
    </w:p>
    <w:p w:rsidR="00000000" w:rsidDel="00000000" w:rsidP="00000000" w:rsidRDefault="00000000" w:rsidRPr="00000000" w14:paraId="000006CF">
      <w:pPr>
        <w:pageBreakBefore w:val="0"/>
        <w:numPr>
          <w:ilvl w:val="1"/>
          <w:numId w:val="3"/>
        </w:numPr>
        <w:ind w:left="1440" w:hanging="360"/>
      </w:pPr>
      <w:r w:rsidDel="00000000" w:rsidR="00000000" w:rsidRPr="00000000">
        <w:rPr>
          <w:rtl w:val="0"/>
        </w:rPr>
        <w:t xml:space="preserve">Failing industries and rich-gets-richer-poor-gets-poorer phenomenon led to consumers having less money to spend, but credits and loans became increasingly accessible.  People took on more debt than they could ever return</w:t>
      </w:r>
    </w:p>
    <w:p w:rsidR="00000000" w:rsidDel="00000000" w:rsidP="00000000" w:rsidRDefault="00000000" w:rsidRPr="00000000" w14:paraId="000006D0">
      <w:pPr>
        <w:pageBreakBefore w:val="0"/>
        <w:numPr>
          <w:ilvl w:val="1"/>
          <w:numId w:val="3"/>
        </w:numPr>
        <w:ind w:left="1440" w:hanging="360"/>
        <w:rPr>
          <w:u w:val="none"/>
        </w:rPr>
      </w:pPr>
      <w:r w:rsidDel="00000000" w:rsidR="00000000" w:rsidRPr="00000000">
        <w:rPr>
          <w:rtl w:val="0"/>
        </w:rPr>
        <w:t xml:space="preserve">Europe muddled in debt due to WW1 expenses, so international trade was limited</w:t>
      </w:r>
    </w:p>
    <w:p w:rsidR="00000000" w:rsidDel="00000000" w:rsidP="00000000" w:rsidRDefault="00000000" w:rsidRPr="00000000" w14:paraId="000006D1">
      <w:pPr>
        <w:pageBreakBefore w:val="0"/>
        <w:numPr>
          <w:ilvl w:val="1"/>
          <w:numId w:val="3"/>
        </w:numPr>
        <w:ind w:left="1440" w:hanging="360"/>
        <w:rPr>
          <w:u w:val="none"/>
        </w:rPr>
      </w:pPr>
      <w:r w:rsidDel="00000000" w:rsidR="00000000" w:rsidRPr="00000000">
        <w:rPr>
          <w:rtl w:val="0"/>
        </w:rPr>
        <w:t xml:space="preserve">German reparations</w:t>
      </w:r>
    </w:p>
    <w:p w:rsidR="00000000" w:rsidDel="00000000" w:rsidP="00000000" w:rsidRDefault="00000000" w:rsidRPr="00000000" w14:paraId="000006D2">
      <w:pPr>
        <w:pageBreakBefore w:val="0"/>
        <w:numPr>
          <w:ilvl w:val="1"/>
          <w:numId w:val="3"/>
        </w:numPr>
        <w:ind w:left="1440" w:hanging="360"/>
        <w:rPr>
          <w:u w:val="none"/>
        </w:rPr>
      </w:pPr>
      <w:r w:rsidDel="00000000" w:rsidR="00000000" w:rsidRPr="00000000">
        <w:rPr>
          <w:rtl w:val="0"/>
        </w:rPr>
        <w:t xml:space="preserve">Hawley-Smoot Tariff Act: raises US import tariffs to all time high.  Was supposed to protect domestic manufacturers, but made it so that other nations can’t afford to sell goods in the US, so other countries as a result couldn’t afford to buy goods from the US, stifling international trade</w:t>
      </w:r>
    </w:p>
    <w:p w:rsidR="00000000" w:rsidDel="00000000" w:rsidP="00000000" w:rsidRDefault="00000000" w:rsidRPr="00000000" w14:paraId="000006D3">
      <w:pPr>
        <w:pageBreakBefore w:val="0"/>
        <w:numPr>
          <w:ilvl w:val="0"/>
          <w:numId w:val="3"/>
        </w:numPr>
        <w:ind w:left="720" w:hanging="360"/>
        <w:rPr>
          <w:highlight w:val="yellow"/>
        </w:rPr>
      </w:pPr>
      <w:r w:rsidDel="00000000" w:rsidR="00000000" w:rsidRPr="00000000">
        <w:rPr>
          <w:highlight w:val="yellow"/>
          <w:rtl w:val="0"/>
        </w:rPr>
        <w:t xml:space="preserve">Bull market</w:t>
      </w:r>
    </w:p>
    <w:p w:rsidR="00000000" w:rsidDel="00000000" w:rsidP="00000000" w:rsidRDefault="00000000" w:rsidRPr="00000000" w14:paraId="000006D4">
      <w:pPr>
        <w:pageBreakBefore w:val="0"/>
        <w:numPr>
          <w:ilvl w:val="1"/>
          <w:numId w:val="3"/>
        </w:numPr>
        <w:ind w:left="1440" w:hanging="360"/>
        <w:rPr>
          <w:u w:val="none"/>
        </w:rPr>
      </w:pPr>
      <w:r w:rsidDel="00000000" w:rsidR="00000000" w:rsidRPr="00000000">
        <w:rPr>
          <w:rtl w:val="0"/>
        </w:rPr>
        <w:t xml:space="preserve">Dow Jones Industrial Average was very high, indicating great health of the stock market</w:t>
      </w:r>
    </w:p>
    <w:p w:rsidR="00000000" w:rsidDel="00000000" w:rsidP="00000000" w:rsidRDefault="00000000" w:rsidRPr="00000000" w14:paraId="000006D5">
      <w:pPr>
        <w:pageBreakBefore w:val="0"/>
        <w:numPr>
          <w:ilvl w:val="1"/>
          <w:numId w:val="3"/>
        </w:numPr>
        <w:ind w:left="1440" w:hanging="360"/>
        <w:rPr>
          <w:u w:val="none"/>
        </w:rPr>
      </w:pPr>
      <w:r w:rsidDel="00000000" w:rsidR="00000000" w:rsidRPr="00000000">
        <w:rPr>
          <w:rtl w:val="0"/>
        </w:rPr>
        <w:t xml:space="preserve">Stocks were rapidly rising</w:t>
      </w:r>
    </w:p>
    <w:p w:rsidR="00000000" w:rsidDel="00000000" w:rsidP="00000000" w:rsidRDefault="00000000" w:rsidRPr="00000000" w14:paraId="000006D6">
      <w:pPr>
        <w:pageBreakBefore w:val="0"/>
        <w:numPr>
          <w:ilvl w:val="1"/>
          <w:numId w:val="3"/>
        </w:numPr>
        <w:ind w:left="1440" w:hanging="360"/>
      </w:pPr>
      <w:r w:rsidDel="00000000" w:rsidR="00000000" w:rsidRPr="00000000">
        <w:rPr>
          <w:rtl w:val="0"/>
        </w:rPr>
        <w:t xml:space="preserve">Economists warned that the economy appears to be in the early stage of destabilizing</w:t>
      </w:r>
    </w:p>
    <w:p w:rsidR="00000000" w:rsidDel="00000000" w:rsidP="00000000" w:rsidRDefault="00000000" w:rsidRPr="00000000" w14:paraId="000006D7">
      <w:pPr>
        <w:pageBreakBefore w:val="0"/>
        <w:numPr>
          <w:ilvl w:val="1"/>
          <w:numId w:val="3"/>
        </w:numPr>
        <w:ind w:left="1440" w:hanging="360"/>
        <w:rPr>
          <w:u w:val="none"/>
        </w:rPr>
      </w:pPr>
      <w:r w:rsidDel="00000000" w:rsidR="00000000" w:rsidRPr="00000000">
        <w:rPr>
          <w:rtl w:val="0"/>
        </w:rPr>
        <w:t xml:space="preserve">President Hoover was overconfident in America’s economic heath, leading to the public’s overconfidence</w:t>
      </w:r>
    </w:p>
    <w:p w:rsidR="00000000" w:rsidDel="00000000" w:rsidP="00000000" w:rsidRDefault="00000000" w:rsidRPr="00000000" w14:paraId="000006D8">
      <w:pPr>
        <w:pageBreakBefore w:val="0"/>
        <w:numPr>
          <w:ilvl w:val="1"/>
          <w:numId w:val="3"/>
        </w:numPr>
        <w:ind w:left="1440" w:hanging="360"/>
        <w:rPr>
          <w:u w:val="none"/>
        </w:rPr>
      </w:pPr>
      <w:r w:rsidDel="00000000" w:rsidR="00000000" w:rsidRPr="00000000">
        <w:rPr>
          <w:rtl w:val="0"/>
        </w:rPr>
        <w:t xml:space="preserve">Lots of people brought stocks as a result</w:t>
      </w:r>
    </w:p>
    <w:p w:rsidR="00000000" w:rsidDel="00000000" w:rsidP="00000000" w:rsidRDefault="00000000" w:rsidRPr="00000000" w14:paraId="000006D9">
      <w:pPr>
        <w:pageBreakBefore w:val="0"/>
        <w:numPr>
          <w:ilvl w:val="2"/>
          <w:numId w:val="3"/>
        </w:numPr>
        <w:ind w:left="2160" w:hanging="360"/>
        <w:rPr>
          <w:u w:val="none"/>
        </w:rPr>
      </w:pPr>
      <w:r w:rsidDel="00000000" w:rsidR="00000000" w:rsidRPr="00000000">
        <w:rPr>
          <w:rtl w:val="0"/>
        </w:rPr>
        <w:t xml:space="preserve">Speculation: buying stocks while ignoring risks.  </w:t>
      </w:r>
    </w:p>
    <w:p w:rsidR="00000000" w:rsidDel="00000000" w:rsidP="00000000" w:rsidRDefault="00000000" w:rsidRPr="00000000" w14:paraId="000006DA">
      <w:pPr>
        <w:pageBreakBefore w:val="0"/>
        <w:numPr>
          <w:ilvl w:val="3"/>
          <w:numId w:val="3"/>
        </w:numPr>
        <w:ind w:left="2880" w:hanging="360"/>
        <w:rPr>
          <w:u w:val="none"/>
        </w:rPr>
      </w:pPr>
      <w:r w:rsidDel="00000000" w:rsidR="00000000" w:rsidRPr="00000000">
        <w:rPr>
          <w:rtl w:val="0"/>
        </w:rPr>
        <w:t xml:space="preserve">Some people even put in their whole life savings</w:t>
      </w:r>
    </w:p>
    <w:p w:rsidR="00000000" w:rsidDel="00000000" w:rsidP="00000000" w:rsidRDefault="00000000" w:rsidRPr="00000000" w14:paraId="000006DB">
      <w:pPr>
        <w:pageBreakBefore w:val="0"/>
        <w:numPr>
          <w:ilvl w:val="2"/>
          <w:numId w:val="3"/>
        </w:numPr>
        <w:ind w:left="2160" w:hanging="360"/>
        <w:rPr>
          <w:u w:val="none"/>
        </w:rPr>
      </w:pPr>
      <w:r w:rsidDel="00000000" w:rsidR="00000000" w:rsidRPr="00000000">
        <w:rPr>
          <w:rtl w:val="0"/>
        </w:rPr>
        <w:t xml:space="preserve">Buying on margin: people taking out loans for money to invest with</w:t>
      </w:r>
    </w:p>
    <w:p w:rsidR="00000000" w:rsidDel="00000000" w:rsidP="00000000" w:rsidRDefault="00000000" w:rsidRPr="00000000" w14:paraId="000006DC">
      <w:pPr>
        <w:pageBreakBefore w:val="0"/>
        <w:numPr>
          <w:ilvl w:val="3"/>
          <w:numId w:val="3"/>
        </w:numPr>
        <w:ind w:left="2880" w:hanging="360"/>
        <w:rPr>
          <w:u w:val="none"/>
        </w:rPr>
      </w:pPr>
      <w:r w:rsidDel="00000000" w:rsidR="00000000" w:rsidRPr="00000000">
        <w:rPr>
          <w:rtl w:val="0"/>
        </w:rPr>
        <w:t xml:space="preserve">Some people even took out more loan than they could ever repay</w:t>
      </w:r>
    </w:p>
    <w:p w:rsidR="00000000" w:rsidDel="00000000" w:rsidP="00000000" w:rsidRDefault="00000000" w:rsidRPr="00000000" w14:paraId="000006DD">
      <w:pPr>
        <w:pageBreakBefore w:val="0"/>
        <w:numPr>
          <w:ilvl w:val="0"/>
          <w:numId w:val="3"/>
        </w:numPr>
        <w:ind w:left="720" w:hanging="360"/>
        <w:rPr>
          <w:highlight w:val="yellow"/>
        </w:rPr>
      </w:pPr>
      <w:r w:rsidDel="00000000" w:rsidR="00000000" w:rsidRPr="00000000">
        <w:rPr>
          <w:highlight w:val="yellow"/>
          <w:rtl w:val="0"/>
        </w:rPr>
        <w:t xml:space="preserve">Crash</w:t>
      </w:r>
    </w:p>
    <w:p w:rsidR="00000000" w:rsidDel="00000000" w:rsidP="00000000" w:rsidRDefault="00000000" w:rsidRPr="00000000" w14:paraId="000006DE">
      <w:pPr>
        <w:pageBreakBefore w:val="0"/>
        <w:numPr>
          <w:ilvl w:val="1"/>
          <w:numId w:val="3"/>
        </w:numPr>
        <w:ind w:left="1440" w:hanging="360"/>
        <w:rPr>
          <w:u w:val="none"/>
        </w:rPr>
      </w:pPr>
      <w:r w:rsidDel="00000000" w:rsidR="00000000" w:rsidRPr="00000000">
        <w:rPr>
          <w:rtl w:val="0"/>
        </w:rPr>
        <w:t xml:space="preserve">Stock markets were tipped down in late 1929, so a lot of people decided to withdraw from the stock market</w:t>
      </w:r>
    </w:p>
    <w:p w:rsidR="00000000" w:rsidDel="00000000" w:rsidP="00000000" w:rsidRDefault="00000000" w:rsidRPr="00000000" w14:paraId="000006DF">
      <w:pPr>
        <w:pageBreakBefore w:val="0"/>
        <w:numPr>
          <w:ilvl w:val="1"/>
          <w:numId w:val="3"/>
        </w:numPr>
        <w:ind w:left="1440" w:hanging="360"/>
        <w:rPr>
          <w:u w:val="none"/>
        </w:rPr>
      </w:pPr>
      <w:r w:rsidDel="00000000" w:rsidR="00000000" w:rsidRPr="00000000">
        <w:rPr>
          <w:rtl w:val="0"/>
        </w:rPr>
        <w:t xml:space="preserve">Black Tuesday: 10/29/1929: Most people withdrew from the stock market, causing the stock market to go free falling</w:t>
      </w:r>
    </w:p>
    <w:p w:rsidR="00000000" w:rsidDel="00000000" w:rsidP="00000000" w:rsidRDefault="00000000" w:rsidRPr="00000000" w14:paraId="000006E0">
      <w:pPr>
        <w:pageBreakBefore w:val="0"/>
        <w:numPr>
          <w:ilvl w:val="2"/>
          <w:numId w:val="3"/>
        </w:numPr>
        <w:ind w:left="2160" w:hanging="360"/>
        <w:rPr>
          <w:u w:val="none"/>
        </w:rPr>
      </w:pPr>
      <w:r w:rsidDel="00000000" w:rsidR="00000000" w:rsidRPr="00000000">
        <w:rPr>
          <w:rtl w:val="0"/>
        </w:rPr>
        <w:t xml:space="preserve">There goes the life savings that were invested in stocks and the ability to pay back the loans</w:t>
      </w:r>
    </w:p>
    <w:p w:rsidR="00000000" w:rsidDel="00000000" w:rsidP="00000000" w:rsidRDefault="00000000" w:rsidRPr="00000000" w14:paraId="000006E1">
      <w:pPr>
        <w:pageBreakBefore w:val="0"/>
        <w:numPr>
          <w:ilvl w:val="1"/>
          <w:numId w:val="3"/>
        </w:numPr>
        <w:ind w:left="1440" w:hanging="360"/>
        <w:rPr>
          <w:u w:val="none"/>
        </w:rPr>
      </w:pPr>
      <w:r w:rsidDel="00000000" w:rsidR="00000000" w:rsidRPr="00000000">
        <w:rPr>
          <w:rtl w:val="0"/>
        </w:rPr>
        <w:t xml:space="preserve">After Black Tuesday, people decided to rush to banks to withdraw their money.  Banks ran out of money can couldn’t give everyone their savings back because some of the money was invested in the stock market</w:t>
      </w:r>
    </w:p>
    <w:p w:rsidR="00000000" w:rsidDel="00000000" w:rsidP="00000000" w:rsidRDefault="00000000" w:rsidRPr="00000000" w14:paraId="000006E2">
      <w:pPr>
        <w:pageBreakBefore w:val="0"/>
        <w:numPr>
          <w:ilvl w:val="0"/>
          <w:numId w:val="3"/>
        </w:numPr>
        <w:ind w:left="720" w:hanging="360"/>
        <w:rPr>
          <w:highlight w:val="yellow"/>
        </w:rPr>
      </w:pPr>
      <w:r w:rsidDel="00000000" w:rsidR="00000000" w:rsidRPr="00000000">
        <w:rPr>
          <w:highlight w:val="yellow"/>
          <w:rtl w:val="0"/>
        </w:rPr>
        <w:t xml:space="preserve">Effects</w:t>
      </w:r>
    </w:p>
    <w:p w:rsidR="00000000" w:rsidDel="00000000" w:rsidP="00000000" w:rsidRDefault="00000000" w:rsidRPr="00000000" w14:paraId="000006E3">
      <w:pPr>
        <w:pageBreakBefore w:val="0"/>
        <w:numPr>
          <w:ilvl w:val="1"/>
          <w:numId w:val="3"/>
        </w:numPr>
        <w:ind w:left="1440" w:hanging="360"/>
        <w:rPr>
          <w:u w:val="none"/>
        </w:rPr>
      </w:pPr>
      <w:r w:rsidDel="00000000" w:rsidR="00000000" w:rsidRPr="00000000">
        <w:rPr>
          <w:rtl w:val="0"/>
        </w:rPr>
        <w:t xml:space="preserve">Americans lost more money than was spend on WW1</w:t>
      </w:r>
    </w:p>
    <w:p w:rsidR="00000000" w:rsidDel="00000000" w:rsidP="00000000" w:rsidRDefault="00000000" w:rsidRPr="00000000" w14:paraId="000006E4">
      <w:pPr>
        <w:pageBreakBefore w:val="0"/>
        <w:numPr>
          <w:ilvl w:val="1"/>
          <w:numId w:val="3"/>
        </w:numPr>
        <w:ind w:left="1440" w:hanging="360"/>
        <w:rPr>
          <w:u w:val="none"/>
        </w:rPr>
      </w:pPr>
      <w:r w:rsidDel="00000000" w:rsidR="00000000" w:rsidRPr="00000000">
        <w:rPr>
          <w:rtl w:val="0"/>
        </w:rPr>
        <w:t xml:space="preserve">GDP cut in half</w:t>
      </w:r>
    </w:p>
    <w:p w:rsidR="00000000" w:rsidDel="00000000" w:rsidP="00000000" w:rsidRDefault="00000000" w:rsidRPr="00000000" w14:paraId="000006E5">
      <w:pPr>
        <w:pageBreakBefore w:val="0"/>
        <w:numPr>
          <w:ilvl w:val="1"/>
          <w:numId w:val="3"/>
        </w:numPr>
        <w:ind w:left="1440" w:hanging="360"/>
        <w:rPr>
          <w:u w:val="none"/>
        </w:rPr>
      </w:pPr>
      <w:r w:rsidDel="00000000" w:rsidR="00000000" w:rsidRPr="00000000">
        <w:rPr>
          <w:rtl w:val="0"/>
        </w:rPr>
        <w:t xml:space="preserve">Economy plummet as unemployment skyrocketed</w:t>
      </w:r>
    </w:p>
    <w:p w:rsidR="00000000" w:rsidDel="00000000" w:rsidP="00000000" w:rsidRDefault="00000000" w:rsidRPr="00000000" w14:paraId="000006E6">
      <w:pPr>
        <w:pageBreakBefore w:val="0"/>
        <w:numPr>
          <w:ilvl w:val="0"/>
          <w:numId w:val="3"/>
        </w:numPr>
        <w:ind w:left="720" w:hanging="360"/>
        <w:rPr>
          <w:highlight w:val="yellow"/>
        </w:rPr>
      </w:pPr>
      <w:r w:rsidDel="00000000" w:rsidR="00000000" w:rsidRPr="00000000">
        <w:rPr>
          <w:highlight w:val="yellow"/>
          <w:rtl w:val="0"/>
        </w:rPr>
        <w:t xml:space="preserve">President Hoover’s response</w:t>
      </w:r>
    </w:p>
    <w:p w:rsidR="00000000" w:rsidDel="00000000" w:rsidP="00000000" w:rsidRDefault="00000000" w:rsidRPr="00000000" w14:paraId="000006E7">
      <w:pPr>
        <w:pageBreakBefore w:val="0"/>
        <w:numPr>
          <w:ilvl w:val="1"/>
          <w:numId w:val="3"/>
        </w:numPr>
        <w:ind w:left="1440" w:hanging="360"/>
        <w:rPr>
          <w:u w:val="none"/>
        </w:rPr>
      </w:pPr>
      <w:r w:rsidDel="00000000" w:rsidR="00000000" w:rsidRPr="00000000">
        <w:rPr>
          <w:rtl w:val="0"/>
        </w:rPr>
        <w:t xml:space="preserve">Tells the public that everything’s alright</w:t>
      </w:r>
    </w:p>
    <w:p w:rsidR="00000000" w:rsidDel="00000000" w:rsidP="00000000" w:rsidRDefault="00000000" w:rsidRPr="00000000" w14:paraId="000006E8">
      <w:pPr>
        <w:pageBreakBefore w:val="0"/>
        <w:numPr>
          <w:ilvl w:val="1"/>
          <w:numId w:val="3"/>
        </w:numPr>
        <w:ind w:left="1440" w:hanging="360"/>
        <w:rPr>
          <w:u w:val="none"/>
        </w:rPr>
      </w:pPr>
      <w:r w:rsidDel="00000000" w:rsidR="00000000" w:rsidRPr="00000000">
        <w:rPr>
          <w:rtl w:val="0"/>
        </w:rPr>
        <w:t xml:space="preserve">Hoover was an engineer, so he believed that he could engineer a solution to this</w:t>
      </w:r>
    </w:p>
    <w:p w:rsidR="00000000" w:rsidDel="00000000" w:rsidP="00000000" w:rsidRDefault="00000000" w:rsidRPr="00000000" w14:paraId="000006E9">
      <w:pPr>
        <w:pageBreakBefore w:val="0"/>
        <w:numPr>
          <w:ilvl w:val="1"/>
          <w:numId w:val="3"/>
        </w:numPr>
        <w:ind w:left="1440" w:hanging="360"/>
        <w:rPr>
          <w:u w:val="none"/>
        </w:rPr>
      </w:pPr>
      <w:r w:rsidDel="00000000" w:rsidR="00000000" w:rsidRPr="00000000">
        <w:rPr>
          <w:rtl w:val="0"/>
        </w:rPr>
        <w:t xml:space="preserve">Fostered cooperation between conflicting groups, such as labor and management</w:t>
      </w:r>
    </w:p>
    <w:p w:rsidR="00000000" w:rsidDel="00000000" w:rsidP="00000000" w:rsidRDefault="00000000" w:rsidRPr="00000000" w14:paraId="000006EA">
      <w:pPr>
        <w:pageBreakBefore w:val="0"/>
        <w:numPr>
          <w:ilvl w:val="1"/>
          <w:numId w:val="3"/>
        </w:numPr>
        <w:ind w:left="1440" w:hanging="360"/>
        <w:rPr>
          <w:u w:val="none"/>
        </w:rPr>
      </w:pPr>
      <w:r w:rsidDel="00000000" w:rsidR="00000000" w:rsidRPr="00000000">
        <w:rPr>
          <w:rtl w:val="0"/>
        </w:rPr>
        <w:t xml:space="preserve">“rugged individualism”, that people should only gain from their own efforts.  So government isn’t gonna give help that takes no effort to obtain</w:t>
      </w:r>
    </w:p>
    <w:p w:rsidR="00000000" w:rsidDel="00000000" w:rsidP="00000000" w:rsidRDefault="00000000" w:rsidRPr="00000000" w14:paraId="000006EB">
      <w:pPr>
        <w:pageBreakBefore w:val="0"/>
        <w:numPr>
          <w:ilvl w:val="1"/>
          <w:numId w:val="3"/>
        </w:numPr>
        <w:ind w:left="1440" w:hanging="360"/>
        <w:rPr>
          <w:u w:val="none"/>
        </w:rPr>
      </w:pPr>
      <w:r w:rsidDel="00000000" w:rsidR="00000000" w:rsidRPr="00000000">
        <w:rPr>
          <w:rtl w:val="0"/>
        </w:rPr>
        <w:t xml:space="preserve">These responses produced no signs of improvement</w:t>
      </w:r>
    </w:p>
    <w:p w:rsidR="00000000" w:rsidDel="00000000" w:rsidP="00000000" w:rsidRDefault="00000000" w:rsidRPr="00000000" w14:paraId="000006EC">
      <w:pPr>
        <w:pageBreakBefore w:val="0"/>
        <w:numPr>
          <w:ilvl w:val="1"/>
          <w:numId w:val="3"/>
        </w:numPr>
        <w:ind w:left="1440" w:hanging="360"/>
        <w:rPr>
          <w:u w:val="none"/>
        </w:rPr>
      </w:pPr>
      <w:r w:rsidDel="00000000" w:rsidR="00000000" w:rsidRPr="00000000">
        <w:rPr>
          <w:rtl w:val="0"/>
        </w:rPr>
        <w:t xml:space="preserve">Federal Home Loan Bank Act: lowered mortgage rates for homeowners and allowed farmers to refinance their farm loans to avoid foreclosure</w:t>
      </w:r>
    </w:p>
    <w:p w:rsidR="00000000" w:rsidDel="00000000" w:rsidP="00000000" w:rsidRDefault="00000000" w:rsidRPr="00000000" w14:paraId="000006ED">
      <w:pPr>
        <w:pageBreakBefore w:val="0"/>
        <w:numPr>
          <w:ilvl w:val="1"/>
          <w:numId w:val="3"/>
        </w:numPr>
        <w:ind w:left="1440" w:hanging="360"/>
        <w:rPr>
          <w:u w:val="none"/>
        </w:rPr>
      </w:pPr>
      <w:r w:rsidDel="00000000" w:rsidR="00000000" w:rsidRPr="00000000">
        <w:rPr>
          <w:rtl w:val="0"/>
        </w:rPr>
        <w:t xml:space="preserve">Reconstruction Finance Corporation: $2B emergency funding for banks and other major corporations</w:t>
      </w:r>
    </w:p>
    <w:p w:rsidR="00000000" w:rsidDel="00000000" w:rsidP="00000000" w:rsidRDefault="00000000" w:rsidRPr="00000000" w14:paraId="000006EE">
      <w:pPr>
        <w:pageBreakBefore w:val="0"/>
        <w:numPr>
          <w:ilvl w:val="1"/>
          <w:numId w:val="3"/>
        </w:numPr>
        <w:ind w:left="1440" w:hanging="360"/>
        <w:rPr>
          <w:u w:val="none"/>
        </w:rPr>
      </w:pPr>
      <w:r w:rsidDel="00000000" w:rsidR="00000000" w:rsidRPr="00000000">
        <w:rPr>
          <w:rtl w:val="0"/>
        </w:rPr>
        <w:t xml:space="preserve">Bonus Army: veterans from WW1 were not compensated for their fighting, so they demanded compensation.  Feds said no.  So the veterans marched to Washington DC to demand compensation.  Feds said no.  Hoover authorizes the military to use violence to force the veterans out of Washington DC</w:t>
      </w:r>
      <w:r w:rsidDel="00000000" w:rsidR="00000000" w:rsidRPr="00000000">
        <w:rPr>
          <w:rtl w:val="0"/>
        </w:rPr>
      </w:r>
    </w:p>
    <w:p w:rsidR="00000000" w:rsidDel="00000000" w:rsidP="00000000" w:rsidRDefault="00000000" w:rsidRPr="00000000" w14:paraId="000006EF">
      <w:pPr>
        <w:pageBreakBefore w:val="0"/>
        <w:rPr/>
      </w:pPr>
      <w:r w:rsidDel="00000000" w:rsidR="00000000" w:rsidRPr="00000000">
        <w:rPr>
          <w:rtl w:val="0"/>
        </w:rPr>
      </w:r>
    </w:p>
    <w:p w:rsidR="00000000" w:rsidDel="00000000" w:rsidP="00000000" w:rsidRDefault="00000000" w:rsidRPr="00000000" w14:paraId="000006F0">
      <w:pPr>
        <w:pStyle w:val="Title"/>
        <w:pageBreakBefore w:val="0"/>
        <w:rPr/>
      </w:pPr>
      <w:bookmarkStart w:colFirst="0" w:colLast="0" w:name="_ky984fvaf6u" w:id="15"/>
      <w:bookmarkEnd w:id="15"/>
      <w:r w:rsidDel="00000000" w:rsidR="00000000" w:rsidRPr="00000000">
        <w:rPr>
          <w:rtl w:val="0"/>
        </w:rPr>
        <w:t xml:space="preserve">New Deal</w:t>
      </w:r>
    </w:p>
    <w:p w:rsidR="00000000" w:rsidDel="00000000" w:rsidP="00000000" w:rsidRDefault="00000000" w:rsidRPr="00000000" w14:paraId="000006F1">
      <w:pPr>
        <w:pageBreakBefore w:val="0"/>
        <w:numPr>
          <w:ilvl w:val="0"/>
          <w:numId w:val="4"/>
        </w:numPr>
        <w:ind w:left="720" w:hanging="360"/>
        <w:rPr>
          <w:u w:val="none"/>
        </w:rPr>
      </w:pPr>
      <w:r w:rsidDel="00000000" w:rsidR="00000000" w:rsidRPr="00000000">
        <w:rPr>
          <w:rtl w:val="0"/>
        </w:rPr>
        <w:t xml:space="preserve">Due to Bonus Army incident and Hoover’s ineffective actions, he gave away the 1932 election to his opponent Franklin Delano Roosevelt (D)</w:t>
      </w:r>
    </w:p>
    <w:p w:rsidR="00000000" w:rsidDel="00000000" w:rsidP="00000000" w:rsidRDefault="00000000" w:rsidRPr="00000000" w14:paraId="000006F2">
      <w:pPr>
        <w:pageBreakBefore w:val="0"/>
        <w:numPr>
          <w:ilvl w:val="0"/>
          <w:numId w:val="4"/>
        </w:numPr>
        <w:ind w:left="720" w:hanging="360"/>
        <w:rPr>
          <w:u w:val="none"/>
        </w:rPr>
      </w:pPr>
      <w:r w:rsidDel="00000000" w:rsidR="00000000" w:rsidRPr="00000000">
        <w:rPr>
          <w:rtl w:val="0"/>
        </w:rPr>
        <w:t xml:space="preserve">FDR led the US out of the Great Depression</w:t>
      </w:r>
    </w:p>
    <w:p w:rsidR="00000000" w:rsidDel="00000000" w:rsidP="00000000" w:rsidRDefault="00000000" w:rsidRPr="00000000" w14:paraId="000006F3">
      <w:pPr>
        <w:pageBreakBefore w:val="0"/>
        <w:numPr>
          <w:ilvl w:val="0"/>
          <w:numId w:val="4"/>
        </w:numPr>
        <w:ind w:left="720" w:hanging="360"/>
        <w:rPr>
          <w:u w:val="none"/>
        </w:rPr>
      </w:pPr>
      <w:r w:rsidDel="00000000" w:rsidR="00000000" w:rsidRPr="00000000">
        <w:rPr>
          <w:rtl w:val="0"/>
        </w:rPr>
        <w:t xml:space="preserve">The New Deal was FDR’s plan to get the nation back on its feet</w:t>
      </w:r>
    </w:p>
    <w:p w:rsidR="00000000" w:rsidDel="00000000" w:rsidP="00000000" w:rsidRDefault="00000000" w:rsidRPr="00000000" w14:paraId="000006F4">
      <w:pPr>
        <w:pageBreakBefore w:val="0"/>
        <w:numPr>
          <w:ilvl w:val="0"/>
          <w:numId w:val="4"/>
        </w:numPr>
        <w:ind w:left="720" w:hanging="360"/>
        <w:rPr>
          <w:u w:val="none"/>
        </w:rPr>
      </w:pPr>
      <w:r w:rsidDel="00000000" w:rsidR="00000000" w:rsidRPr="00000000">
        <w:rPr>
          <w:rtl w:val="0"/>
        </w:rPr>
        <w:t xml:space="preserve">FDR significantly expanded the federal government’s role in national economy</w:t>
      </w:r>
    </w:p>
    <w:p w:rsidR="00000000" w:rsidDel="00000000" w:rsidP="00000000" w:rsidRDefault="00000000" w:rsidRPr="00000000" w14:paraId="000006F5">
      <w:pPr>
        <w:pageBreakBefore w:val="0"/>
        <w:numPr>
          <w:ilvl w:val="0"/>
          <w:numId w:val="4"/>
        </w:numPr>
        <w:ind w:left="720" w:hanging="360"/>
        <w:rPr>
          <w:u w:val="none"/>
        </w:rPr>
      </w:pPr>
      <w:r w:rsidDel="00000000" w:rsidR="00000000" w:rsidRPr="00000000">
        <w:rPr>
          <w:highlight w:val="yellow"/>
          <w:rtl w:val="0"/>
        </w:rPr>
        <w:t xml:space="preserve">Banks</w:t>
      </w:r>
      <w:r w:rsidDel="00000000" w:rsidR="00000000" w:rsidRPr="00000000">
        <w:rPr>
          <w:rtl w:val="0"/>
        </w:rPr>
      </w:r>
    </w:p>
    <w:p w:rsidR="00000000" w:rsidDel="00000000" w:rsidP="00000000" w:rsidRDefault="00000000" w:rsidRPr="00000000" w14:paraId="000006F6">
      <w:pPr>
        <w:pageBreakBefore w:val="0"/>
        <w:numPr>
          <w:ilvl w:val="1"/>
          <w:numId w:val="4"/>
        </w:numPr>
        <w:ind w:left="1440" w:hanging="360"/>
        <w:rPr>
          <w:u w:val="none"/>
        </w:rPr>
      </w:pPr>
      <w:r w:rsidDel="00000000" w:rsidR="00000000" w:rsidRPr="00000000">
        <w:rPr>
          <w:rtl w:val="0"/>
        </w:rPr>
        <w:t xml:space="preserve">to restore public confidence in banks, FDR ordered all banks to be closed for a day.  During that day, he sent inspectors to ensure that the bank was in good standing.  Those that passed inspection were allowed to reopen.  Those that failed remained closed and received loans to restore good standing.  </w:t>
      </w:r>
    </w:p>
    <w:p w:rsidR="00000000" w:rsidDel="00000000" w:rsidP="00000000" w:rsidRDefault="00000000" w:rsidRPr="00000000" w14:paraId="000006F7">
      <w:pPr>
        <w:pageBreakBefore w:val="0"/>
        <w:numPr>
          <w:ilvl w:val="1"/>
          <w:numId w:val="4"/>
        </w:numPr>
        <w:ind w:left="1440" w:hanging="360"/>
      </w:pPr>
      <w:r w:rsidDel="00000000" w:rsidR="00000000" w:rsidRPr="00000000">
        <w:rPr>
          <w:highlight w:val="yellow"/>
          <w:rtl w:val="0"/>
        </w:rPr>
        <w:t xml:space="preserve">Glass-Steagall Act</w:t>
      </w:r>
      <w:r w:rsidDel="00000000" w:rsidR="00000000" w:rsidRPr="00000000">
        <w:rPr>
          <w:rtl w:val="0"/>
        </w:rPr>
        <w:t xml:space="preserve">: established FDIC, federal insurance for banks, to keep customers’ money safe even if the bank itself ran out of money</w:t>
      </w:r>
      <w:r w:rsidDel="00000000" w:rsidR="00000000" w:rsidRPr="00000000">
        <w:rPr>
          <w:rtl w:val="0"/>
        </w:rPr>
      </w:r>
    </w:p>
    <w:p w:rsidR="00000000" w:rsidDel="00000000" w:rsidP="00000000" w:rsidRDefault="00000000" w:rsidRPr="00000000" w14:paraId="000006F8">
      <w:pPr>
        <w:pageBreakBefore w:val="0"/>
        <w:numPr>
          <w:ilvl w:val="0"/>
          <w:numId w:val="4"/>
        </w:numPr>
        <w:ind w:left="720" w:hanging="360"/>
        <w:rPr>
          <w:u w:val="none"/>
        </w:rPr>
      </w:pPr>
      <w:r w:rsidDel="00000000" w:rsidR="00000000" w:rsidRPr="00000000">
        <w:rPr>
          <w:highlight w:val="yellow"/>
          <w:rtl w:val="0"/>
        </w:rPr>
        <w:t xml:space="preserve">Fireside chats</w:t>
      </w:r>
      <w:r w:rsidDel="00000000" w:rsidR="00000000" w:rsidRPr="00000000">
        <w:rPr>
          <w:rtl w:val="0"/>
        </w:rPr>
        <w:t xml:space="preserve">: FDR led radio talks directly to the people to inform them of what’s happening in the nation/what he’s doing</w:t>
      </w:r>
    </w:p>
    <w:p w:rsidR="00000000" w:rsidDel="00000000" w:rsidP="00000000" w:rsidRDefault="00000000" w:rsidRPr="00000000" w14:paraId="000006F9">
      <w:pPr>
        <w:pageBreakBefore w:val="0"/>
        <w:numPr>
          <w:ilvl w:val="0"/>
          <w:numId w:val="4"/>
        </w:numPr>
        <w:ind w:left="720" w:hanging="360"/>
        <w:rPr>
          <w:highlight w:val="yellow"/>
        </w:rPr>
      </w:pPr>
      <w:r w:rsidDel="00000000" w:rsidR="00000000" w:rsidRPr="00000000">
        <w:rPr>
          <w:highlight w:val="yellow"/>
          <w:rtl w:val="0"/>
        </w:rPr>
        <w:t xml:space="preserve">Stocks</w:t>
      </w:r>
    </w:p>
    <w:p w:rsidR="00000000" w:rsidDel="00000000" w:rsidP="00000000" w:rsidRDefault="00000000" w:rsidRPr="00000000" w14:paraId="000006FA">
      <w:pPr>
        <w:pageBreakBefore w:val="0"/>
        <w:numPr>
          <w:ilvl w:val="1"/>
          <w:numId w:val="4"/>
        </w:numPr>
        <w:ind w:left="1440" w:hanging="360"/>
      </w:pPr>
      <w:r w:rsidDel="00000000" w:rsidR="00000000" w:rsidRPr="00000000">
        <w:rPr>
          <w:highlight w:val="yellow"/>
          <w:rtl w:val="0"/>
        </w:rPr>
        <w:t xml:space="preserve">Federal Securities Act</w:t>
      </w:r>
      <w:r w:rsidDel="00000000" w:rsidR="00000000" w:rsidRPr="00000000">
        <w:rPr>
          <w:rtl w:val="0"/>
        </w:rPr>
        <w:t xml:space="preserve">: required corporations to provide complete info on all stock offerings.  The corporation is liable for any misinterpretation of that info</w:t>
      </w:r>
      <w:r w:rsidDel="00000000" w:rsidR="00000000" w:rsidRPr="00000000">
        <w:rPr>
          <w:rtl w:val="0"/>
        </w:rPr>
      </w:r>
    </w:p>
    <w:p w:rsidR="00000000" w:rsidDel="00000000" w:rsidP="00000000" w:rsidRDefault="00000000" w:rsidRPr="00000000" w14:paraId="000006FB">
      <w:pPr>
        <w:pageBreakBefore w:val="0"/>
        <w:numPr>
          <w:ilvl w:val="1"/>
          <w:numId w:val="4"/>
        </w:numPr>
        <w:ind w:left="1440" w:hanging="360"/>
        <w:rPr>
          <w:u w:val="none"/>
        </w:rPr>
      </w:pPr>
      <w:r w:rsidDel="00000000" w:rsidR="00000000" w:rsidRPr="00000000">
        <w:rPr>
          <w:highlight w:val="yellow"/>
          <w:rtl w:val="0"/>
        </w:rPr>
        <w:t xml:space="preserve">Securities and Exchange Commission</w:t>
      </w:r>
      <w:r w:rsidDel="00000000" w:rsidR="00000000" w:rsidRPr="00000000">
        <w:rPr>
          <w:rtl w:val="0"/>
        </w:rPr>
        <w:t xml:space="preserve">: regulated stock market, to prevent exploitation</w:t>
      </w:r>
    </w:p>
    <w:p w:rsidR="00000000" w:rsidDel="00000000" w:rsidP="00000000" w:rsidRDefault="00000000" w:rsidRPr="00000000" w14:paraId="000006FC">
      <w:pPr>
        <w:pageBreakBefore w:val="0"/>
        <w:numPr>
          <w:ilvl w:val="0"/>
          <w:numId w:val="4"/>
        </w:numPr>
        <w:ind w:left="720" w:hanging="360"/>
        <w:rPr>
          <w:u w:val="none"/>
        </w:rPr>
      </w:pPr>
      <w:r w:rsidDel="00000000" w:rsidR="00000000" w:rsidRPr="00000000">
        <w:rPr>
          <w:highlight w:val="yellow"/>
          <w:rtl w:val="0"/>
        </w:rPr>
        <w:t xml:space="preserve">21st Amendment</w:t>
      </w:r>
      <w:r w:rsidDel="00000000" w:rsidR="00000000" w:rsidRPr="00000000">
        <w:rPr>
          <w:rtl w:val="0"/>
        </w:rPr>
        <w:t xml:space="preserve">: Nullified 18th Amendment (prohibition)</w:t>
      </w:r>
    </w:p>
    <w:p w:rsidR="00000000" w:rsidDel="00000000" w:rsidP="00000000" w:rsidRDefault="00000000" w:rsidRPr="00000000" w14:paraId="000006FD">
      <w:pPr>
        <w:pageBreakBefore w:val="0"/>
        <w:numPr>
          <w:ilvl w:val="0"/>
          <w:numId w:val="4"/>
        </w:numPr>
        <w:ind w:left="720" w:hanging="360"/>
        <w:rPr>
          <w:highlight w:val="yellow"/>
        </w:rPr>
      </w:pPr>
      <w:r w:rsidDel="00000000" w:rsidR="00000000" w:rsidRPr="00000000">
        <w:rPr>
          <w:highlight w:val="yellow"/>
          <w:rtl w:val="0"/>
        </w:rPr>
        <w:t xml:space="preserve">Public relief</w:t>
      </w:r>
    </w:p>
    <w:p w:rsidR="00000000" w:rsidDel="00000000" w:rsidP="00000000" w:rsidRDefault="00000000" w:rsidRPr="00000000" w14:paraId="000006FE">
      <w:pPr>
        <w:pageBreakBefore w:val="0"/>
        <w:numPr>
          <w:ilvl w:val="1"/>
          <w:numId w:val="4"/>
        </w:numPr>
        <w:ind w:left="1440" w:hanging="360"/>
        <w:rPr>
          <w:u w:val="none"/>
        </w:rPr>
      </w:pPr>
      <w:r w:rsidDel="00000000" w:rsidR="00000000" w:rsidRPr="00000000">
        <w:rPr>
          <w:highlight w:val="yellow"/>
          <w:rtl w:val="0"/>
        </w:rPr>
        <w:t xml:space="preserve">Agricultural Adjustment Act</w:t>
      </w:r>
      <w:r w:rsidDel="00000000" w:rsidR="00000000" w:rsidRPr="00000000">
        <w:rPr>
          <w:rtl w:val="0"/>
        </w:rPr>
        <w:t xml:space="preserve">: gov paid farmers to leave certain amount of land unused, to lower crop production so that crop prices can go up</w:t>
      </w:r>
    </w:p>
    <w:p w:rsidR="00000000" w:rsidDel="00000000" w:rsidP="00000000" w:rsidRDefault="00000000" w:rsidRPr="00000000" w14:paraId="000006FF">
      <w:pPr>
        <w:pageBreakBefore w:val="0"/>
        <w:numPr>
          <w:ilvl w:val="1"/>
          <w:numId w:val="4"/>
        </w:numPr>
        <w:ind w:left="1440" w:hanging="360"/>
        <w:rPr>
          <w:u w:val="none"/>
        </w:rPr>
      </w:pPr>
      <w:r w:rsidDel="00000000" w:rsidR="00000000" w:rsidRPr="00000000">
        <w:rPr>
          <w:highlight w:val="yellow"/>
          <w:rtl w:val="0"/>
        </w:rPr>
        <w:t xml:space="preserve">Tennessee Valley Authority</w:t>
      </w:r>
      <w:r w:rsidDel="00000000" w:rsidR="00000000" w:rsidRPr="00000000">
        <w:rPr>
          <w:rtl w:val="0"/>
        </w:rPr>
        <w:t xml:space="preserve">: renovated and constructed dams to provide jobs, flood control, hydroelectric power to poor areas</w:t>
      </w:r>
    </w:p>
    <w:p w:rsidR="00000000" w:rsidDel="00000000" w:rsidP="00000000" w:rsidRDefault="00000000" w:rsidRPr="00000000" w14:paraId="00000700">
      <w:pPr>
        <w:pageBreakBefore w:val="0"/>
        <w:numPr>
          <w:ilvl w:val="1"/>
          <w:numId w:val="4"/>
        </w:numPr>
        <w:ind w:left="1440" w:hanging="360"/>
        <w:rPr>
          <w:u w:val="none"/>
        </w:rPr>
      </w:pPr>
      <w:r w:rsidDel="00000000" w:rsidR="00000000" w:rsidRPr="00000000">
        <w:rPr>
          <w:highlight w:val="yellow"/>
          <w:rtl w:val="0"/>
        </w:rPr>
        <w:t xml:space="preserve">Civilian Conservation Corps</w:t>
      </w:r>
      <w:r w:rsidDel="00000000" w:rsidR="00000000" w:rsidRPr="00000000">
        <w:rPr>
          <w:rtl w:val="0"/>
        </w:rPr>
        <w:t xml:space="preserve">: put young people to build roads, parks, control soil erosion and floods, for wages</w:t>
      </w:r>
    </w:p>
    <w:p w:rsidR="00000000" w:rsidDel="00000000" w:rsidP="00000000" w:rsidRDefault="00000000" w:rsidRPr="00000000" w14:paraId="00000701">
      <w:pPr>
        <w:pageBreakBefore w:val="0"/>
        <w:numPr>
          <w:ilvl w:val="1"/>
          <w:numId w:val="4"/>
        </w:numPr>
        <w:ind w:left="1440" w:hanging="360"/>
        <w:rPr>
          <w:u w:val="none"/>
        </w:rPr>
      </w:pPr>
      <w:r w:rsidDel="00000000" w:rsidR="00000000" w:rsidRPr="00000000">
        <w:rPr>
          <w:highlight w:val="yellow"/>
          <w:rtl w:val="0"/>
        </w:rPr>
        <w:t xml:space="preserve">National Industrial Recovery Act</w:t>
      </w:r>
      <w:r w:rsidDel="00000000" w:rsidR="00000000" w:rsidRPr="00000000">
        <w:rPr>
          <w:rtl w:val="0"/>
        </w:rPr>
      </w:r>
    </w:p>
    <w:p w:rsidR="00000000" w:rsidDel="00000000" w:rsidP="00000000" w:rsidRDefault="00000000" w:rsidRPr="00000000" w14:paraId="00000702">
      <w:pPr>
        <w:pageBreakBefore w:val="0"/>
        <w:numPr>
          <w:ilvl w:val="2"/>
          <w:numId w:val="4"/>
        </w:numPr>
        <w:ind w:left="2160" w:hanging="360"/>
        <w:rPr>
          <w:u w:val="none"/>
        </w:rPr>
      </w:pPr>
      <w:r w:rsidDel="00000000" w:rsidR="00000000" w:rsidRPr="00000000">
        <w:rPr>
          <w:rtl w:val="0"/>
        </w:rPr>
        <w:t xml:space="preserve">created the Public Works Administration, which provided money to states to create jobs through creating community buildings</w:t>
      </w:r>
    </w:p>
    <w:p w:rsidR="00000000" w:rsidDel="00000000" w:rsidP="00000000" w:rsidRDefault="00000000" w:rsidRPr="00000000" w14:paraId="00000703">
      <w:pPr>
        <w:pageBreakBefore w:val="0"/>
        <w:numPr>
          <w:ilvl w:val="2"/>
          <w:numId w:val="4"/>
        </w:numPr>
        <w:ind w:left="2160" w:hanging="360"/>
        <w:rPr>
          <w:u w:val="none"/>
        </w:rPr>
      </w:pPr>
      <w:r w:rsidDel="00000000" w:rsidR="00000000" w:rsidRPr="00000000">
        <w:rPr>
          <w:rtl w:val="0"/>
        </w:rPr>
        <w:t xml:space="preserve">Created the National Recovery Administration, which established standards to ensure fair practices in industries, such as set prices</w:t>
      </w:r>
    </w:p>
    <w:p w:rsidR="00000000" w:rsidDel="00000000" w:rsidP="00000000" w:rsidRDefault="00000000" w:rsidRPr="00000000" w14:paraId="00000704">
      <w:pPr>
        <w:pageBreakBefore w:val="0"/>
        <w:numPr>
          <w:ilvl w:val="1"/>
          <w:numId w:val="4"/>
        </w:numPr>
        <w:ind w:left="1440" w:hanging="360"/>
        <w:rPr>
          <w:u w:val="none"/>
        </w:rPr>
      </w:pPr>
      <w:r w:rsidDel="00000000" w:rsidR="00000000" w:rsidRPr="00000000">
        <w:rPr>
          <w:highlight w:val="yellow"/>
          <w:rtl w:val="0"/>
        </w:rPr>
        <w:t xml:space="preserve">Civil Works Administration</w:t>
      </w:r>
      <w:r w:rsidDel="00000000" w:rsidR="00000000" w:rsidRPr="00000000">
        <w:rPr>
          <w:rtl w:val="0"/>
        </w:rPr>
        <w:t xml:space="preserve">: created 4 million jobs</w:t>
      </w:r>
    </w:p>
    <w:p w:rsidR="00000000" w:rsidDel="00000000" w:rsidP="00000000" w:rsidRDefault="00000000" w:rsidRPr="00000000" w14:paraId="00000705">
      <w:pPr>
        <w:pageBreakBefore w:val="0"/>
        <w:numPr>
          <w:ilvl w:val="1"/>
          <w:numId w:val="4"/>
        </w:numPr>
        <w:ind w:left="1440" w:hanging="360"/>
        <w:rPr>
          <w:u w:val="none"/>
        </w:rPr>
      </w:pPr>
      <w:r w:rsidDel="00000000" w:rsidR="00000000" w:rsidRPr="00000000">
        <w:rPr>
          <w:highlight w:val="yellow"/>
          <w:rtl w:val="0"/>
        </w:rPr>
        <w:t xml:space="preserve">Home Owners Loan Corporation</w:t>
      </w:r>
      <w:r w:rsidDel="00000000" w:rsidR="00000000" w:rsidRPr="00000000">
        <w:rPr>
          <w:rtl w:val="0"/>
        </w:rPr>
        <w:t xml:space="preserve">: provided gov loans to homeowners at risk of foreclosure</w:t>
      </w:r>
    </w:p>
    <w:p w:rsidR="00000000" w:rsidDel="00000000" w:rsidP="00000000" w:rsidRDefault="00000000" w:rsidRPr="00000000" w14:paraId="00000706">
      <w:pPr>
        <w:pageBreakBefore w:val="0"/>
        <w:numPr>
          <w:ilvl w:val="1"/>
          <w:numId w:val="4"/>
        </w:numPr>
        <w:ind w:left="1440" w:hanging="360"/>
        <w:rPr>
          <w:u w:val="none"/>
        </w:rPr>
      </w:pPr>
      <w:r w:rsidDel="00000000" w:rsidR="00000000" w:rsidRPr="00000000">
        <w:rPr>
          <w:highlight w:val="yellow"/>
          <w:rtl w:val="0"/>
        </w:rPr>
        <w:t xml:space="preserve">Federal Housing Administration</w:t>
      </w:r>
      <w:r w:rsidDel="00000000" w:rsidR="00000000" w:rsidRPr="00000000">
        <w:rPr>
          <w:rtl w:val="0"/>
        </w:rPr>
        <w:t xml:space="preserve">: furnishes loans for mortgages and repairs</w:t>
      </w:r>
    </w:p>
    <w:p w:rsidR="00000000" w:rsidDel="00000000" w:rsidP="00000000" w:rsidRDefault="00000000" w:rsidRPr="00000000" w14:paraId="00000707">
      <w:pPr>
        <w:pageBreakBefore w:val="0"/>
        <w:numPr>
          <w:ilvl w:val="1"/>
          <w:numId w:val="4"/>
        </w:numPr>
        <w:ind w:left="1440" w:hanging="360"/>
        <w:rPr>
          <w:u w:val="none"/>
        </w:rPr>
      </w:pPr>
      <w:r w:rsidDel="00000000" w:rsidR="00000000" w:rsidRPr="00000000">
        <w:rPr>
          <w:highlight w:val="yellow"/>
          <w:rtl w:val="0"/>
        </w:rPr>
        <w:t xml:space="preserve">Federal Emergency Relief Administration</w:t>
      </w:r>
      <w:r w:rsidDel="00000000" w:rsidR="00000000" w:rsidRPr="00000000">
        <w:rPr>
          <w:rtl w:val="0"/>
        </w:rPr>
        <w:t xml:space="preserve">: $500 million in direct relief to the public</w:t>
      </w:r>
    </w:p>
    <w:p w:rsidR="00000000" w:rsidDel="00000000" w:rsidP="00000000" w:rsidRDefault="00000000" w:rsidRPr="00000000" w14:paraId="00000708">
      <w:pPr>
        <w:pageBreakBefore w:val="0"/>
        <w:numPr>
          <w:ilvl w:val="1"/>
          <w:numId w:val="4"/>
        </w:numPr>
        <w:ind w:left="1440" w:hanging="360"/>
        <w:rPr>
          <w:u w:val="none"/>
        </w:rPr>
      </w:pPr>
      <w:r w:rsidDel="00000000" w:rsidR="00000000" w:rsidRPr="00000000">
        <w:rPr>
          <w:rtl w:val="0"/>
        </w:rPr>
        <w:t xml:space="preserve">Keynesian economics: when the economy is in recession, the government should play the role of the consumer.  This generates demand, which will create jobs.  This gives people money to spend, generating demands in other industries.  Through taxes, the debt incurred by creating the initial demand would be recovered.  </w:t>
      </w:r>
    </w:p>
    <w:p w:rsidR="00000000" w:rsidDel="00000000" w:rsidP="00000000" w:rsidRDefault="00000000" w:rsidRPr="00000000" w14:paraId="00000709">
      <w:pPr>
        <w:pageBreakBefore w:val="0"/>
        <w:numPr>
          <w:ilvl w:val="0"/>
          <w:numId w:val="4"/>
        </w:numPr>
        <w:ind w:left="720" w:hanging="360"/>
        <w:rPr>
          <w:highlight w:val="yellow"/>
        </w:rPr>
      </w:pPr>
      <w:r w:rsidDel="00000000" w:rsidR="00000000" w:rsidRPr="00000000">
        <w:rPr>
          <w:highlight w:val="yellow"/>
          <w:rtl w:val="0"/>
        </w:rPr>
        <w:t xml:space="preserve">Opponents of the New Deal</w:t>
      </w:r>
    </w:p>
    <w:p w:rsidR="00000000" w:rsidDel="00000000" w:rsidP="00000000" w:rsidRDefault="00000000" w:rsidRPr="00000000" w14:paraId="0000070A">
      <w:pPr>
        <w:pageBreakBefore w:val="0"/>
        <w:numPr>
          <w:ilvl w:val="1"/>
          <w:numId w:val="4"/>
        </w:numPr>
        <w:ind w:left="1440" w:hanging="360"/>
        <w:rPr>
          <w:u w:val="none"/>
        </w:rPr>
      </w:pPr>
      <w:r w:rsidDel="00000000" w:rsidR="00000000" w:rsidRPr="00000000">
        <w:rPr>
          <w:rtl w:val="0"/>
        </w:rPr>
        <w:t xml:space="preserve">Deficit spending: FDR was accused of making the government spend more money than it has</w:t>
      </w:r>
    </w:p>
    <w:p w:rsidR="00000000" w:rsidDel="00000000" w:rsidP="00000000" w:rsidRDefault="00000000" w:rsidRPr="00000000" w14:paraId="0000070B">
      <w:pPr>
        <w:pageBreakBefore w:val="0"/>
        <w:numPr>
          <w:ilvl w:val="1"/>
          <w:numId w:val="4"/>
        </w:numPr>
        <w:ind w:left="1440" w:hanging="360"/>
        <w:rPr>
          <w:u w:val="none"/>
        </w:rPr>
      </w:pPr>
      <w:r w:rsidDel="00000000" w:rsidR="00000000" w:rsidRPr="00000000">
        <w:rPr>
          <w:rtl w:val="0"/>
        </w:rPr>
        <w:t xml:space="preserve">Conservatives said the government has too much power now, and is interfering with the free market</w:t>
      </w:r>
    </w:p>
    <w:p w:rsidR="00000000" w:rsidDel="00000000" w:rsidP="00000000" w:rsidRDefault="00000000" w:rsidRPr="00000000" w14:paraId="0000070C">
      <w:pPr>
        <w:pageBreakBefore w:val="0"/>
        <w:numPr>
          <w:ilvl w:val="1"/>
          <w:numId w:val="4"/>
        </w:numPr>
        <w:ind w:left="1440" w:hanging="360"/>
        <w:rPr>
          <w:u w:val="none"/>
        </w:rPr>
      </w:pPr>
      <w:r w:rsidDel="00000000" w:rsidR="00000000" w:rsidRPr="00000000">
        <w:rPr>
          <w:rtl w:val="0"/>
        </w:rPr>
        <w:t xml:space="preserve">SCOTUS shutdown AAA and NIRA, claiming that they were state matters</w:t>
      </w:r>
    </w:p>
    <w:p w:rsidR="00000000" w:rsidDel="00000000" w:rsidP="00000000" w:rsidRDefault="00000000" w:rsidRPr="00000000" w14:paraId="0000070D">
      <w:pPr>
        <w:pageBreakBefore w:val="0"/>
        <w:numPr>
          <w:ilvl w:val="2"/>
          <w:numId w:val="4"/>
        </w:numPr>
        <w:ind w:left="2160" w:hanging="360"/>
        <w:rPr>
          <w:u w:val="none"/>
        </w:rPr>
      </w:pPr>
      <w:r w:rsidDel="00000000" w:rsidR="00000000" w:rsidRPr="00000000">
        <w:rPr>
          <w:rtl w:val="0"/>
        </w:rPr>
        <w:t xml:space="preserve">FDR responded by packing SCOTUS with New Deal supporters</w:t>
      </w:r>
    </w:p>
    <w:p w:rsidR="00000000" w:rsidDel="00000000" w:rsidP="00000000" w:rsidRDefault="00000000" w:rsidRPr="00000000" w14:paraId="0000070E">
      <w:pPr>
        <w:pageBreakBefore w:val="0"/>
        <w:numPr>
          <w:ilvl w:val="1"/>
          <w:numId w:val="4"/>
        </w:numPr>
        <w:ind w:left="1440" w:hanging="360"/>
        <w:rPr>
          <w:u w:val="none"/>
        </w:rPr>
      </w:pPr>
      <w:r w:rsidDel="00000000" w:rsidR="00000000" w:rsidRPr="00000000">
        <w:rPr>
          <w:rtl w:val="0"/>
        </w:rPr>
        <w:t xml:space="preserve">American Liberty League: argued that New Deal violated individual rights</w:t>
      </w:r>
    </w:p>
    <w:p w:rsidR="00000000" w:rsidDel="00000000" w:rsidP="00000000" w:rsidRDefault="00000000" w:rsidRPr="00000000" w14:paraId="0000070F">
      <w:pPr>
        <w:pStyle w:val="Subtitle"/>
        <w:pageBreakBefore w:val="0"/>
        <w:rPr>
          <w:rFonts w:ascii="Roboto" w:cs="Roboto" w:eastAsia="Roboto" w:hAnsi="Roboto"/>
        </w:rPr>
      </w:pPr>
      <w:bookmarkStart w:colFirst="0" w:colLast="0" w:name="_vecxmw81gegj" w:id="16"/>
      <w:bookmarkEnd w:id="16"/>
      <w:r w:rsidDel="00000000" w:rsidR="00000000" w:rsidRPr="00000000">
        <w:rPr>
          <w:rFonts w:ascii="Roboto" w:cs="Roboto" w:eastAsia="Roboto" w:hAnsi="Roboto"/>
          <w:rtl w:val="0"/>
        </w:rPr>
        <w:t xml:space="preserve">Second New Deal</w:t>
      </w:r>
    </w:p>
    <w:p w:rsidR="00000000" w:rsidDel="00000000" w:rsidP="00000000" w:rsidRDefault="00000000" w:rsidRPr="00000000" w14:paraId="00000710">
      <w:pPr>
        <w:pageBreakBefore w:val="0"/>
        <w:numPr>
          <w:ilvl w:val="0"/>
          <w:numId w:val="17"/>
        </w:numPr>
        <w:ind w:left="720" w:hanging="360"/>
        <w:rPr>
          <w:highlight w:val="yellow"/>
        </w:rPr>
      </w:pPr>
      <w:r w:rsidDel="00000000" w:rsidR="00000000" w:rsidRPr="00000000">
        <w:rPr>
          <w:highlight w:val="yellow"/>
          <w:rtl w:val="0"/>
        </w:rPr>
        <w:t xml:space="preserve">Farms</w:t>
      </w:r>
    </w:p>
    <w:p w:rsidR="00000000" w:rsidDel="00000000" w:rsidP="00000000" w:rsidRDefault="00000000" w:rsidRPr="00000000" w14:paraId="00000711">
      <w:pPr>
        <w:pageBreakBefore w:val="0"/>
        <w:numPr>
          <w:ilvl w:val="1"/>
          <w:numId w:val="17"/>
        </w:numPr>
        <w:ind w:left="1440" w:hanging="360"/>
      </w:pPr>
      <w:r w:rsidDel="00000000" w:rsidR="00000000" w:rsidRPr="00000000">
        <w:rPr>
          <w:highlight w:val="yellow"/>
          <w:rtl w:val="0"/>
        </w:rPr>
        <w:t xml:space="preserve">Soil Conservation and Domestic Allotment Act</w:t>
      </w:r>
      <w:r w:rsidDel="00000000" w:rsidR="00000000" w:rsidRPr="00000000">
        <w:rPr>
          <w:rtl w:val="0"/>
        </w:rPr>
        <w:t xml:space="preserve">: replaced AAA</w:t>
      </w:r>
    </w:p>
    <w:p w:rsidR="00000000" w:rsidDel="00000000" w:rsidP="00000000" w:rsidRDefault="00000000" w:rsidRPr="00000000" w14:paraId="00000712">
      <w:pPr>
        <w:pageBreakBefore w:val="0"/>
        <w:numPr>
          <w:ilvl w:val="2"/>
          <w:numId w:val="17"/>
        </w:numPr>
        <w:ind w:left="2160" w:hanging="360"/>
      </w:pPr>
      <w:r w:rsidDel="00000000" w:rsidR="00000000" w:rsidRPr="00000000">
        <w:rPr>
          <w:rtl w:val="0"/>
        </w:rPr>
        <w:t xml:space="preserve">So did Agricultural Adjustment Act</w:t>
      </w:r>
    </w:p>
    <w:p w:rsidR="00000000" w:rsidDel="00000000" w:rsidP="00000000" w:rsidRDefault="00000000" w:rsidRPr="00000000" w14:paraId="00000713">
      <w:pPr>
        <w:pageBreakBefore w:val="0"/>
        <w:numPr>
          <w:ilvl w:val="1"/>
          <w:numId w:val="17"/>
        </w:numPr>
        <w:ind w:left="1440" w:hanging="360"/>
      </w:pPr>
      <w:r w:rsidDel="00000000" w:rsidR="00000000" w:rsidRPr="00000000">
        <w:rPr>
          <w:highlight w:val="yellow"/>
          <w:rtl w:val="0"/>
        </w:rPr>
        <w:t xml:space="preserve">Resettlement Administration</w:t>
      </w:r>
      <w:r w:rsidDel="00000000" w:rsidR="00000000" w:rsidRPr="00000000">
        <w:rPr>
          <w:rtl w:val="0"/>
        </w:rPr>
        <w:t xml:space="preserve">: provided loans to farmers to buy land</w:t>
      </w:r>
    </w:p>
    <w:p w:rsidR="00000000" w:rsidDel="00000000" w:rsidP="00000000" w:rsidRDefault="00000000" w:rsidRPr="00000000" w14:paraId="00000714">
      <w:pPr>
        <w:pageBreakBefore w:val="0"/>
        <w:numPr>
          <w:ilvl w:val="2"/>
          <w:numId w:val="17"/>
        </w:numPr>
        <w:ind w:left="2160" w:hanging="360"/>
      </w:pPr>
      <w:r w:rsidDel="00000000" w:rsidR="00000000" w:rsidRPr="00000000">
        <w:rPr>
          <w:rtl w:val="0"/>
        </w:rPr>
        <w:t xml:space="preserve">Replaced by Farm Security Administration</w:t>
      </w:r>
    </w:p>
    <w:p w:rsidR="00000000" w:rsidDel="00000000" w:rsidP="00000000" w:rsidRDefault="00000000" w:rsidRPr="00000000" w14:paraId="00000715">
      <w:pPr>
        <w:pageBreakBefore w:val="0"/>
        <w:numPr>
          <w:ilvl w:val="2"/>
          <w:numId w:val="17"/>
        </w:numPr>
        <w:ind w:left="2160" w:hanging="360"/>
      </w:pPr>
      <w:r w:rsidDel="00000000" w:rsidR="00000000" w:rsidRPr="00000000">
        <w:rPr>
          <w:rtl w:val="0"/>
        </w:rPr>
        <w:t xml:space="preserve">Hired photographers to take pictures of poor people’s condition to raise awareness</w:t>
      </w:r>
    </w:p>
    <w:p w:rsidR="00000000" w:rsidDel="00000000" w:rsidP="00000000" w:rsidRDefault="00000000" w:rsidRPr="00000000" w14:paraId="00000716">
      <w:pPr>
        <w:pageBreakBefore w:val="0"/>
        <w:numPr>
          <w:ilvl w:val="0"/>
          <w:numId w:val="17"/>
        </w:numPr>
        <w:ind w:left="720" w:hanging="360"/>
        <w:rPr>
          <w:highlight w:val="yellow"/>
        </w:rPr>
      </w:pPr>
      <w:r w:rsidDel="00000000" w:rsidR="00000000" w:rsidRPr="00000000">
        <w:rPr>
          <w:highlight w:val="yellow"/>
          <w:rtl w:val="0"/>
        </w:rPr>
        <w:t xml:space="preserve">Unemployment</w:t>
      </w:r>
    </w:p>
    <w:p w:rsidR="00000000" w:rsidDel="00000000" w:rsidP="00000000" w:rsidRDefault="00000000" w:rsidRPr="00000000" w14:paraId="00000717">
      <w:pPr>
        <w:pageBreakBefore w:val="0"/>
        <w:numPr>
          <w:ilvl w:val="1"/>
          <w:numId w:val="17"/>
        </w:numPr>
        <w:ind w:left="1440" w:hanging="360"/>
        <w:rPr>
          <w:u w:val="none"/>
        </w:rPr>
      </w:pPr>
      <w:r w:rsidDel="00000000" w:rsidR="00000000" w:rsidRPr="00000000">
        <w:rPr>
          <w:highlight w:val="yellow"/>
          <w:rtl w:val="0"/>
        </w:rPr>
        <w:t xml:space="preserve">Works Progress Administration</w:t>
      </w:r>
      <w:r w:rsidDel="00000000" w:rsidR="00000000" w:rsidRPr="00000000">
        <w:rPr>
          <w:rtl w:val="0"/>
        </w:rPr>
        <w:t xml:space="preserve">: created lots of jobs</w:t>
      </w:r>
    </w:p>
    <w:p w:rsidR="00000000" w:rsidDel="00000000" w:rsidP="00000000" w:rsidRDefault="00000000" w:rsidRPr="00000000" w14:paraId="00000718">
      <w:pPr>
        <w:pageBreakBefore w:val="0"/>
        <w:numPr>
          <w:ilvl w:val="1"/>
          <w:numId w:val="17"/>
        </w:numPr>
        <w:ind w:left="1440" w:hanging="360"/>
        <w:rPr>
          <w:u w:val="none"/>
        </w:rPr>
      </w:pPr>
      <w:r w:rsidDel="00000000" w:rsidR="00000000" w:rsidRPr="00000000">
        <w:rPr>
          <w:highlight w:val="yellow"/>
          <w:rtl w:val="0"/>
        </w:rPr>
        <w:t xml:space="preserve">National Youth Administration</w:t>
      </w:r>
      <w:r w:rsidDel="00000000" w:rsidR="00000000" w:rsidRPr="00000000">
        <w:rPr>
          <w:rtl w:val="0"/>
        </w:rPr>
        <w:t xml:space="preserve">: Like WPA, but targeted at the youth</w:t>
      </w:r>
    </w:p>
    <w:p w:rsidR="00000000" w:rsidDel="00000000" w:rsidP="00000000" w:rsidRDefault="00000000" w:rsidRPr="00000000" w14:paraId="00000719">
      <w:pPr>
        <w:pageBreakBefore w:val="0"/>
        <w:numPr>
          <w:ilvl w:val="0"/>
          <w:numId w:val="17"/>
        </w:numPr>
        <w:ind w:left="720" w:hanging="360"/>
        <w:rPr>
          <w:highlight w:val="yellow"/>
        </w:rPr>
      </w:pPr>
      <w:r w:rsidDel="00000000" w:rsidR="00000000" w:rsidRPr="00000000">
        <w:rPr>
          <w:highlight w:val="yellow"/>
          <w:rtl w:val="0"/>
        </w:rPr>
        <w:t xml:space="preserve">Labor</w:t>
      </w:r>
    </w:p>
    <w:p w:rsidR="00000000" w:rsidDel="00000000" w:rsidP="00000000" w:rsidRDefault="00000000" w:rsidRPr="00000000" w14:paraId="0000071A">
      <w:pPr>
        <w:pageBreakBefore w:val="0"/>
        <w:numPr>
          <w:ilvl w:val="1"/>
          <w:numId w:val="17"/>
        </w:numPr>
        <w:ind w:left="1440" w:hanging="360"/>
      </w:pPr>
      <w:r w:rsidDel="00000000" w:rsidR="00000000" w:rsidRPr="00000000">
        <w:rPr>
          <w:highlight w:val="yellow"/>
          <w:rtl w:val="0"/>
        </w:rPr>
        <w:t xml:space="preserve">Wagner Act</w:t>
      </w:r>
      <w:r w:rsidDel="00000000" w:rsidR="00000000" w:rsidRPr="00000000">
        <w:rPr>
          <w:rtl w:val="0"/>
        </w:rPr>
        <w:t xml:space="preserve">: reestablish NIRA like provision</w:t>
      </w:r>
    </w:p>
    <w:p w:rsidR="00000000" w:rsidDel="00000000" w:rsidP="00000000" w:rsidRDefault="00000000" w:rsidRPr="00000000" w14:paraId="0000071B">
      <w:pPr>
        <w:pageBreakBefore w:val="0"/>
        <w:numPr>
          <w:ilvl w:val="2"/>
          <w:numId w:val="17"/>
        </w:numPr>
        <w:ind w:left="2160" w:hanging="360"/>
      </w:pPr>
      <w:r w:rsidDel="00000000" w:rsidR="00000000" w:rsidRPr="00000000">
        <w:rPr>
          <w:rtl w:val="0"/>
        </w:rPr>
        <w:t xml:space="preserve">Also protected unions</w:t>
      </w:r>
    </w:p>
    <w:p w:rsidR="00000000" w:rsidDel="00000000" w:rsidP="00000000" w:rsidRDefault="00000000" w:rsidRPr="00000000" w14:paraId="0000071C">
      <w:pPr>
        <w:pageBreakBefore w:val="0"/>
        <w:numPr>
          <w:ilvl w:val="2"/>
          <w:numId w:val="17"/>
        </w:numPr>
        <w:ind w:left="2160" w:hanging="360"/>
      </w:pPr>
      <w:r w:rsidDel="00000000" w:rsidR="00000000" w:rsidRPr="00000000">
        <w:rPr>
          <w:rtl w:val="0"/>
        </w:rPr>
        <w:t xml:space="preserve">National Labor Relations Board: processes labor complaints</w:t>
      </w:r>
    </w:p>
    <w:p w:rsidR="00000000" w:rsidDel="00000000" w:rsidP="00000000" w:rsidRDefault="00000000" w:rsidRPr="00000000" w14:paraId="0000071D">
      <w:pPr>
        <w:pageBreakBefore w:val="0"/>
        <w:numPr>
          <w:ilvl w:val="1"/>
          <w:numId w:val="17"/>
        </w:numPr>
        <w:ind w:left="1440" w:hanging="360"/>
        <w:rPr>
          <w:highlight w:val="yellow"/>
          <w:u w:val="none"/>
        </w:rPr>
      </w:pPr>
      <w:r w:rsidDel="00000000" w:rsidR="00000000" w:rsidRPr="00000000">
        <w:rPr>
          <w:highlight w:val="yellow"/>
          <w:rtl w:val="0"/>
        </w:rPr>
        <w:t xml:space="preserve">Fair Labor Standards Act</w:t>
      </w:r>
      <w:r w:rsidDel="00000000" w:rsidR="00000000" w:rsidRPr="00000000">
        <w:rPr>
          <w:rtl w:val="0"/>
        </w:rPr>
        <w:t xml:space="preserve">: set maximum working hours, minimum wage, child labor regulations</w:t>
      </w:r>
    </w:p>
    <w:p w:rsidR="00000000" w:rsidDel="00000000" w:rsidP="00000000" w:rsidRDefault="00000000" w:rsidRPr="00000000" w14:paraId="0000071E">
      <w:pPr>
        <w:pageBreakBefore w:val="0"/>
        <w:numPr>
          <w:ilvl w:val="0"/>
          <w:numId w:val="17"/>
        </w:numPr>
        <w:ind w:left="720" w:hanging="360"/>
        <w:rPr>
          <w:u w:val="none"/>
        </w:rPr>
      </w:pPr>
      <w:r w:rsidDel="00000000" w:rsidR="00000000" w:rsidRPr="00000000">
        <w:rPr>
          <w:highlight w:val="yellow"/>
          <w:rtl w:val="0"/>
        </w:rPr>
        <w:t xml:space="preserve">Social Security Act</w:t>
      </w:r>
      <w:r w:rsidDel="00000000" w:rsidR="00000000" w:rsidRPr="00000000">
        <w:rPr>
          <w:rtl w:val="0"/>
        </w:rPr>
        <w:t xml:space="preserve">: retirement supplement, unemployment compensation and aid to families</w:t>
      </w:r>
    </w:p>
    <w:p w:rsidR="00000000" w:rsidDel="00000000" w:rsidP="00000000" w:rsidRDefault="00000000" w:rsidRPr="00000000" w14:paraId="0000071F">
      <w:pPr>
        <w:pageBreakBefore w:val="0"/>
        <w:numPr>
          <w:ilvl w:val="0"/>
          <w:numId w:val="17"/>
        </w:numPr>
        <w:ind w:left="720" w:hanging="360"/>
        <w:rPr>
          <w:highlight w:val="yellow"/>
        </w:rPr>
      </w:pPr>
      <w:r w:rsidDel="00000000" w:rsidR="00000000" w:rsidRPr="00000000">
        <w:rPr>
          <w:highlight w:val="yellow"/>
          <w:rtl w:val="0"/>
        </w:rPr>
        <w:t xml:space="preserve">Utilities</w:t>
      </w:r>
    </w:p>
    <w:p w:rsidR="00000000" w:rsidDel="00000000" w:rsidP="00000000" w:rsidRDefault="00000000" w:rsidRPr="00000000" w14:paraId="00000720">
      <w:pPr>
        <w:pageBreakBefore w:val="0"/>
        <w:numPr>
          <w:ilvl w:val="1"/>
          <w:numId w:val="17"/>
        </w:numPr>
        <w:ind w:left="1440" w:hanging="360"/>
      </w:pPr>
      <w:r w:rsidDel="00000000" w:rsidR="00000000" w:rsidRPr="00000000">
        <w:rPr>
          <w:highlight w:val="yellow"/>
          <w:rtl w:val="0"/>
        </w:rPr>
        <w:t xml:space="preserve">Rural Electrification Administration</w:t>
      </w:r>
      <w:r w:rsidDel="00000000" w:rsidR="00000000" w:rsidRPr="00000000">
        <w:rPr>
          <w:rtl w:val="0"/>
        </w:rPr>
        <w:t xml:space="preserve">: helped electricity corporations bring electricity to places it has never been to</w:t>
      </w:r>
    </w:p>
    <w:p w:rsidR="00000000" w:rsidDel="00000000" w:rsidP="00000000" w:rsidRDefault="00000000" w:rsidRPr="00000000" w14:paraId="00000721">
      <w:pPr>
        <w:pageBreakBefore w:val="0"/>
        <w:numPr>
          <w:ilvl w:val="1"/>
          <w:numId w:val="17"/>
        </w:numPr>
        <w:ind w:left="1440" w:hanging="360"/>
      </w:pPr>
      <w:r w:rsidDel="00000000" w:rsidR="00000000" w:rsidRPr="00000000">
        <w:rPr>
          <w:highlight w:val="yellow"/>
          <w:rtl w:val="0"/>
        </w:rPr>
        <w:t xml:space="preserve">Public Utilities Holding Company Act</w:t>
      </w:r>
      <w:r w:rsidDel="00000000" w:rsidR="00000000" w:rsidRPr="00000000">
        <w:rPr>
          <w:rtl w:val="0"/>
        </w:rPr>
        <w:t xml:space="preserve">: prevented pyramid companies, a form of corruption</w:t>
      </w:r>
    </w:p>
    <w:p w:rsidR="00000000" w:rsidDel="00000000" w:rsidP="00000000" w:rsidRDefault="00000000" w:rsidRPr="00000000" w14:paraId="00000722">
      <w:pPr>
        <w:pageBreakBefore w:val="0"/>
        <w:numPr>
          <w:ilvl w:val="0"/>
          <w:numId w:val="17"/>
        </w:numPr>
        <w:ind w:left="720" w:hanging="360"/>
        <w:rPr/>
      </w:pPr>
      <w:r w:rsidDel="00000000" w:rsidR="00000000" w:rsidRPr="00000000">
        <w:rPr>
          <w:rtl w:val="0"/>
        </w:rPr>
        <w:t xml:space="preserve">Eventually, FDR stopped New Deal stuff due to pressure from Congress to scale back, and the looming of WW2</w:t>
      </w:r>
    </w:p>
    <w:p w:rsidR="00000000" w:rsidDel="00000000" w:rsidP="00000000" w:rsidRDefault="00000000" w:rsidRPr="00000000" w14:paraId="00000723">
      <w:pPr>
        <w:pageBreakBefore w:val="0"/>
        <w:numPr>
          <w:ilvl w:val="0"/>
          <w:numId w:val="17"/>
        </w:numPr>
        <w:ind w:left="720" w:hanging="360"/>
        <w:rPr>
          <w:highlight w:val="yellow"/>
        </w:rPr>
      </w:pPr>
      <w:r w:rsidDel="00000000" w:rsidR="00000000" w:rsidRPr="00000000">
        <w:rPr>
          <w:highlight w:val="yellow"/>
          <w:rtl w:val="0"/>
        </w:rPr>
        <w:t xml:space="preserve">Critics</w:t>
      </w:r>
    </w:p>
    <w:p w:rsidR="00000000" w:rsidDel="00000000" w:rsidP="00000000" w:rsidRDefault="00000000" w:rsidRPr="00000000" w14:paraId="00000724">
      <w:pPr>
        <w:pageBreakBefore w:val="0"/>
        <w:numPr>
          <w:ilvl w:val="1"/>
          <w:numId w:val="17"/>
        </w:numPr>
        <w:ind w:left="1440" w:hanging="360"/>
        <w:rPr>
          <w:u w:val="none"/>
        </w:rPr>
      </w:pPr>
      <w:r w:rsidDel="00000000" w:rsidR="00000000" w:rsidRPr="00000000">
        <w:rPr>
          <w:rtl w:val="0"/>
        </w:rPr>
        <w:t xml:space="preserve">federal government became too powerful</w:t>
      </w:r>
    </w:p>
    <w:p w:rsidR="00000000" w:rsidDel="00000000" w:rsidP="00000000" w:rsidRDefault="00000000" w:rsidRPr="00000000" w14:paraId="00000725">
      <w:pPr>
        <w:pageBreakBefore w:val="0"/>
        <w:numPr>
          <w:ilvl w:val="1"/>
          <w:numId w:val="17"/>
        </w:numPr>
        <w:ind w:left="1440" w:hanging="360"/>
        <w:rPr>
          <w:u w:val="none"/>
        </w:rPr>
      </w:pPr>
      <w:r w:rsidDel="00000000" w:rsidR="00000000" w:rsidRPr="00000000">
        <w:rPr>
          <w:rtl w:val="0"/>
        </w:rPr>
        <w:t xml:space="preserve">FDR didn’t do enough to make society equal</w:t>
      </w:r>
    </w:p>
    <w:p w:rsidR="00000000" w:rsidDel="00000000" w:rsidP="00000000" w:rsidRDefault="00000000" w:rsidRPr="00000000" w14:paraId="00000726">
      <w:pPr>
        <w:pageBreakBefore w:val="0"/>
        <w:numPr>
          <w:ilvl w:val="1"/>
          <w:numId w:val="17"/>
        </w:numPr>
        <w:ind w:left="1440" w:hanging="360"/>
        <w:rPr>
          <w:u w:val="none"/>
        </w:rPr>
      </w:pPr>
      <w:r w:rsidDel="00000000" w:rsidR="00000000" w:rsidRPr="00000000">
        <w:rPr>
          <w:rtl w:val="0"/>
        </w:rPr>
        <w:t xml:space="preserve">Hayek economics</w:t>
      </w:r>
    </w:p>
    <w:p w:rsidR="00000000" w:rsidDel="00000000" w:rsidP="00000000" w:rsidRDefault="00000000" w:rsidRPr="00000000" w14:paraId="00000727">
      <w:pPr>
        <w:pageBreakBefore w:val="0"/>
        <w:numPr>
          <w:ilvl w:val="2"/>
          <w:numId w:val="17"/>
        </w:numPr>
        <w:ind w:left="2160" w:hanging="360"/>
        <w:rPr>
          <w:u w:val="none"/>
        </w:rPr>
      </w:pPr>
      <w:r w:rsidDel="00000000" w:rsidR="00000000" w:rsidRPr="00000000">
        <w:rPr>
          <w:rtl w:val="0"/>
        </w:rPr>
        <w:t xml:space="preserve">A free market is necessary for freedom.  Otherwise, the people would become serfs under the force manipulating the market</w:t>
      </w:r>
    </w:p>
    <w:p w:rsidR="00000000" w:rsidDel="00000000" w:rsidP="00000000" w:rsidRDefault="00000000" w:rsidRPr="00000000" w14:paraId="00000728">
      <w:pPr>
        <w:pageBreakBefore w:val="0"/>
        <w:numPr>
          <w:ilvl w:val="2"/>
          <w:numId w:val="17"/>
        </w:numPr>
        <w:ind w:left="2160" w:hanging="360"/>
        <w:rPr>
          <w:u w:val="none"/>
        </w:rPr>
      </w:pPr>
      <w:r w:rsidDel="00000000" w:rsidR="00000000" w:rsidRPr="00000000">
        <w:rPr>
          <w:rtl w:val="0"/>
        </w:rPr>
        <w:t xml:space="preserve">The economy is a collective agreement amongst the people, which no entity doing economic planning has the capacity to fully wrap their heads around fully</w:t>
      </w:r>
    </w:p>
    <w:p w:rsidR="00000000" w:rsidDel="00000000" w:rsidP="00000000" w:rsidRDefault="00000000" w:rsidRPr="00000000" w14:paraId="00000729">
      <w:pPr>
        <w:pageBreakBefore w:val="0"/>
        <w:numPr>
          <w:ilvl w:val="0"/>
          <w:numId w:val="17"/>
        </w:numPr>
        <w:ind w:left="720" w:hanging="360"/>
        <w:rPr>
          <w:highlight w:val="yellow"/>
        </w:rPr>
      </w:pPr>
      <w:r w:rsidDel="00000000" w:rsidR="00000000" w:rsidRPr="00000000">
        <w:rPr>
          <w:highlight w:val="yellow"/>
          <w:rtl w:val="0"/>
        </w:rPr>
        <w:t xml:space="preserve">Impact</w:t>
      </w:r>
    </w:p>
    <w:p w:rsidR="00000000" w:rsidDel="00000000" w:rsidP="00000000" w:rsidRDefault="00000000" w:rsidRPr="00000000" w14:paraId="0000072A">
      <w:pPr>
        <w:pageBreakBefore w:val="0"/>
        <w:numPr>
          <w:ilvl w:val="1"/>
          <w:numId w:val="17"/>
        </w:numPr>
        <w:ind w:left="1440" w:hanging="360"/>
        <w:rPr>
          <w:u w:val="none"/>
        </w:rPr>
      </w:pPr>
      <w:r w:rsidDel="00000000" w:rsidR="00000000" w:rsidRPr="00000000">
        <w:rPr>
          <w:rtl w:val="0"/>
        </w:rPr>
        <w:t xml:space="preserve">Expanded federal government’s powers</w:t>
      </w:r>
    </w:p>
    <w:p w:rsidR="00000000" w:rsidDel="00000000" w:rsidP="00000000" w:rsidRDefault="00000000" w:rsidRPr="00000000" w14:paraId="0000072B">
      <w:pPr>
        <w:pageBreakBefore w:val="0"/>
        <w:numPr>
          <w:ilvl w:val="2"/>
          <w:numId w:val="17"/>
        </w:numPr>
        <w:ind w:left="2160" w:hanging="360"/>
        <w:rPr>
          <w:u w:val="none"/>
        </w:rPr>
      </w:pPr>
      <w:r w:rsidDel="00000000" w:rsidR="00000000" w:rsidRPr="00000000">
        <w:rPr>
          <w:rtl w:val="0"/>
        </w:rPr>
        <w:t xml:space="preserve">Job creation</w:t>
      </w:r>
    </w:p>
    <w:p w:rsidR="00000000" w:rsidDel="00000000" w:rsidP="00000000" w:rsidRDefault="00000000" w:rsidRPr="00000000" w14:paraId="0000072C">
      <w:pPr>
        <w:pageBreakBefore w:val="0"/>
        <w:numPr>
          <w:ilvl w:val="2"/>
          <w:numId w:val="17"/>
        </w:numPr>
        <w:ind w:left="2160" w:hanging="360"/>
        <w:rPr>
          <w:u w:val="none"/>
        </w:rPr>
      </w:pPr>
      <w:r w:rsidDel="00000000" w:rsidR="00000000" w:rsidRPr="00000000">
        <w:rPr>
          <w:rtl w:val="0"/>
        </w:rPr>
        <w:t xml:space="preserve">Regulate supply and demand</w:t>
      </w:r>
    </w:p>
    <w:p w:rsidR="00000000" w:rsidDel="00000000" w:rsidP="00000000" w:rsidRDefault="00000000" w:rsidRPr="00000000" w14:paraId="0000072D">
      <w:pPr>
        <w:pageBreakBefore w:val="0"/>
        <w:numPr>
          <w:ilvl w:val="2"/>
          <w:numId w:val="17"/>
        </w:numPr>
        <w:ind w:left="2160" w:hanging="360"/>
        <w:rPr>
          <w:u w:val="none"/>
        </w:rPr>
      </w:pPr>
      <w:r w:rsidDel="00000000" w:rsidR="00000000" w:rsidRPr="00000000">
        <w:rPr>
          <w:rtl w:val="0"/>
        </w:rPr>
        <w:t xml:space="preserve">Government plays role in settling disputes between labor and management</w:t>
      </w:r>
    </w:p>
    <w:p w:rsidR="00000000" w:rsidDel="00000000" w:rsidP="00000000" w:rsidRDefault="00000000" w:rsidRPr="00000000" w14:paraId="0000072E">
      <w:pPr>
        <w:pageBreakBefore w:val="0"/>
        <w:numPr>
          <w:ilvl w:val="2"/>
          <w:numId w:val="17"/>
        </w:numPr>
        <w:ind w:left="2160" w:hanging="360"/>
        <w:rPr>
          <w:u w:val="none"/>
        </w:rPr>
      </w:pPr>
      <w:r w:rsidDel="00000000" w:rsidR="00000000" w:rsidRPr="00000000">
        <w:rPr>
          <w:rtl w:val="0"/>
        </w:rPr>
        <w:t xml:space="preserve">Federal Deposit Insurance Corporation: regulate banks</w:t>
      </w:r>
    </w:p>
    <w:p w:rsidR="00000000" w:rsidDel="00000000" w:rsidP="00000000" w:rsidRDefault="00000000" w:rsidRPr="00000000" w14:paraId="0000072F">
      <w:pPr>
        <w:pageBreakBefore w:val="0"/>
        <w:numPr>
          <w:ilvl w:val="2"/>
          <w:numId w:val="17"/>
        </w:numPr>
        <w:ind w:left="2160" w:hanging="360"/>
        <w:rPr>
          <w:u w:val="none"/>
        </w:rPr>
      </w:pPr>
      <w:r w:rsidDel="00000000" w:rsidR="00000000" w:rsidRPr="00000000">
        <w:rPr>
          <w:rtl w:val="0"/>
        </w:rPr>
        <w:t xml:space="preserve">Securities and Exchange Commission: regulate stock market</w:t>
      </w:r>
    </w:p>
    <w:p w:rsidR="00000000" w:rsidDel="00000000" w:rsidP="00000000" w:rsidRDefault="00000000" w:rsidRPr="00000000" w14:paraId="00000730">
      <w:pPr>
        <w:pageBreakBefore w:val="0"/>
        <w:numPr>
          <w:ilvl w:val="2"/>
          <w:numId w:val="17"/>
        </w:numPr>
        <w:ind w:left="2160" w:hanging="360"/>
        <w:rPr>
          <w:u w:val="none"/>
        </w:rPr>
      </w:pPr>
      <w:r w:rsidDel="00000000" w:rsidR="00000000" w:rsidRPr="00000000">
        <w:rPr>
          <w:rtl w:val="0"/>
        </w:rPr>
        <w:t xml:space="preserve">Has responsibility for social welfare</w:t>
      </w:r>
    </w:p>
    <w:p w:rsidR="00000000" w:rsidDel="00000000" w:rsidP="00000000" w:rsidRDefault="00000000" w:rsidRPr="00000000" w14:paraId="00000731">
      <w:pPr>
        <w:pageBreakBefore w:val="0"/>
        <w:numPr>
          <w:ilvl w:val="1"/>
          <w:numId w:val="17"/>
        </w:numPr>
        <w:ind w:left="1440" w:hanging="360"/>
        <w:rPr>
          <w:u w:val="none"/>
        </w:rPr>
      </w:pPr>
      <w:r w:rsidDel="00000000" w:rsidR="00000000" w:rsidRPr="00000000">
        <w:rPr>
          <w:rtl w:val="0"/>
        </w:rPr>
        <w:t xml:space="preserve">Public relief</w:t>
      </w:r>
    </w:p>
    <w:p w:rsidR="00000000" w:rsidDel="00000000" w:rsidP="00000000" w:rsidRDefault="00000000" w:rsidRPr="00000000" w14:paraId="00000732">
      <w:pPr>
        <w:pageBreakBefore w:val="0"/>
        <w:numPr>
          <w:ilvl w:val="2"/>
          <w:numId w:val="17"/>
        </w:numPr>
        <w:ind w:left="2160" w:hanging="360"/>
        <w:rPr>
          <w:u w:val="none"/>
        </w:rPr>
      </w:pPr>
      <w:r w:rsidDel="00000000" w:rsidR="00000000" w:rsidRPr="00000000">
        <w:rPr>
          <w:rtl w:val="0"/>
        </w:rPr>
        <w:t xml:space="preserve">Didn’t end the Great Depression, but alleviated many of the public’s sufferings</w:t>
      </w:r>
    </w:p>
    <w:p w:rsidR="00000000" w:rsidDel="00000000" w:rsidP="00000000" w:rsidRDefault="00000000" w:rsidRPr="00000000" w14:paraId="00000733">
      <w:pPr>
        <w:pageBreakBefore w:val="0"/>
        <w:numPr>
          <w:ilvl w:val="2"/>
          <w:numId w:val="17"/>
        </w:numPr>
        <w:ind w:left="2160" w:hanging="360"/>
        <w:rPr>
          <w:u w:val="none"/>
        </w:rPr>
      </w:pPr>
      <w:r w:rsidDel="00000000" w:rsidR="00000000" w:rsidRPr="00000000">
        <w:rPr>
          <w:rtl w:val="0"/>
        </w:rPr>
        <w:t xml:space="preserve">Jobs</w:t>
      </w:r>
    </w:p>
    <w:p w:rsidR="00000000" w:rsidDel="00000000" w:rsidP="00000000" w:rsidRDefault="00000000" w:rsidRPr="00000000" w14:paraId="00000734">
      <w:pPr>
        <w:pageBreakBefore w:val="0"/>
        <w:numPr>
          <w:ilvl w:val="2"/>
          <w:numId w:val="17"/>
        </w:numPr>
        <w:ind w:left="2160" w:hanging="360"/>
        <w:rPr>
          <w:u w:val="none"/>
        </w:rPr>
      </w:pPr>
      <w:r w:rsidDel="00000000" w:rsidR="00000000" w:rsidRPr="00000000">
        <w:rPr>
          <w:rtl w:val="0"/>
        </w:rPr>
        <w:t xml:space="preserve">Food</w:t>
      </w:r>
    </w:p>
    <w:p w:rsidR="00000000" w:rsidDel="00000000" w:rsidP="00000000" w:rsidRDefault="00000000" w:rsidRPr="00000000" w14:paraId="00000735">
      <w:pPr>
        <w:pageBreakBefore w:val="0"/>
        <w:numPr>
          <w:ilvl w:val="2"/>
          <w:numId w:val="17"/>
        </w:numPr>
        <w:ind w:left="2160" w:hanging="360"/>
        <w:rPr>
          <w:u w:val="none"/>
        </w:rPr>
      </w:pPr>
      <w:r w:rsidDel="00000000" w:rsidR="00000000" w:rsidRPr="00000000">
        <w:rPr>
          <w:rtl w:val="0"/>
        </w:rPr>
        <w:t xml:space="preserve">Money</w:t>
      </w:r>
    </w:p>
    <w:p w:rsidR="00000000" w:rsidDel="00000000" w:rsidP="00000000" w:rsidRDefault="00000000" w:rsidRPr="00000000" w14:paraId="00000736">
      <w:pPr>
        <w:pageBreakBefore w:val="0"/>
        <w:numPr>
          <w:ilvl w:val="2"/>
          <w:numId w:val="17"/>
        </w:numPr>
        <w:ind w:left="2160" w:hanging="360"/>
        <w:rPr>
          <w:u w:val="none"/>
        </w:rPr>
      </w:pPr>
      <w:r w:rsidDel="00000000" w:rsidR="00000000" w:rsidRPr="00000000">
        <w:rPr>
          <w:rtl w:val="0"/>
        </w:rPr>
        <w:t xml:space="preserve">Dignity</w:t>
      </w:r>
    </w:p>
    <w:p w:rsidR="00000000" w:rsidDel="00000000" w:rsidP="00000000" w:rsidRDefault="00000000" w:rsidRPr="00000000" w14:paraId="00000737">
      <w:pPr>
        <w:pageBreakBefore w:val="0"/>
        <w:numPr>
          <w:ilvl w:val="2"/>
          <w:numId w:val="17"/>
        </w:numPr>
        <w:ind w:left="2160" w:hanging="360"/>
        <w:rPr>
          <w:u w:val="none"/>
        </w:rPr>
      </w:pPr>
      <w:r w:rsidDel="00000000" w:rsidR="00000000" w:rsidRPr="00000000">
        <w:rPr>
          <w:rtl w:val="0"/>
        </w:rPr>
        <w:t xml:space="preserve">Hope</w:t>
      </w:r>
    </w:p>
    <w:p w:rsidR="00000000" w:rsidDel="00000000" w:rsidP="00000000" w:rsidRDefault="00000000" w:rsidRPr="00000000" w14:paraId="00000738">
      <w:pPr>
        <w:pageBreakBefore w:val="0"/>
        <w:numPr>
          <w:ilvl w:val="1"/>
          <w:numId w:val="17"/>
        </w:numPr>
        <w:ind w:left="1440" w:hanging="360"/>
        <w:rPr>
          <w:u w:val="none"/>
        </w:rPr>
      </w:pPr>
      <w:r w:rsidDel="00000000" w:rsidR="00000000" w:rsidRPr="00000000">
        <w:rPr>
          <w:rtl w:val="0"/>
        </w:rPr>
        <w:t xml:space="preserve">Federal deficit</w:t>
      </w:r>
    </w:p>
    <w:p w:rsidR="00000000" w:rsidDel="00000000" w:rsidP="00000000" w:rsidRDefault="00000000" w:rsidRPr="00000000" w14:paraId="00000739">
      <w:pPr>
        <w:pageBreakBefore w:val="0"/>
        <w:numPr>
          <w:ilvl w:val="2"/>
          <w:numId w:val="17"/>
        </w:numPr>
        <w:ind w:left="2160" w:hanging="360"/>
        <w:rPr>
          <w:u w:val="none"/>
        </w:rPr>
      </w:pPr>
      <w:r w:rsidDel="00000000" w:rsidR="00000000" w:rsidRPr="00000000">
        <w:rPr>
          <w:rtl w:val="0"/>
        </w:rPr>
        <w:t xml:space="preserve">Federal government went into deep debt trying to alleviate public suffering</w:t>
      </w:r>
    </w:p>
    <w:p w:rsidR="00000000" w:rsidDel="00000000" w:rsidP="00000000" w:rsidRDefault="00000000" w:rsidRPr="00000000" w14:paraId="0000073A">
      <w:pPr>
        <w:pageBreakBefore w:val="0"/>
        <w:numPr>
          <w:ilvl w:val="1"/>
          <w:numId w:val="17"/>
        </w:numPr>
        <w:ind w:left="1440" w:hanging="360"/>
        <w:rPr>
          <w:u w:val="none"/>
        </w:rPr>
      </w:pPr>
      <w:r w:rsidDel="00000000" w:rsidR="00000000" w:rsidRPr="00000000">
        <w:rPr>
          <w:rtl w:val="0"/>
        </w:rPr>
        <w:t xml:space="preserve">Labor</w:t>
      </w:r>
    </w:p>
    <w:p w:rsidR="00000000" w:rsidDel="00000000" w:rsidP="00000000" w:rsidRDefault="00000000" w:rsidRPr="00000000" w14:paraId="0000073B">
      <w:pPr>
        <w:pageBreakBefore w:val="0"/>
        <w:numPr>
          <w:ilvl w:val="2"/>
          <w:numId w:val="17"/>
        </w:numPr>
        <w:ind w:left="2160" w:hanging="360"/>
        <w:rPr>
          <w:u w:val="none"/>
        </w:rPr>
      </w:pPr>
      <w:r w:rsidDel="00000000" w:rsidR="00000000" w:rsidRPr="00000000">
        <w:rPr>
          <w:rtl w:val="0"/>
        </w:rPr>
        <w:t xml:space="preserve">Wagner Act</w:t>
      </w:r>
    </w:p>
    <w:p w:rsidR="00000000" w:rsidDel="00000000" w:rsidP="00000000" w:rsidRDefault="00000000" w:rsidRPr="00000000" w14:paraId="0000073C">
      <w:pPr>
        <w:pageBreakBefore w:val="0"/>
        <w:numPr>
          <w:ilvl w:val="2"/>
          <w:numId w:val="17"/>
        </w:numPr>
        <w:ind w:left="2160" w:hanging="360"/>
        <w:rPr>
          <w:u w:val="none"/>
        </w:rPr>
      </w:pPr>
      <w:r w:rsidDel="00000000" w:rsidR="00000000" w:rsidRPr="00000000">
        <w:rPr>
          <w:rtl w:val="0"/>
        </w:rPr>
        <w:t xml:space="preserve">Fair Labor Standards Act</w:t>
      </w:r>
    </w:p>
    <w:p w:rsidR="00000000" w:rsidDel="00000000" w:rsidP="00000000" w:rsidRDefault="00000000" w:rsidRPr="00000000" w14:paraId="0000073D">
      <w:pPr>
        <w:pageBreakBefore w:val="0"/>
        <w:numPr>
          <w:ilvl w:val="2"/>
          <w:numId w:val="17"/>
        </w:numPr>
        <w:ind w:left="2160" w:hanging="360"/>
        <w:rPr>
          <w:u w:val="none"/>
        </w:rPr>
      </w:pPr>
      <w:r w:rsidDel="00000000" w:rsidR="00000000" w:rsidRPr="00000000">
        <w:rPr>
          <w:rtl w:val="0"/>
        </w:rPr>
        <w:t xml:space="preserve">National Labor Relations Board: mediate disputes between labor and management</w:t>
      </w:r>
    </w:p>
    <w:p w:rsidR="00000000" w:rsidDel="00000000" w:rsidP="00000000" w:rsidRDefault="00000000" w:rsidRPr="00000000" w14:paraId="0000073E">
      <w:pPr>
        <w:pageBreakBefore w:val="0"/>
        <w:numPr>
          <w:ilvl w:val="1"/>
          <w:numId w:val="17"/>
        </w:numPr>
        <w:ind w:left="1440" w:hanging="360"/>
        <w:rPr>
          <w:u w:val="none"/>
        </w:rPr>
      </w:pPr>
      <w:r w:rsidDel="00000000" w:rsidR="00000000" w:rsidRPr="00000000">
        <w:rPr>
          <w:rtl w:val="0"/>
        </w:rPr>
        <w:t xml:space="preserve">Finance</w:t>
      </w:r>
    </w:p>
    <w:p w:rsidR="00000000" w:rsidDel="00000000" w:rsidP="00000000" w:rsidRDefault="00000000" w:rsidRPr="00000000" w14:paraId="0000073F">
      <w:pPr>
        <w:pageBreakBefore w:val="0"/>
        <w:numPr>
          <w:ilvl w:val="2"/>
          <w:numId w:val="17"/>
        </w:numPr>
        <w:ind w:left="2160" w:hanging="360"/>
        <w:rPr>
          <w:u w:val="none"/>
        </w:rPr>
      </w:pPr>
      <w:r w:rsidDel="00000000" w:rsidR="00000000" w:rsidRPr="00000000">
        <w:rPr>
          <w:rtl w:val="0"/>
        </w:rPr>
        <w:t xml:space="preserve">SEC</w:t>
      </w:r>
    </w:p>
    <w:p w:rsidR="00000000" w:rsidDel="00000000" w:rsidP="00000000" w:rsidRDefault="00000000" w:rsidRPr="00000000" w14:paraId="00000740">
      <w:pPr>
        <w:pageBreakBefore w:val="0"/>
        <w:numPr>
          <w:ilvl w:val="2"/>
          <w:numId w:val="17"/>
        </w:numPr>
        <w:ind w:left="2160" w:hanging="360"/>
        <w:rPr>
          <w:u w:val="none"/>
        </w:rPr>
      </w:pPr>
      <w:r w:rsidDel="00000000" w:rsidR="00000000" w:rsidRPr="00000000">
        <w:rPr>
          <w:rtl w:val="0"/>
        </w:rPr>
        <w:t xml:space="preserve">FDIC</w:t>
      </w:r>
    </w:p>
    <w:p w:rsidR="00000000" w:rsidDel="00000000" w:rsidP="00000000" w:rsidRDefault="00000000" w:rsidRPr="00000000" w14:paraId="00000741">
      <w:pPr>
        <w:pageBreakBefore w:val="0"/>
        <w:numPr>
          <w:ilvl w:val="2"/>
          <w:numId w:val="17"/>
        </w:numPr>
        <w:ind w:left="2160" w:hanging="360"/>
        <w:rPr>
          <w:u w:val="none"/>
        </w:rPr>
      </w:pPr>
      <w:r w:rsidDel="00000000" w:rsidR="00000000" w:rsidRPr="00000000">
        <w:rPr>
          <w:rtl w:val="0"/>
        </w:rPr>
        <w:t xml:space="preserve">Social Security</w:t>
      </w:r>
    </w:p>
    <w:p w:rsidR="00000000" w:rsidDel="00000000" w:rsidP="00000000" w:rsidRDefault="00000000" w:rsidRPr="00000000" w14:paraId="00000742">
      <w:pPr>
        <w:pageBreakBefore w:val="0"/>
        <w:numPr>
          <w:ilvl w:val="2"/>
          <w:numId w:val="17"/>
        </w:numPr>
        <w:ind w:left="2160" w:hanging="360"/>
        <w:rPr>
          <w:u w:val="none"/>
        </w:rPr>
      </w:pPr>
      <w:r w:rsidDel="00000000" w:rsidR="00000000" w:rsidRPr="00000000">
        <w:rPr>
          <w:rtl w:val="0"/>
        </w:rPr>
        <w:t xml:space="preserve">Federal </w:t>
      </w:r>
    </w:p>
    <w:p w:rsidR="00000000" w:rsidDel="00000000" w:rsidP="00000000" w:rsidRDefault="00000000" w:rsidRPr="00000000" w14:paraId="00000743">
      <w:pPr>
        <w:pageBreakBefore w:val="0"/>
        <w:numPr>
          <w:ilvl w:val="1"/>
          <w:numId w:val="17"/>
        </w:numPr>
        <w:ind w:left="1440" w:hanging="360"/>
        <w:rPr>
          <w:u w:val="none"/>
        </w:rPr>
      </w:pPr>
      <w:r w:rsidDel="00000000" w:rsidR="00000000" w:rsidRPr="00000000">
        <w:rPr>
          <w:rtl w:val="0"/>
        </w:rPr>
        <w:t xml:space="preserve">Agriculture</w:t>
      </w:r>
    </w:p>
    <w:p w:rsidR="00000000" w:rsidDel="00000000" w:rsidP="00000000" w:rsidRDefault="00000000" w:rsidRPr="00000000" w14:paraId="00000744">
      <w:pPr>
        <w:pageBreakBefore w:val="0"/>
        <w:numPr>
          <w:ilvl w:val="2"/>
          <w:numId w:val="17"/>
        </w:numPr>
        <w:ind w:left="2160" w:hanging="360"/>
        <w:rPr>
          <w:u w:val="none"/>
        </w:rPr>
      </w:pPr>
      <w:r w:rsidDel="00000000" w:rsidR="00000000" w:rsidRPr="00000000">
        <w:rPr>
          <w:rtl w:val="0"/>
        </w:rPr>
        <w:t xml:space="preserve">Crop production quota</w:t>
      </w:r>
    </w:p>
    <w:p w:rsidR="00000000" w:rsidDel="00000000" w:rsidP="00000000" w:rsidRDefault="00000000" w:rsidRPr="00000000" w14:paraId="00000745">
      <w:pPr>
        <w:pageBreakBefore w:val="0"/>
        <w:numPr>
          <w:ilvl w:val="2"/>
          <w:numId w:val="17"/>
        </w:numPr>
        <w:ind w:left="2160" w:hanging="360"/>
        <w:rPr>
          <w:u w:val="none"/>
        </w:rPr>
      </w:pPr>
      <w:r w:rsidDel="00000000" w:rsidR="00000000" w:rsidRPr="00000000">
        <w:rPr>
          <w:rtl w:val="0"/>
        </w:rPr>
        <w:t xml:space="preserve">Agricultural Adjustment Act</w:t>
      </w:r>
    </w:p>
    <w:p w:rsidR="00000000" w:rsidDel="00000000" w:rsidP="00000000" w:rsidRDefault="00000000" w:rsidRPr="00000000" w14:paraId="00000746">
      <w:pPr>
        <w:pageBreakBefore w:val="0"/>
        <w:numPr>
          <w:ilvl w:val="2"/>
          <w:numId w:val="17"/>
        </w:numPr>
        <w:ind w:left="2160" w:hanging="360"/>
        <w:rPr>
          <w:u w:val="none"/>
        </w:rPr>
      </w:pPr>
      <w:r w:rsidDel="00000000" w:rsidR="00000000" w:rsidRPr="00000000">
        <w:rPr>
          <w:rtl w:val="0"/>
        </w:rPr>
        <w:t xml:space="preserve">Commodity Credit Corporation</w:t>
      </w:r>
    </w:p>
    <w:p w:rsidR="00000000" w:rsidDel="00000000" w:rsidP="00000000" w:rsidRDefault="00000000" w:rsidRPr="00000000" w14:paraId="00000747">
      <w:pPr>
        <w:pageBreakBefore w:val="0"/>
        <w:numPr>
          <w:ilvl w:val="1"/>
          <w:numId w:val="17"/>
        </w:numPr>
        <w:ind w:left="1440" w:hanging="360"/>
        <w:rPr>
          <w:u w:val="none"/>
        </w:rPr>
      </w:pPr>
      <w:r w:rsidDel="00000000" w:rsidR="00000000" w:rsidRPr="00000000">
        <w:rPr>
          <w:rtl w:val="0"/>
        </w:rPr>
        <w:t xml:space="preserve">Environment</w:t>
      </w:r>
    </w:p>
    <w:p w:rsidR="00000000" w:rsidDel="00000000" w:rsidP="00000000" w:rsidRDefault="00000000" w:rsidRPr="00000000" w14:paraId="00000748">
      <w:pPr>
        <w:pageBreakBefore w:val="0"/>
        <w:numPr>
          <w:ilvl w:val="2"/>
          <w:numId w:val="17"/>
        </w:numPr>
        <w:ind w:left="2160" w:hanging="360"/>
        <w:rPr>
          <w:u w:val="none"/>
        </w:rPr>
      </w:pPr>
      <w:r w:rsidDel="00000000" w:rsidR="00000000" w:rsidRPr="00000000">
        <w:rPr>
          <w:rtl w:val="0"/>
        </w:rPr>
        <w:t xml:space="preserve">Conservation</w:t>
      </w:r>
    </w:p>
    <w:p w:rsidR="00000000" w:rsidDel="00000000" w:rsidP="00000000" w:rsidRDefault="00000000" w:rsidRPr="00000000" w14:paraId="00000749">
      <w:pPr>
        <w:pageBreakBefore w:val="0"/>
        <w:numPr>
          <w:ilvl w:val="2"/>
          <w:numId w:val="17"/>
        </w:numPr>
        <w:ind w:left="2160" w:hanging="360"/>
        <w:rPr>
          <w:u w:val="none"/>
        </w:rPr>
      </w:pPr>
      <w:r w:rsidDel="00000000" w:rsidR="00000000" w:rsidRPr="00000000">
        <w:rPr>
          <w:rtl w:val="0"/>
        </w:rPr>
        <w:t xml:space="preserve">Protection of natural resources</w:t>
      </w:r>
    </w:p>
    <w:p w:rsidR="00000000" w:rsidDel="00000000" w:rsidP="00000000" w:rsidRDefault="00000000" w:rsidRPr="00000000" w14:paraId="0000074A">
      <w:pPr>
        <w:pageBreakBefore w:val="0"/>
        <w:numPr>
          <w:ilvl w:val="2"/>
          <w:numId w:val="17"/>
        </w:numPr>
        <w:ind w:left="2160" w:hanging="360"/>
        <w:rPr>
          <w:u w:val="none"/>
        </w:rPr>
      </w:pPr>
      <w:r w:rsidDel="00000000" w:rsidR="00000000" w:rsidRPr="00000000">
        <w:rPr>
          <w:rtl w:val="0"/>
        </w:rPr>
        <w:t xml:space="preserve">Civilian Conservation Corps: built lookout towers, trails, planted tree</w:t>
      </w:r>
    </w:p>
    <w:p w:rsidR="00000000" w:rsidDel="00000000" w:rsidP="00000000" w:rsidRDefault="00000000" w:rsidRPr="00000000" w14:paraId="0000074B">
      <w:pPr>
        <w:pageBreakBefore w:val="0"/>
        <w:numPr>
          <w:ilvl w:val="2"/>
          <w:numId w:val="17"/>
        </w:numPr>
        <w:ind w:left="2160" w:hanging="360"/>
        <w:rPr>
          <w:u w:val="none"/>
        </w:rPr>
      </w:pPr>
      <w:r w:rsidDel="00000000" w:rsidR="00000000" w:rsidRPr="00000000">
        <w:rPr>
          <w:rtl w:val="0"/>
        </w:rPr>
        <w:t xml:space="preserve">Soil Conservation Service: teach farmers to conserve soil</w:t>
      </w:r>
    </w:p>
    <w:p w:rsidR="00000000" w:rsidDel="00000000" w:rsidP="00000000" w:rsidRDefault="00000000" w:rsidRPr="00000000" w14:paraId="0000074C">
      <w:pPr>
        <w:pageBreakBefore w:val="0"/>
        <w:numPr>
          <w:ilvl w:val="2"/>
          <w:numId w:val="17"/>
        </w:numPr>
        <w:ind w:left="2160" w:hanging="360"/>
        <w:rPr>
          <w:u w:val="none"/>
        </w:rPr>
      </w:pPr>
      <w:r w:rsidDel="00000000" w:rsidR="00000000" w:rsidRPr="00000000">
        <w:rPr>
          <w:rtl w:val="0"/>
        </w:rPr>
        <w:t xml:space="preserve">Taylor Grazing Act: limit grazing on public lands</w:t>
      </w:r>
    </w:p>
    <w:p w:rsidR="00000000" w:rsidDel="00000000" w:rsidP="00000000" w:rsidRDefault="00000000" w:rsidRPr="00000000" w14:paraId="0000074D">
      <w:pPr>
        <w:pageBreakBefore w:val="0"/>
        <w:numPr>
          <w:ilvl w:val="2"/>
          <w:numId w:val="17"/>
        </w:numPr>
        <w:ind w:left="2160" w:hanging="360"/>
        <w:rPr>
          <w:u w:val="none"/>
        </w:rPr>
      </w:pPr>
      <w:r w:rsidDel="00000000" w:rsidR="00000000" w:rsidRPr="00000000">
        <w:rPr>
          <w:rtl w:val="0"/>
        </w:rPr>
        <w:t xml:space="preserve">Tennessee Valley Authority: used water to generate electricity.  Use a dam to control floods</w:t>
      </w:r>
    </w:p>
    <w:p w:rsidR="00000000" w:rsidDel="00000000" w:rsidP="00000000" w:rsidRDefault="00000000" w:rsidRPr="00000000" w14:paraId="0000074E">
      <w:pPr>
        <w:pageBreakBefore w:val="0"/>
        <w:numPr>
          <w:ilvl w:val="2"/>
          <w:numId w:val="17"/>
        </w:numPr>
        <w:ind w:left="2160" w:hanging="360"/>
        <w:rPr>
          <w:u w:val="none"/>
        </w:rPr>
      </w:pPr>
      <w:r w:rsidDel="00000000" w:rsidR="00000000" w:rsidRPr="00000000">
        <w:rPr>
          <w:rtl w:val="0"/>
        </w:rPr>
        <w:t xml:space="preserve">Added to national parks system</w:t>
      </w:r>
    </w:p>
    <w:p w:rsidR="00000000" w:rsidDel="00000000" w:rsidP="00000000" w:rsidRDefault="00000000" w:rsidRPr="00000000" w14:paraId="0000074F">
      <w:pPr>
        <w:pageBreakBefore w:val="0"/>
        <w:numPr>
          <w:ilvl w:val="2"/>
          <w:numId w:val="17"/>
        </w:numPr>
        <w:ind w:left="2160" w:hanging="360"/>
        <w:rPr>
          <w:u w:val="none"/>
        </w:rPr>
      </w:pPr>
      <w:r w:rsidDel="00000000" w:rsidR="00000000" w:rsidRPr="00000000">
        <w:rPr>
          <w:rtl w:val="0"/>
        </w:rPr>
        <w:t xml:space="preserve">Stop sponsoring stripmining, coal burning</w:t>
      </w:r>
    </w:p>
    <w:p w:rsidR="00000000" w:rsidDel="00000000" w:rsidP="00000000" w:rsidRDefault="00000000" w:rsidRPr="00000000" w14:paraId="00000750">
      <w:pPr>
        <w:pageBreakBefore w:val="0"/>
        <w:ind w:left="720" w:firstLine="0"/>
        <w:rPr/>
      </w:pPr>
      <w:r w:rsidDel="00000000" w:rsidR="00000000" w:rsidRPr="00000000">
        <w:rPr>
          <w:rtl w:val="0"/>
        </w:rPr>
      </w:r>
    </w:p>
    <w:p w:rsidR="00000000" w:rsidDel="00000000" w:rsidP="00000000" w:rsidRDefault="00000000" w:rsidRPr="00000000" w14:paraId="00000751">
      <w:pPr>
        <w:pStyle w:val="Title"/>
        <w:pageBreakBefore w:val="0"/>
        <w:rPr/>
      </w:pPr>
      <w:bookmarkStart w:colFirst="0" w:colLast="0" w:name="_tiqdnfhh77y3" w:id="17"/>
      <w:bookmarkEnd w:id="17"/>
      <w:r w:rsidDel="00000000" w:rsidR="00000000" w:rsidRPr="00000000">
        <w:rPr>
          <w:rtl w:val="0"/>
        </w:rPr>
        <w:t xml:space="preserve">WW2 (1941-1945)</w:t>
      </w:r>
    </w:p>
    <w:p w:rsidR="00000000" w:rsidDel="00000000" w:rsidP="00000000" w:rsidRDefault="00000000" w:rsidRPr="00000000" w14:paraId="00000752">
      <w:pPr>
        <w:pageBreakBefore w:val="0"/>
        <w:numPr>
          <w:ilvl w:val="0"/>
          <w:numId w:val="18"/>
        </w:numPr>
        <w:ind w:left="720" w:hanging="360"/>
        <w:rPr>
          <w:highlight w:val="yellow"/>
        </w:rPr>
      </w:pPr>
      <w:r w:rsidDel="00000000" w:rsidR="00000000" w:rsidRPr="00000000">
        <w:rPr>
          <w:highlight w:val="yellow"/>
          <w:rtl w:val="0"/>
        </w:rPr>
        <w:t xml:space="preserve">Preface</w:t>
      </w:r>
    </w:p>
    <w:p w:rsidR="00000000" w:rsidDel="00000000" w:rsidP="00000000" w:rsidRDefault="00000000" w:rsidRPr="00000000" w14:paraId="00000753">
      <w:pPr>
        <w:pageBreakBefore w:val="0"/>
        <w:numPr>
          <w:ilvl w:val="1"/>
          <w:numId w:val="18"/>
        </w:numPr>
        <w:ind w:left="1440" w:hanging="360"/>
      </w:pPr>
      <w:r w:rsidDel="00000000" w:rsidR="00000000" w:rsidRPr="00000000">
        <w:rPr>
          <w:rtl w:val="0"/>
        </w:rPr>
        <w:t xml:space="preserve">WW1 sewed the seeds for WW2</w:t>
      </w:r>
    </w:p>
    <w:p w:rsidR="00000000" w:rsidDel="00000000" w:rsidP="00000000" w:rsidRDefault="00000000" w:rsidRPr="00000000" w14:paraId="00000754">
      <w:pPr>
        <w:pageBreakBefore w:val="0"/>
        <w:numPr>
          <w:ilvl w:val="1"/>
          <w:numId w:val="18"/>
        </w:numPr>
        <w:ind w:left="1440" w:hanging="360"/>
      </w:pPr>
      <w:r w:rsidDel="00000000" w:rsidR="00000000" w:rsidRPr="00000000">
        <w:rPr>
          <w:rtl w:val="0"/>
        </w:rPr>
        <w:t xml:space="preserve">Economic depression led to revolution</w:t>
      </w:r>
    </w:p>
    <w:p w:rsidR="00000000" w:rsidDel="00000000" w:rsidP="00000000" w:rsidRDefault="00000000" w:rsidRPr="00000000" w14:paraId="00000755">
      <w:pPr>
        <w:pageBreakBefore w:val="0"/>
        <w:numPr>
          <w:ilvl w:val="1"/>
          <w:numId w:val="18"/>
        </w:numPr>
        <w:ind w:left="1440" w:hanging="360"/>
      </w:pPr>
      <w:r w:rsidDel="00000000" w:rsidR="00000000" w:rsidRPr="00000000">
        <w:rPr>
          <w:rtl w:val="0"/>
        </w:rPr>
        <w:t xml:space="preserve">Unfair treaties against some nations led to resentment</w:t>
      </w:r>
    </w:p>
    <w:p w:rsidR="00000000" w:rsidDel="00000000" w:rsidP="00000000" w:rsidRDefault="00000000" w:rsidRPr="00000000" w14:paraId="00000756">
      <w:pPr>
        <w:pageBreakBefore w:val="0"/>
        <w:numPr>
          <w:ilvl w:val="1"/>
          <w:numId w:val="18"/>
        </w:numPr>
        <w:ind w:left="1440" w:hanging="360"/>
      </w:pPr>
      <w:r w:rsidDel="00000000" w:rsidR="00000000" w:rsidRPr="00000000">
        <w:rPr>
          <w:rtl w:val="0"/>
        </w:rPr>
        <w:t xml:space="preserve">Joseph Stalin created a model Communist state USSR in Russia</w:t>
      </w:r>
    </w:p>
    <w:p w:rsidR="00000000" w:rsidDel="00000000" w:rsidP="00000000" w:rsidRDefault="00000000" w:rsidRPr="00000000" w14:paraId="00000757">
      <w:pPr>
        <w:pageBreakBefore w:val="0"/>
        <w:numPr>
          <w:ilvl w:val="2"/>
          <w:numId w:val="18"/>
        </w:numPr>
        <w:ind w:left="2160" w:hanging="360"/>
      </w:pPr>
      <w:r w:rsidDel="00000000" w:rsidR="00000000" w:rsidRPr="00000000">
        <w:rPr>
          <w:rtl w:val="0"/>
        </w:rPr>
        <w:t xml:space="preserve">Also created a Totalitarian state, where the government has oppressive control over people</w:t>
      </w:r>
    </w:p>
    <w:p w:rsidR="00000000" w:rsidDel="00000000" w:rsidP="00000000" w:rsidRDefault="00000000" w:rsidRPr="00000000" w14:paraId="00000758">
      <w:pPr>
        <w:pageBreakBefore w:val="0"/>
        <w:numPr>
          <w:ilvl w:val="3"/>
          <w:numId w:val="18"/>
        </w:numPr>
        <w:ind w:left="2880" w:hanging="360"/>
      </w:pPr>
      <w:r w:rsidDel="00000000" w:rsidR="00000000" w:rsidRPr="00000000">
        <w:rPr>
          <w:rtl w:val="0"/>
        </w:rPr>
        <w:t xml:space="preserve">Five Year Plans to industrialize</w:t>
      </w:r>
    </w:p>
    <w:p w:rsidR="00000000" w:rsidDel="00000000" w:rsidP="00000000" w:rsidRDefault="00000000" w:rsidRPr="00000000" w14:paraId="00000759">
      <w:pPr>
        <w:pageBreakBefore w:val="0"/>
        <w:numPr>
          <w:ilvl w:val="3"/>
          <w:numId w:val="18"/>
        </w:numPr>
        <w:ind w:left="2880" w:hanging="360"/>
      </w:pPr>
      <w:r w:rsidDel="00000000" w:rsidR="00000000" w:rsidRPr="00000000">
        <w:rPr>
          <w:rtl w:val="0"/>
        </w:rPr>
        <w:t xml:space="preserve">Purged anyone who threatened his power</w:t>
      </w:r>
    </w:p>
    <w:p w:rsidR="00000000" w:rsidDel="00000000" w:rsidP="00000000" w:rsidRDefault="00000000" w:rsidRPr="00000000" w14:paraId="0000075A">
      <w:pPr>
        <w:pageBreakBefore w:val="0"/>
        <w:numPr>
          <w:ilvl w:val="1"/>
          <w:numId w:val="18"/>
        </w:numPr>
        <w:ind w:left="1440" w:hanging="360"/>
        <w:rPr>
          <w:u w:val="none"/>
        </w:rPr>
      </w:pPr>
      <w:r w:rsidDel="00000000" w:rsidR="00000000" w:rsidRPr="00000000">
        <w:rPr>
          <w:rtl w:val="0"/>
        </w:rPr>
        <w:t xml:space="preserve">Benito Mussolini created a totalitarian regime in Italy</w:t>
      </w:r>
    </w:p>
    <w:p w:rsidR="00000000" w:rsidDel="00000000" w:rsidP="00000000" w:rsidRDefault="00000000" w:rsidRPr="00000000" w14:paraId="0000075B">
      <w:pPr>
        <w:pageBreakBefore w:val="0"/>
        <w:numPr>
          <w:ilvl w:val="2"/>
          <w:numId w:val="18"/>
        </w:numPr>
        <w:ind w:left="2160" w:hanging="360"/>
        <w:rPr>
          <w:u w:val="none"/>
        </w:rPr>
      </w:pPr>
      <w:r w:rsidDel="00000000" w:rsidR="00000000" w:rsidRPr="00000000">
        <w:rPr>
          <w:rtl w:val="0"/>
        </w:rPr>
        <w:t xml:space="preserve">Established a Fascist Party, which emphasizes nationalism above individuals</w:t>
      </w:r>
    </w:p>
    <w:p w:rsidR="00000000" w:rsidDel="00000000" w:rsidP="00000000" w:rsidRDefault="00000000" w:rsidRPr="00000000" w14:paraId="0000075C">
      <w:pPr>
        <w:pageBreakBefore w:val="0"/>
        <w:numPr>
          <w:ilvl w:val="2"/>
          <w:numId w:val="18"/>
        </w:numPr>
        <w:ind w:left="2160" w:hanging="360"/>
        <w:rPr>
          <w:u w:val="none"/>
        </w:rPr>
      </w:pPr>
      <w:r w:rsidDel="00000000" w:rsidR="00000000" w:rsidRPr="00000000">
        <w:rPr>
          <w:rtl w:val="0"/>
        </w:rPr>
        <w:t xml:space="preserve">Italy invaded Ethiopia in 1935</w:t>
      </w:r>
    </w:p>
    <w:p w:rsidR="00000000" w:rsidDel="00000000" w:rsidP="00000000" w:rsidRDefault="00000000" w:rsidRPr="00000000" w14:paraId="0000075D">
      <w:pPr>
        <w:pageBreakBefore w:val="0"/>
        <w:numPr>
          <w:ilvl w:val="3"/>
          <w:numId w:val="18"/>
        </w:numPr>
        <w:ind w:left="2880" w:hanging="360"/>
        <w:rPr>
          <w:u w:val="none"/>
        </w:rPr>
      </w:pPr>
      <w:r w:rsidDel="00000000" w:rsidR="00000000" w:rsidRPr="00000000">
        <w:rPr>
          <w:rtl w:val="0"/>
        </w:rPr>
        <w:t xml:space="preserve">League of Nation didn’t have real power</w:t>
      </w:r>
    </w:p>
    <w:p w:rsidR="00000000" w:rsidDel="00000000" w:rsidP="00000000" w:rsidRDefault="00000000" w:rsidRPr="00000000" w14:paraId="0000075E">
      <w:pPr>
        <w:pageBreakBefore w:val="0"/>
        <w:numPr>
          <w:ilvl w:val="1"/>
          <w:numId w:val="18"/>
        </w:numPr>
        <w:ind w:left="1440" w:hanging="360"/>
        <w:rPr>
          <w:u w:val="none"/>
        </w:rPr>
      </w:pPr>
      <w:r w:rsidDel="00000000" w:rsidR="00000000" w:rsidRPr="00000000">
        <w:rPr>
          <w:rtl w:val="0"/>
        </w:rPr>
        <w:t xml:space="preserve">Adolf Hitler created the Nazi Party in Germany</w:t>
      </w:r>
    </w:p>
    <w:p w:rsidR="00000000" w:rsidDel="00000000" w:rsidP="00000000" w:rsidRDefault="00000000" w:rsidRPr="00000000" w14:paraId="0000075F">
      <w:pPr>
        <w:pageBreakBefore w:val="0"/>
        <w:numPr>
          <w:ilvl w:val="2"/>
          <w:numId w:val="18"/>
        </w:numPr>
        <w:ind w:left="2160" w:hanging="360"/>
        <w:rPr>
          <w:u w:val="none"/>
        </w:rPr>
      </w:pPr>
      <w:r w:rsidDel="00000000" w:rsidR="00000000" w:rsidRPr="00000000">
        <w:rPr>
          <w:rtl w:val="0"/>
        </w:rPr>
        <w:t xml:space="preserve">Facism, but with extreme nationalism</w:t>
      </w:r>
    </w:p>
    <w:p w:rsidR="00000000" w:rsidDel="00000000" w:rsidP="00000000" w:rsidRDefault="00000000" w:rsidRPr="00000000" w14:paraId="00000760">
      <w:pPr>
        <w:pageBreakBefore w:val="0"/>
        <w:numPr>
          <w:ilvl w:val="2"/>
          <w:numId w:val="18"/>
        </w:numPr>
        <w:ind w:left="2160" w:hanging="360"/>
        <w:rPr>
          <w:u w:val="none"/>
        </w:rPr>
      </w:pPr>
      <w:r w:rsidDel="00000000" w:rsidR="00000000" w:rsidRPr="00000000">
        <w:rPr>
          <w:rtl w:val="0"/>
        </w:rPr>
        <w:t xml:space="preserve">Expand Germany to unite all the German speaking people</w:t>
      </w:r>
    </w:p>
    <w:p w:rsidR="00000000" w:rsidDel="00000000" w:rsidP="00000000" w:rsidRDefault="00000000" w:rsidRPr="00000000" w14:paraId="00000761">
      <w:pPr>
        <w:pageBreakBefore w:val="0"/>
        <w:numPr>
          <w:ilvl w:val="3"/>
          <w:numId w:val="18"/>
        </w:numPr>
        <w:ind w:left="2880" w:hanging="360"/>
        <w:rPr>
          <w:u w:val="none"/>
        </w:rPr>
      </w:pPr>
      <w:r w:rsidDel="00000000" w:rsidR="00000000" w:rsidRPr="00000000">
        <w:rPr>
          <w:rtl w:val="0"/>
        </w:rPr>
        <w:t xml:space="preserve">Expanding to Austria and Sudetenland, Czechoslovakia</w:t>
      </w:r>
    </w:p>
    <w:p w:rsidR="00000000" w:rsidDel="00000000" w:rsidP="00000000" w:rsidRDefault="00000000" w:rsidRPr="00000000" w14:paraId="00000762">
      <w:pPr>
        <w:pageBreakBefore w:val="0"/>
        <w:numPr>
          <w:ilvl w:val="3"/>
          <w:numId w:val="18"/>
        </w:numPr>
        <w:ind w:left="2880" w:hanging="360"/>
        <w:rPr>
          <w:u w:val="none"/>
        </w:rPr>
      </w:pPr>
      <w:r w:rsidDel="00000000" w:rsidR="00000000" w:rsidRPr="00000000">
        <w:rPr>
          <w:rtl w:val="0"/>
        </w:rPr>
        <w:t xml:space="preserve">Britain and France gave Germany appeasement in Munich Agreement (let them have Sudetenland)</w:t>
      </w:r>
    </w:p>
    <w:p w:rsidR="00000000" w:rsidDel="00000000" w:rsidP="00000000" w:rsidRDefault="00000000" w:rsidRPr="00000000" w14:paraId="00000763">
      <w:pPr>
        <w:pageBreakBefore w:val="0"/>
        <w:numPr>
          <w:ilvl w:val="3"/>
          <w:numId w:val="18"/>
        </w:numPr>
        <w:ind w:left="2880" w:hanging="360"/>
        <w:rPr>
          <w:u w:val="none"/>
        </w:rPr>
      </w:pPr>
      <w:r w:rsidDel="00000000" w:rsidR="00000000" w:rsidRPr="00000000">
        <w:rPr>
          <w:rtl w:val="0"/>
        </w:rPr>
        <w:t xml:space="preserve">Germany then invades the rest of Czechoslovakia, then Poland, violating the Munich Agreement</w:t>
      </w:r>
    </w:p>
    <w:p w:rsidR="00000000" w:rsidDel="00000000" w:rsidP="00000000" w:rsidRDefault="00000000" w:rsidRPr="00000000" w14:paraId="00000764">
      <w:pPr>
        <w:pageBreakBefore w:val="0"/>
        <w:numPr>
          <w:ilvl w:val="2"/>
          <w:numId w:val="18"/>
        </w:numPr>
        <w:ind w:left="2160" w:hanging="360"/>
        <w:rPr>
          <w:u w:val="none"/>
        </w:rPr>
      </w:pPr>
      <w:r w:rsidDel="00000000" w:rsidR="00000000" w:rsidRPr="00000000">
        <w:rPr>
          <w:rtl w:val="0"/>
        </w:rPr>
        <w:t xml:space="preserve">Powerful leader</w:t>
      </w:r>
    </w:p>
    <w:p w:rsidR="00000000" w:rsidDel="00000000" w:rsidP="00000000" w:rsidRDefault="00000000" w:rsidRPr="00000000" w14:paraId="00000765">
      <w:pPr>
        <w:pageBreakBefore w:val="0"/>
        <w:numPr>
          <w:ilvl w:val="2"/>
          <w:numId w:val="18"/>
        </w:numPr>
        <w:ind w:left="2160" w:hanging="360"/>
        <w:rPr>
          <w:u w:val="none"/>
        </w:rPr>
      </w:pPr>
      <w:r w:rsidDel="00000000" w:rsidR="00000000" w:rsidRPr="00000000">
        <w:rPr>
          <w:rtl w:val="0"/>
        </w:rPr>
        <w:t xml:space="preserve">Purification of the inferior races (Jews, Slavs, nonwhites)</w:t>
      </w:r>
    </w:p>
    <w:p w:rsidR="00000000" w:rsidDel="00000000" w:rsidP="00000000" w:rsidRDefault="00000000" w:rsidRPr="00000000" w14:paraId="00000766">
      <w:pPr>
        <w:pageBreakBefore w:val="0"/>
        <w:numPr>
          <w:ilvl w:val="2"/>
          <w:numId w:val="18"/>
        </w:numPr>
        <w:ind w:left="2160" w:hanging="360"/>
        <w:rPr>
          <w:u w:val="none"/>
        </w:rPr>
      </w:pPr>
      <w:r w:rsidDel="00000000" w:rsidR="00000000" w:rsidRPr="00000000">
        <w:rPr>
          <w:rtl w:val="0"/>
        </w:rPr>
        <w:t xml:space="preserve">Fueled by economic depression from reparations</w:t>
      </w:r>
    </w:p>
    <w:p w:rsidR="00000000" w:rsidDel="00000000" w:rsidP="00000000" w:rsidRDefault="00000000" w:rsidRPr="00000000" w14:paraId="00000767">
      <w:pPr>
        <w:pageBreakBefore w:val="0"/>
        <w:numPr>
          <w:ilvl w:val="2"/>
          <w:numId w:val="18"/>
        </w:numPr>
        <w:ind w:left="2160" w:hanging="360"/>
        <w:rPr>
          <w:u w:val="none"/>
        </w:rPr>
      </w:pPr>
      <w:r w:rsidDel="00000000" w:rsidR="00000000" w:rsidRPr="00000000">
        <w:rPr>
          <w:rtl w:val="0"/>
        </w:rPr>
        <w:t xml:space="preserve">Ignored military limits imposed by Treaty of Versailles</w:t>
      </w:r>
    </w:p>
    <w:p w:rsidR="00000000" w:rsidDel="00000000" w:rsidP="00000000" w:rsidRDefault="00000000" w:rsidRPr="00000000" w14:paraId="00000768">
      <w:pPr>
        <w:pageBreakBefore w:val="0"/>
        <w:numPr>
          <w:ilvl w:val="1"/>
          <w:numId w:val="18"/>
        </w:numPr>
        <w:ind w:left="1440" w:hanging="360"/>
        <w:rPr>
          <w:u w:val="none"/>
        </w:rPr>
      </w:pPr>
      <w:r w:rsidDel="00000000" w:rsidR="00000000" w:rsidRPr="00000000">
        <w:rPr>
          <w:rtl w:val="0"/>
        </w:rPr>
        <w:t xml:space="preserve">Japan</w:t>
      </w:r>
    </w:p>
    <w:p w:rsidR="00000000" w:rsidDel="00000000" w:rsidP="00000000" w:rsidRDefault="00000000" w:rsidRPr="00000000" w14:paraId="00000769">
      <w:pPr>
        <w:pageBreakBefore w:val="0"/>
        <w:numPr>
          <w:ilvl w:val="2"/>
          <w:numId w:val="18"/>
        </w:numPr>
        <w:ind w:left="2160" w:hanging="360"/>
        <w:rPr>
          <w:u w:val="none"/>
        </w:rPr>
      </w:pPr>
      <w:r w:rsidDel="00000000" w:rsidR="00000000" w:rsidRPr="00000000">
        <w:rPr>
          <w:rtl w:val="0"/>
        </w:rPr>
        <w:t xml:space="preserve">Seek to expand</w:t>
      </w:r>
    </w:p>
    <w:p w:rsidR="00000000" w:rsidDel="00000000" w:rsidP="00000000" w:rsidRDefault="00000000" w:rsidRPr="00000000" w14:paraId="0000076A">
      <w:pPr>
        <w:pageBreakBefore w:val="0"/>
        <w:numPr>
          <w:ilvl w:val="2"/>
          <w:numId w:val="18"/>
        </w:numPr>
        <w:ind w:left="2160" w:hanging="360"/>
        <w:rPr>
          <w:u w:val="none"/>
        </w:rPr>
      </w:pPr>
      <w:r w:rsidDel="00000000" w:rsidR="00000000" w:rsidRPr="00000000">
        <w:rPr>
          <w:rtl w:val="0"/>
        </w:rPr>
        <w:t xml:space="preserve">Seized Manchuria, China in 1931</w:t>
      </w:r>
    </w:p>
    <w:p w:rsidR="00000000" w:rsidDel="00000000" w:rsidP="00000000" w:rsidRDefault="00000000" w:rsidRPr="00000000" w14:paraId="0000076B">
      <w:pPr>
        <w:pageBreakBefore w:val="0"/>
        <w:numPr>
          <w:ilvl w:val="2"/>
          <w:numId w:val="18"/>
        </w:numPr>
        <w:ind w:left="2160" w:hanging="360"/>
        <w:rPr>
          <w:u w:val="none"/>
        </w:rPr>
      </w:pPr>
      <w:r w:rsidDel="00000000" w:rsidR="00000000" w:rsidRPr="00000000">
        <w:rPr>
          <w:rtl w:val="0"/>
        </w:rPr>
        <w:t xml:space="preserve">Demonstrated that the League of Nations didn’t have real power</w:t>
      </w:r>
    </w:p>
    <w:p w:rsidR="00000000" w:rsidDel="00000000" w:rsidP="00000000" w:rsidRDefault="00000000" w:rsidRPr="00000000" w14:paraId="0000076C">
      <w:pPr>
        <w:pageBreakBefore w:val="0"/>
        <w:numPr>
          <w:ilvl w:val="1"/>
          <w:numId w:val="18"/>
        </w:numPr>
        <w:ind w:left="1440" w:hanging="360"/>
        <w:rPr>
          <w:u w:val="none"/>
        </w:rPr>
      </w:pPr>
      <w:r w:rsidDel="00000000" w:rsidR="00000000" w:rsidRPr="00000000">
        <w:rPr>
          <w:rtl w:val="0"/>
        </w:rPr>
        <w:t xml:space="preserve">Francisco Franco led a rebellion in Spain</w:t>
      </w:r>
    </w:p>
    <w:p w:rsidR="00000000" w:rsidDel="00000000" w:rsidP="00000000" w:rsidRDefault="00000000" w:rsidRPr="00000000" w14:paraId="0000076D">
      <w:pPr>
        <w:pageBreakBefore w:val="0"/>
        <w:numPr>
          <w:ilvl w:val="2"/>
          <w:numId w:val="18"/>
        </w:numPr>
        <w:ind w:left="2160" w:hanging="360"/>
        <w:rPr>
          <w:u w:val="none"/>
        </w:rPr>
      </w:pPr>
      <w:r w:rsidDel="00000000" w:rsidR="00000000" w:rsidRPr="00000000">
        <w:rPr>
          <w:rtl w:val="0"/>
        </w:rPr>
        <w:t xml:space="preserve">US fought against Franco in effort to stop Fascism</w:t>
      </w:r>
    </w:p>
    <w:p w:rsidR="00000000" w:rsidDel="00000000" w:rsidP="00000000" w:rsidRDefault="00000000" w:rsidRPr="00000000" w14:paraId="0000076E">
      <w:pPr>
        <w:pageBreakBefore w:val="0"/>
        <w:numPr>
          <w:ilvl w:val="2"/>
          <w:numId w:val="18"/>
        </w:numPr>
        <w:ind w:left="2160" w:hanging="360"/>
        <w:rPr>
          <w:u w:val="none"/>
        </w:rPr>
      </w:pPr>
      <w:r w:rsidDel="00000000" w:rsidR="00000000" w:rsidRPr="00000000">
        <w:rPr>
          <w:rtl w:val="0"/>
        </w:rPr>
        <w:t xml:space="preserve">Germany and Italy sided with Franco</w:t>
      </w:r>
    </w:p>
    <w:p w:rsidR="00000000" w:rsidDel="00000000" w:rsidP="00000000" w:rsidRDefault="00000000" w:rsidRPr="00000000" w14:paraId="0000076F">
      <w:pPr>
        <w:pageBreakBefore w:val="0"/>
        <w:numPr>
          <w:ilvl w:val="2"/>
          <w:numId w:val="18"/>
        </w:numPr>
        <w:ind w:left="2160" w:hanging="360"/>
        <w:rPr>
          <w:u w:val="none"/>
        </w:rPr>
      </w:pPr>
      <w:r w:rsidDel="00000000" w:rsidR="00000000" w:rsidRPr="00000000">
        <w:rPr>
          <w:rtl w:val="0"/>
        </w:rPr>
        <w:t xml:space="preserve">Franco won</w:t>
      </w:r>
      <w:r w:rsidDel="00000000" w:rsidR="00000000" w:rsidRPr="00000000">
        <w:rPr>
          <w:rtl w:val="0"/>
        </w:rPr>
      </w:r>
    </w:p>
    <w:p w:rsidR="00000000" w:rsidDel="00000000" w:rsidP="00000000" w:rsidRDefault="00000000" w:rsidRPr="00000000" w14:paraId="00000770">
      <w:pPr>
        <w:pageBreakBefore w:val="0"/>
        <w:numPr>
          <w:ilvl w:val="0"/>
          <w:numId w:val="18"/>
        </w:numPr>
        <w:ind w:left="720" w:hanging="360"/>
        <w:rPr>
          <w:highlight w:val="yellow"/>
        </w:rPr>
      </w:pPr>
      <w:r w:rsidDel="00000000" w:rsidR="00000000" w:rsidRPr="00000000">
        <w:rPr>
          <w:highlight w:val="yellow"/>
          <w:rtl w:val="0"/>
        </w:rPr>
        <w:t xml:space="preserve">Trigger</w:t>
      </w:r>
    </w:p>
    <w:p w:rsidR="00000000" w:rsidDel="00000000" w:rsidP="00000000" w:rsidRDefault="00000000" w:rsidRPr="00000000" w14:paraId="00000771">
      <w:pPr>
        <w:pageBreakBefore w:val="0"/>
        <w:numPr>
          <w:ilvl w:val="1"/>
          <w:numId w:val="18"/>
        </w:numPr>
        <w:ind w:left="1440" w:hanging="360"/>
        <w:rPr>
          <w:u w:val="none"/>
        </w:rPr>
      </w:pPr>
      <w:r w:rsidDel="00000000" w:rsidR="00000000" w:rsidRPr="00000000">
        <w:rPr>
          <w:rtl w:val="0"/>
        </w:rPr>
        <w:t xml:space="preserve">Munich Agreement: Britain and France lets Germany have Sudetenland, contingent that that’s the last land Germany annex</w:t>
      </w:r>
    </w:p>
    <w:p w:rsidR="00000000" w:rsidDel="00000000" w:rsidP="00000000" w:rsidRDefault="00000000" w:rsidRPr="00000000" w14:paraId="00000772">
      <w:pPr>
        <w:pageBreakBefore w:val="0"/>
        <w:numPr>
          <w:ilvl w:val="1"/>
          <w:numId w:val="18"/>
        </w:numPr>
        <w:ind w:left="1440" w:hanging="360"/>
        <w:rPr>
          <w:u w:val="none"/>
        </w:rPr>
      </w:pPr>
      <w:r w:rsidDel="00000000" w:rsidR="00000000" w:rsidRPr="00000000">
        <w:rPr>
          <w:rtl w:val="0"/>
        </w:rPr>
        <w:t xml:space="preserve">Germany broke Munich Agreement and annexed Poland</w:t>
      </w:r>
    </w:p>
    <w:p w:rsidR="00000000" w:rsidDel="00000000" w:rsidP="00000000" w:rsidRDefault="00000000" w:rsidRPr="00000000" w14:paraId="00000773">
      <w:pPr>
        <w:pageBreakBefore w:val="0"/>
        <w:numPr>
          <w:ilvl w:val="1"/>
          <w:numId w:val="18"/>
        </w:numPr>
        <w:ind w:left="1440" w:hanging="360"/>
        <w:rPr>
          <w:u w:val="none"/>
        </w:rPr>
      </w:pPr>
      <w:r w:rsidDel="00000000" w:rsidR="00000000" w:rsidRPr="00000000">
        <w:rPr>
          <w:rtl w:val="0"/>
        </w:rPr>
        <w:t xml:space="preserve">USSR declares neutrality and agrees to split Poland with Germany</w:t>
      </w:r>
    </w:p>
    <w:p w:rsidR="00000000" w:rsidDel="00000000" w:rsidP="00000000" w:rsidRDefault="00000000" w:rsidRPr="00000000" w14:paraId="00000774">
      <w:pPr>
        <w:pageBreakBefore w:val="0"/>
        <w:numPr>
          <w:ilvl w:val="1"/>
          <w:numId w:val="18"/>
        </w:numPr>
        <w:ind w:left="1440" w:hanging="360"/>
        <w:rPr>
          <w:u w:val="none"/>
        </w:rPr>
      </w:pPr>
      <w:r w:rsidDel="00000000" w:rsidR="00000000" w:rsidRPr="00000000">
        <w:rPr>
          <w:rtl w:val="0"/>
        </w:rPr>
        <w:t xml:space="preserve">German blitzkrieg, lightning war, broke out in Poland</w:t>
      </w:r>
    </w:p>
    <w:p w:rsidR="00000000" w:rsidDel="00000000" w:rsidP="00000000" w:rsidRDefault="00000000" w:rsidRPr="00000000" w14:paraId="00000775">
      <w:pPr>
        <w:pageBreakBefore w:val="0"/>
        <w:numPr>
          <w:ilvl w:val="1"/>
          <w:numId w:val="18"/>
        </w:numPr>
        <w:ind w:left="1440" w:hanging="360"/>
        <w:rPr>
          <w:u w:val="none"/>
        </w:rPr>
      </w:pPr>
      <w:r w:rsidDel="00000000" w:rsidR="00000000" w:rsidRPr="00000000">
        <w:rPr>
          <w:rtl w:val="0"/>
        </w:rPr>
        <w:t xml:space="preserve">Britain and France declares war on Germany, initiating WW2</w:t>
      </w:r>
    </w:p>
    <w:p w:rsidR="00000000" w:rsidDel="00000000" w:rsidP="00000000" w:rsidRDefault="00000000" w:rsidRPr="00000000" w14:paraId="00000776">
      <w:pPr>
        <w:pageBreakBefore w:val="0"/>
        <w:numPr>
          <w:ilvl w:val="1"/>
          <w:numId w:val="18"/>
        </w:numPr>
        <w:ind w:left="1440" w:hanging="360"/>
        <w:rPr>
          <w:u w:val="none"/>
        </w:rPr>
      </w:pPr>
      <w:r w:rsidDel="00000000" w:rsidR="00000000" w:rsidRPr="00000000">
        <w:rPr>
          <w:rtl w:val="0"/>
        </w:rPr>
        <w:t xml:space="preserve">USSR and Germany began invading countries</w:t>
      </w:r>
    </w:p>
    <w:p w:rsidR="00000000" w:rsidDel="00000000" w:rsidP="00000000" w:rsidRDefault="00000000" w:rsidRPr="00000000" w14:paraId="00000777">
      <w:pPr>
        <w:pageBreakBefore w:val="0"/>
        <w:numPr>
          <w:ilvl w:val="1"/>
          <w:numId w:val="18"/>
        </w:numPr>
        <w:ind w:left="1440" w:hanging="360"/>
        <w:rPr>
          <w:u w:val="none"/>
        </w:rPr>
      </w:pPr>
      <w:r w:rsidDel="00000000" w:rsidR="00000000" w:rsidRPr="00000000">
        <w:rPr>
          <w:rtl w:val="0"/>
        </w:rPr>
        <w:t xml:space="preserve">Italy entered the war on Germany’s side and invaded France</w:t>
      </w:r>
    </w:p>
    <w:p w:rsidR="00000000" w:rsidDel="00000000" w:rsidP="00000000" w:rsidRDefault="00000000" w:rsidRPr="00000000" w14:paraId="00000778">
      <w:pPr>
        <w:pageBreakBefore w:val="0"/>
        <w:numPr>
          <w:ilvl w:val="1"/>
          <w:numId w:val="18"/>
        </w:numPr>
        <w:ind w:left="1440" w:hanging="360"/>
        <w:rPr>
          <w:u w:val="none"/>
        </w:rPr>
      </w:pPr>
      <w:r w:rsidDel="00000000" w:rsidR="00000000" w:rsidRPr="00000000">
        <w:rPr>
          <w:rtl w:val="0"/>
        </w:rPr>
        <w:t xml:space="preserve">German bombing planes pounded Britain</w:t>
      </w:r>
    </w:p>
    <w:p w:rsidR="00000000" w:rsidDel="00000000" w:rsidP="00000000" w:rsidRDefault="00000000" w:rsidRPr="00000000" w14:paraId="00000779">
      <w:pPr>
        <w:pageBreakBefore w:val="0"/>
        <w:numPr>
          <w:ilvl w:val="0"/>
          <w:numId w:val="18"/>
        </w:numPr>
        <w:ind w:left="720" w:hanging="360"/>
        <w:rPr>
          <w:highlight w:val="yellow"/>
        </w:rPr>
      </w:pPr>
      <w:r w:rsidDel="00000000" w:rsidR="00000000" w:rsidRPr="00000000">
        <w:rPr>
          <w:highlight w:val="yellow"/>
          <w:rtl w:val="0"/>
        </w:rPr>
        <w:t xml:space="preserve">US involvement - entrance</w:t>
      </w:r>
    </w:p>
    <w:p w:rsidR="00000000" w:rsidDel="00000000" w:rsidP="00000000" w:rsidRDefault="00000000" w:rsidRPr="00000000" w14:paraId="0000077A">
      <w:pPr>
        <w:pageBreakBefore w:val="0"/>
        <w:numPr>
          <w:ilvl w:val="1"/>
          <w:numId w:val="18"/>
        </w:numPr>
        <w:ind w:left="1440" w:hanging="360"/>
      </w:pPr>
      <w:r w:rsidDel="00000000" w:rsidR="00000000" w:rsidRPr="00000000">
        <w:rPr>
          <w:rtl w:val="0"/>
        </w:rPr>
        <w:t xml:space="preserve">Many Americans believed in staying out of the war due to WW1 experience</w:t>
      </w:r>
    </w:p>
    <w:p w:rsidR="00000000" w:rsidDel="00000000" w:rsidP="00000000" w:rsidRDefault="00000000" w:rsidRPr="00000000" w14:paraId="0000077B">
      <w:pPr>
        <w:pageBreakBefore w:val="0"/>
        <w:numPr>
          <w:ilvl w:val="1"/>
          <w:numId w:val="18"/>
        </w:numPr>
        <w:ind w:left="1440" w:hanging="360"/>
      </w:pPr>
      <w:r w:rsidDel="00000000" w:rsidR="00000000" w:rsidRPr="00000000">
        <w:rPr>
          <w:rtl w:val="0"/>
        </w:rPr>
        <w:t xml:space="preserve">Media portray that WW1 was a war for benefitting banks and manufacturers, leading to more desire of isolationism</w:t>
      </w:r>
    </w:p>
    <w:p w:rsidR="00000000" w:rsidDel="00000000" w:rsidP="00000000" w:rsidRDefault="00000000" w:rsidRPr="00000000" w14:paraId="0000077C">
      <w:pPr>
        <w:pageBreakBefore w:val="0"/>
        <w:numPr>
          <w:ilvl w:val="1"/>
          <w:numId w:val="18"/>
        </w:numPr>
        <w:ind w:left="1440" w:hanging="360"/>
      </w:pPr>
      <w:r w:rsidDel="00000000" w:rsidR="00000000" w:rsidRPr="00000000">
        <w:rPr>
          <w:rtl w:val="0"/>
        </w:rPr>
        <w:t xml:space="preserve">FDR had a relaxed foreign affairs policy</w:t>
      </w:r>
    </w:p>
    <w:p w:rsidR="00000000" w:rsidDel="00000000" w:rsidP="00000000" w:rsidRDefault="00000000" w:rsidRPr="00000000" w14:paraId="0000077D">
      <w:pPr>
        <w:pageBreakBefore w:val="0"/>
        <w:numPr>
          <w:ilvl w:val="1"/>
          <w:numId w:val="18"/>
        </w:numPr>
        <w:ind w:left="1440" w:hanging="360"/>
      </w:pPr>
      <w:r w:rsidDel="00000000" w:rsidR="00000000" w:rsidRPr="00000000">
        <w:rPr>
          <w:rtl w:val="0"/>
        </w:rPr>
        <w:t xml:space="preserve">1935 Neutrality Act: US cannot give arms to nations at war</w:t>
      </w:r>
    </w:p>
    <w:p w:rsidR="00000000" w:rsidDel="00000000" w:rsidP="00000000" w:rsidRDefault="00000000" w:rsidRPr="00000000" w14:paraId="0000077E">
      <w:pPr>
        <w:pageBreakBefore w:val="0"/>
        <w:numPr>
          <w:ilvl w:val="1"/>
          <w:numId w:val="18"/>
        </w:numPr>
        <w:ind w:left="1440" w:hanging="360"/>
      </w:pPr>
      <w:r w:rsidDel="00000000" w:rsidR="00000000" w:rsidRPr="00000000">
        <w:rPr>
          <w:rtl w:val="0"/>
        </w:rPr>
        <w:t xml:space="preserve">FDR eventually realized that the US can’t remain neutral forever</w:t>
      </w:r>
    </w:p>
    <w:p w:rsidR="00000000" w:rsidDel="00000000" w:rsidP="00000000" w:rsidRDefault="00000000" w:rsidRPr="00000000" w14:paraId="0000077F">
      <w:pPr>
        <w:pageBreakBefore w:val="0"/>
        <w:numPr>
          <w:ilvl w:val="1"/>
          <w:numId w:val="18"/>
        </w:numPr>
        <w:ind w:left="1440" w:hanging="360"/>
        <w:rPr>
          <w:u w:val="none"/>
        </w:rPr>
      </w:pPr>
      <w:r w:rsidDel="00000000" w:rsidR="00000000" w:rsidRPr="00000000">
        <w:rPr>
          <w:rtl w:val="0"/>
        </w:rPr>
        <w:t xml:space="preserve">FDR believed that there can’t be world peace if dictators exist</w:t>
      </w:r>
    </w:p>
    <w:p w:rsidR="00000000" w:rsidDel="00000000" w:rsidP="00000000" w:rsidRDefault="00000000" w:rsidRPr="00000000" w14:paraId="00000780">
      <w:pPr>
        <w:pageBreakBefore w:val="0"/>
        <w:numPr>
          <w:ilvl w:val="1"/>
          <w:numId w:val="18"/>
        </w:numPr>
        <w:ind w:left="1440" w:hanging="360"/>
        <w:rPr>
          <w:u w:val="none"/>
        </w:rPr>
      </w:pPr>
      <w:r w:rsidDel="00000000" w:rsidR="00000000" w:rsidRPr="00000000">
        <w:rPr>
          <w:rtl w:val="0"/>
        </w:rPr>
        <w:t xml:space="preserve">1939 Neutrality Act: US can give weapons to nations at war as long as it’s paid for with cash, and the receiving nation is responsible for transportation</w:t>
      </w:r>
    </w:p>
    <w:p w:rsidR="00000000" w:rsidDel="00000000" w:rsidP="00000000" w:rsidRDefault="00000000" w:rsidRPr="00000000" w14:paraId="00000781">
      <w:pPr>
        <w:pageBreakBefore w:val="0"/>
        <w:numPr>
          <w:ilvl w:val="2"/>
          <w:numId w:val="18"/>
        </w:numPr>
        <w:ind w:left="2160" w:hanging="360"/>
        <w:rPr>
          <w:u w:val="none"/>
        </w:rPr>
      </w:pPr>
      <w:r w:rsidDel="00000000" w:rsidR="00000000" w:rsidRPr="00000000">
        <w:rPr>
          <w:rtl w:val="0"/>
        </w:rPr>
        <w:t xml:space="preserve">Attempt to aid France and Britain</w:t>
      </w:r>
    </w:p>
    <w:p w:rsidR="00000000" w:rsidDel="00000000" w:rsidP="00000000" w:rsidRDefault="00000000" w:rsidRPr="00000000" w14:paraId="00000782">
      <w:pPr>
        <w:pageBreakBefore w:val="0"/>
        <w:numPr>
          <w:ilvl w:val="1"/>
          <w:numId w:val="18"/>
        </w:numPr>
        <w:ind w:left="1440" w:hanging="360"/>
        <w:rPr>
          <w:u w:val="none"/>
        </w:rPr>
      </w:pPr>
      <w:r w:rsidDel="00000000" w:rsidR="00000000" w:rsidRPr="00000000">
        <w:rPr>
          <w:rtl w:val="0"/>
        </w:rPr>
        <w:t xml:space="preserve">9/27/1940: Germany, Japan and Italy formed the Axis Power, an alliance</w:t>
      </w:r>
    </w:p>
    <w:p w:rsidR="00000000" w:rsidDel="00000000" w:rsidP="00000000" w:rsidRDefault="00000000" w:rsidRPr="00000000" w14:paraId="00000783">
      <w:pPr>
        <w:pageBreakBefore w:val="0"/>
        <w:numPr>
          <w:ilvl w:val="2"/>
          <w:numId w:val="18"/>
        </w:numPr>
        <w:ind w:left="2160" w:hanging="360"/>
        <w:rPr>
          <w:u w:val="none"/>
        </w:rPr>
      </w:pPr>
      <w:r w:rsidDel="00000000" w:rsidR="00000000" w:rsidRPr="00000000">
        <w:rPr>
          <w:rtl w:val="0"/>
        </w:rPr>
        <w:t xml:space="preserve">Aimed to keep the US out of war</w:t>
      </w:r>
    </w:p>
    <w:p w:rsidR="00000000" w:rsidDel="00000000" w:rsidP="00000000" w:rsidRDefault="00000000" w:rsidRPr="00000000" w14:paraId="00000784">
      <w:pPr>
        <w:pageBreakBefore w:val="0"/>
        <w:numPr>
          <w:ilvl w:val="1"/>
          <w:numId w:val="18"/>
        </w:numPr>
        <w:ind w:left="1440" w:hanging="360"/>
        <w:rPr>
          <w:u w:val="none"/>
        </w:rPr>
      </w:pPr>
      <w:r w:rsidDel="00000000" w:rsidR="00000000" w:rsidRPr="00000000">
        <w:rPr>
          <w:rtl w:val="0"/>
        </w:rPr>
        <w:t xml:space="preserve">FDR requests increased spending on national defense</w:t>
      </w:r>
    </w:p>
    <w:p w:rsidR="00000000" w:rsidDel="00000000" w:rsidP="00000000" w:rsidRDefault="00000000" w:rsidRPr="00000000" w14:paraId="00000785">
      <w:pPr>
        <w:pageBreakBefore w:val="0"/>
        <w:numPr>
          <w:ilvl w:val="1"/>
          <w:numId w:val="18"/>
        </w:numPr>
        <w:ind w:left="1440" w:hanging="360"/>
        <w:rPr>
          <w:u w:val="none"/>
        </w:rPr>
      </w:pPr>
      <w:r w:rsidDel="00000000" w:rsidR="00000000" w:rsidRPr="00000000">
        <w:rPr>
          <w:rtl w:val="0"/>
        </w:rPr>
        <w:t xml:space="preserve">FDR drafted 1 million soldiers</w:t>
      </w:r>
    </w:p>
    <w:p w:rsidR="00000000" w:rsidDel="00000000" w:rsidP="00000000" w:rsidRDefault="00000000" w:rsidRPr="00000000" w14:paraId="00000786">
      <w:pPr>
        <w:pageBreakBefore w:val="0"/>
        <w:numPr>
          <w:ilvl w:val="1"/>
          <w:numId w:val="18"/>
        </w:numPr>
        <w:ind w:left="1440" w:hanging="360"/>
        <w:rPr>
          <w:u w:val="none"/>
        </w:rPr>
      </w:pPr>
      <w:r w:rsidDel="00000000" w:rsidR="00000000" w:rsidRPr="00000000">
        <w:rPr>
          <w:rtl w:val="0"/>
        </w:rPr>
        <w:t xml:space="preserve">FDR ran for a 3rd term</w:t>
      </w:r>
    </w:p>
    <w:p w:rsidR="00000000" w:rsidDel="00000000" w:rsidP="00000000" w:rsidRDefault="00000000" w:rsidRPr="00000000" w14:paraId="00000787">
      <w:pPr>
        <w:pageBreakBefore w:val="0"/>
        <w:numPr>
          <w:ilvl w:val="1"/>
          <w:numId w:val="18"/>
        </w:numPr>
        <w:ind w:left="1440" w:hanging="360"/>
        <w:rPr>
          <w:u w:val="none"/>
        </w:rPr>
      </w:pPr>
      <w:r w:rsidDel="00000000" w:rsidR="00000000" w:rsidRPr="00000000">
        <w:rPr>
          <w:rtl w:val="0"/>
        </w:rPr>
        <w:t xml:space="preserve">FDR sold the war to the public as preventing Hitler from destroying Britain and taking over the world, which is dangerous for the US</w:t>
      </w:r>
    </w:p>
    <w:p w:rsidR="00000000" w:rsidDel="00000000" w:rsidP="00000000" w:rsidRDefault="00000000" w:rsidRPr="00000000" w14:paraId="00000788">
      <w:pPr>
        <w:pageBreakBefore w:val="0"/>
        <w:numPr>
          <w:ilvl w:val="2"/>
          <w:numId w:val="18"/>
        </w:numPr>
        <w:ind w:left="2160" w:hanging="360"/>
        <w:rPr>
          <w:u w:val="none"/>
        </w:rPr>
      </w:pPr>
      <w:r w:rsidDel="00000000" w:rsidR="00000000" w:rsidRPr="00000000">
        <w:rPr>
          <w:rtl w:val="0"/>
        </w:rPr>
        <w:t xml:space="preserve">Still some people opposed war</w:t>
      </w:r>
    </w:p>
    <w:p w:rsidR="00000000" w:rsidDel="00000000" w:rsidP="00000000" w:rsidRDefault="00000000" w:rsidRPr="00000000" w14:paraId="00000789">
      <w:pPr>
        <w:pageBreakBefore w:val="0"/>
        <w:numPr>
          <w:ilvl w:val="1"/>
          <w:numId w:val="18"/>
        </w:numPr>
        <w:ind w:left="1440" w:hanging="360"/>
        <w:rPr>
          <w:u w:val="none"/>
        </w:rPr>
      </w:pPr>
      <w:r w:rsidDel="00000000" w:rsidR="00000000" w:rsidRPr="00000000">
        <w:rPr>
          <w:rtl w:val="0"/>
        </w:rPr>
        <w:t xml:space="preserve">Lend Lease Act: the US will lease weapons to nations whose defense is vital to the US</w:t>
      </w:r>
    </w:p>
    <w:p w:rsidR="00000000" w:rsidDel="00000000" w:rsidP="00000000" w:rsidRDefault="00000000" w:rsidRPr="00000000" w14:paraId="0000078A">
      <w:pPr>
        <w:pageBreakBefore w:val="0"/>
        <w:numPr>
          <w:ilvl w:val="2"/>
          <w:numId w:val="18"/>
        </w:numPr>
        <w:ind w:left="2160" w:hanging="360"/>
        <w:rPr>
          <w:u w:val="none"/>
        </w:rPr>
      </w:pPr>
      <w:r w:rsidDel="00000000" w:rsidR="00000000" w:rsidRPr="00000000">
        <w:rPr>
          <w:rtl w:val="0"/>
        </w:rPr>
        <w:t xml:space="preserve">Leased to Britain and USSR</w:t>
      </w:r>
    </w:p>
    <w:p w:rsidR="00000000" w:rsidDel="00000000" w:rsidP="00000000" w:rsidRDefault="00000000" w:rsidRPr="00000000" w14:paraId="0000078B">
      <w:pPr>
        <w:pageBreakBefore w:val="0"/>
        <w:numPr>
          <w:ilvl w:val="2"/>
          <w:numId w:val="18"/>
        </w:numPr>
        <w:ind w:left="2160" w:hanging="360"/>
        <w:rPr>
          <w:u w:val="none"/>
        </w:rPr>
      </w:pPr>
      <w:r w:rsidDel="00000000" w:rsidR="00000000" w:rsidRPr="00000000">
        <w:rPr>
          <w:rtl w:val="0"/>
        </w:rPr>
        <w:t xml:space="preserve">German wolf packs: packs of U-boats and aircraft patrolling the ocean to destroy shipments of weapons</w:t>
      </w:r>
    </w:p>
    <w:p w:rsidR="00000000" w:rsidDel="00000000" w:rsidP="00000000" w:rsidRDefault="00000000" w:rsidRPr="00000000" w14:paraId="0000078C">
      <w:pPr>
        <w:pageBreakBefore w:val="0"/>
        <w:numPr>
          <w:ilvl w:val="1"/>
          <w:numId w:val="18"/>
        </w:numPr>
        <w:ind w:left="1440" w:hanging="360"/>
        <w:rPr>
          <w:u w:val="none"/>
        </w:rPr>
      </w:pPr>
      <w:r w:rsidDel="00000000" w:rsidR="00000000" w:rsidRPr="00000000">
        <w:rPr>
          <w:rtl w:val="0"/>
        </w:rPr>
        <w:t xml:space="preserve">Atlantic Charter: US and Britain pledge to collective security, disarmament, self-determination, economic cooperation, freedom of the seas</w:t>
      </w:r>
    </w:p>
    <w:p w:rsidR="00000000" w:rsidDel="00000000" w:rsidP="00000000" w:rsidRDefault="00000000" w:rsidRPr="00000000" w14:paraId="0000078D">
      <w:pPr>
        <w:pageBreakBefore w:val="0"/>
        <w:numPr>
          <w:ilvl w:val="2"/>
          <w:numId w:val="18"/>
        </w:numPr>
        <w:ind w:left="2160" w:hanging="360"/>
        <w:rPr>
          <w:u w:val="none"/>
        </w:rPr>
      </w:pPr>
      <w:r w:rsidDel="00000000" w:rsidR="00000000" w:rsidRPr="00000000">
        <w:rPr>
          <w:rtl w:val="0"/>
        </w:rPr>
        <w:t xml:space="preserve">FDR promises to force an incident to make US enter war</w:t>
      </w:r>
    </w:p>
    <w:p w:rsidR="00000000" w:rsidDel="00000000" w:rsidP="00000000" w:rsidRDefault="00000000" w:rsidRPr="00000000" w14:paraId="0000078E">
      <w:pPr>
        <w:pageBreakBefore w:val="0"/>
        <w:numPr>
          <w:ilvl w:val="3"/>
          <w:numId w:val="18"/>
        </w:numPr>
        <w:ind w:left="2880" w:hanging="360"/>
        <w:rPr>
          <w:u w:val="none"/>
        </w:rPr>
      </w:pPr>
      <w:r w:rsidDel="00000000" w:rsidR="00000000" w:rsidRPr="00000000">
        <w:rPr>
          <w:rtl w:val="0"/>
        </w:rPr>
        <w:t xml:space="preserve">Ordered US military to shoot down German U-boats on sight</w:t>
      </w:r>
    </w:p>
    <w:p w:rsidR="00000000" w:rsidDel="00000000" w:rsidP="00000000" w:rsidRDefault="00000000" w:rsidRPr="00000000" w14:paraId="0000078F">
      <w:pPr>
        <w:pageBreakBefore w:val="0"/>
        <w:numPr>
          <w:ilvl w:val="3"/>
          <w:numId w:val="18"/>
        </w:numPr>
        <w:ind w:left="2880" w:hanging="360"/>
        <w:rPr>
          <w:u w:val="none"/>
        </w:rPr>
      </w:pPr>
      <w:r w:rsidDel="00000000" w:rsidR="00000000" w:rsidRPr="00000000">
        <w:rPr>
          <w:rtl w:val="0"/>
        </w:rPr>
        <w:t xml:space="preserve">Used the fact that German U-boats led to the loss of American lives to repeal the ban on arming merchant ships</w:t>
      </w:r>
    </w:p>
    <w:p w:rsidR="00000000" w:rsidDel="00000000" w:rsidP="00000000" w:rsidRDefault="00000000" w:rsidRPr="00000000" w14:paraId="00000790">
      <w:pPr>
        <w:pageBreakBefore w:val="0"/>
        <w:numPr>
          <w:ilvl w:val="2"/>
          <w:numId w:val="18"/>
        </w:numPr>
        <w:ind w:left="2160" w:hanging="360"/>
        <w:rPr>
          <w:u w:val="none"/>
        </w:rPr>
      </w:pPr>
      <w:r w:rsidDel="00000000" w:rsidR="00000000" w:rsidRPr="00000000">
        <w:rPr>
          <w:rtl w:val="0"/>
        </w:rPr>
        <w:t xml:space="preserve">Laid the foundation of the Allies</w:t>
      </w:r>
    </w:p>
    <w:p w:rsidR="00000000" w:rsidDel="00000000" w:rsidP="00000000" w:rsidRDefault="00000000" w:rsidRPr="00000000" w14:paraId="00000791">
      <w:pPr>
        <w:pageBreakBefore w:val="0"/>
        <w:numPr>
          <w:ilvl w:val="2"/>
          <w:numId w:val="18"/>
        </w:numPr>
        <w:ind w:left="2160" w:hanging="360"/>
        <w:rPr>
          <w:u w:val="none"/>
        </w:rPr>
      </w:pPr>
      <w:r w:rsidDel="00000000" w:rsidR="00000000" w:rsidRPr="00000000">
        <w:rPr>
          <w:rtl w:val="0"/>
        </w:rPr>
        <w:t xml:space="preserve">Later signed by 26 nations</w:t>
      </w:r>
    </w:p>
    <w:p w:rsidR="00000000" w:rsidDel="00000000" w:rsidP="00000000" w:rsidRDefault="00000000" w:rsidRPr="00000000" w14:paraId="00000792">
      <w:pPr>
        <w:pageBreakBefore w:val="0"/>
        <w:numPr>
          <w:ilvl w:val="1"/>
          <w:numId w:val="18"/>
        </w:numPr>
        <w:ind w:left="1440" w:hanging="360"/>
        <w:rPr>
          <w:u w:val="none"/>
        </w:rPr>
      </w:pPr>
      <w:r w:rsidDel="00000000" w:rsidR="00000000" w:rsidRPr="00000000">
        <w:rPr>
          <w:rtl w:val="0"/>
        </w:rPr>
        <w:t xml:space="preserve">Japan seized European colonies in China while nations were distracted by WW2</w:t>
      </w:r>
    </w:p>
    <w:p w:rsidR="00000000" w:rsidDel="00000000" w:rsidP="00000000" w:rsidRDefault="00000000" w:rsidRPr="00000000" w14:paraId="00000793">
      <w:pPr>
        <w:pageBreakBefore w:val="0"/>
        <w:numPr>
          <w:ilvl w:val="2"/>
          <w:numId w:val="18"/>
        </w:numPr>
        <w:ind w:left="2160" w:hanging="360"/>
        <w:rPr>
          <w:u w:val="none"/>
        </w:rPr>
      </w:pPr>
      <w:r w:rsidDel="00000000" w:rsidR="00000000" w:rsidRPr="00000000">
        <w:rPr>
          <w:rtl w:val="0"/>
        </w:rPr>
        <w:t xml:space="preserve">US protested by cutting off trade with Japan, so Japan can’t receive materials it need for warfare</w:t>
      </w:r>
    </w:p>
    <w:p w:rsidR="00000000" w:rsidDel="00000000" w:rsidP="00000000" w:rsidRDefault="00000000" w:rsidRPr="00000000" w14:paraId="00000794">
      <w:pPr>
        <w:pageBreakBefore w:val="0"/>
        <w:numPr>
          <w:ilvl w:val="3"/>
          <w:numId w:val="18"/>
        </w:numPr>
        <w:ind w:left="2880" w:hanging="360"/>
        <w:rPr>
          <w:u w:val="none"/>
        </w:rPr>
      </w:pPr>
      <w:r w:rsidDel="00000000" w:rsidR="00000000" w:rsidRPr="00000000">
        <w:rPr>
          <w:rtl w:val="0"/>
        </w:rPr>
        <w:t xml:space="preserve">Japan ordered its military to prepare an attack on the US in retaliation</w:t>
      </w:r>
    </w:p>
    <w:p w:rsidR="00000000" w:rsidDel="00000000" w:rsidP="00000000" w:rsidRDefault="00000000" w:rsidRPr="00000000" w14:paraId="00000795">
      <w:pPr>
        <w:pageBreakBefore w:val="0"/>
        <w:numPr>
          <w:ilvl w:val="3"/>
          <w:numId w:val="18"/>
        </w:numPr>
        <w:ind w:left="2880" w:hanging="360"/>
        <w:rPr>
          <w:u w:val="none"/>
        </w:rPr>
      </w:pPr>
      <w:r w:rsidDel="00000000" w:rsidR="00000000" w:rsidRPr="00000000">
        <w:rPr>
          <w:rtl w:val="0"/>
        </w:rPr>
        <w:t xml:space="preserve">US intercepted order, and only knew it was targeted at its Pacific holdings</w:t>
      </w:r>
    </w:p>
    <w:p w:rsidR="00000000" w:rsidDel="00000000" w:rsidP="00000000" w:rsidRDefault="00000000" w:rsidRPr="00000000" w14:paraId="00000796">
      <w:pPr>
        <w:pageBreakBefore w:val="0"/>
        <w:numPr>
          <w:ilvl w:val="3"/>
          <w:numId w:val="18"/>
        </w:numPr>
        <w:ind w:left="2880" w:hanging="360"/>
        <w:rPr>
          <w:u w:val="none"/>
        </w:rPr>
      </w:pPr>
      <w:r w:rsidDel="00000000" w:rsidR="00000000" w:rsidRPr="00000000">
        <w:rPr>
          <w:rtl w:val="0"/>
        </w:rPr>
        <w:t xml:space="preserve">Peace talks were unsuccessful</w:t>
      </w:r>
    </w:p>
    <w:p w:rsidR="00000000" w:rsidDel="00000000" w:rsidP="00000000" w:rsidRDefault="00000000" w:rsidRPr="00000000" w14:paraId="00000797">
      <w:pPr>
        <w:pageBreakBefore w:val="0"/>
        <w:numPr>
          <w:ilvl w:val="3"/>
          <w:numId w:val="18"/>
        </w:numPr>
        <w:ind w:left="2880" w:hanging="360"/>
        <w:rPr>
          <w:u w:val="none"/>
        </w:rPr>
      </w:pPr>
      <w:r w:rsidDel="00000000" w:rsidR="00000000" w:rsidRPr="00000000">
        <w:rPr>
          <w:rtl w:val="0"/>
        </w:rPr>
        <w:t xml:space="preserve">Japan bombs Pearl Harbor, Hawaii</w:t>
      </w:r>
    </w:p>
    <w:p w:rsidR="00000000" w:rsidDel="00000000" w:rsidP="00000000" w:rsidRDefault="00000000" w:rsidRPr="00000000" w14:paraId="00000798">
      <w:pPr>
        <w:pageBreakBefore w:val="0"/>
        <w:numPr>
          <w:ilvl w:val="3"/>
          <w:numId w:val="18"/>
        </w:numPr>
        <w:ind w:left="2880" w:hanging="360"/>
        <w:rPr>
          <w:u w:val="none"/>
        </w:rPr>
      </w:pPr>
      <w:r w:rsidDel="00000000" w:rsidR="00000000" w:rsidRPr="00000000">
        <w:rPr>
          <w:rtl w:val="0"/>
        </w:rPr>
        <w:t xml:space="preserve">US military faced equipment damage more substantial than in WW1</w:t>
      </w:r>
    </w:p>
    <w:p w:rsidR="00000000" w:rsidDel="00000000" w:rsidP="00000000" w:rsidRDefault="00000000" w:rsidRPr="00000000" w14:paraId="00000799">
      <w:pPr>
        <w:pageBreakBefore w:val="0"/>
        <w:numPr>
          <w:ilvl w:val="3"/>
          <w:numId w:val="18"/>
        </w:numPr>
        <w:ind w:left="2880" w:hanging="360"/>
        <w:rPr>
          <w:u w:val="none"/>
        </w:rPr>
      </w:pPr>
      <w:r w:rsidDel="00000000" w:rsidR="00000000" w:rsidRPr="00000000">
        <w:rPr>
          <w:rtl w:val="0"/>
        </w:rPr>
        <w:t xml:space="preserve">US concerns about how to fight a war over both the Atlantic and the Pacific</w:t>
      </w:r>
    </w:p>
    <w:p w:rsidR="00000000" w:rsidDel="00000000" w:rsidP="00000000" w:rsidRDefault="00000000" w:rsidRPr="00000000" w14:paraId="0000079A">
      <w:pPr>
        <w:pageBreakBefore w:val="0"/>
        <w:numPr>
          <w:ilvl w:val="3"/>
          <w:numId w:val="18"/>
        </w:numPr>
        <w:ind w:left="2880" w:hanging="360"/>
        <w:rPr>
          <w:u w:val="none"/>
        </w:rPr>
      </w:pPr>
      <w:r w:rsidDel="00000000" w:rsidR="00000000" w:rsidRPr="00000000">
        <w:rPr>
          <w:rtl w:val="0"/>
        </w:rPr>
        <w:t xml:space="preserve">US officially entered WW2</w:t>
      </w:r>
    </w:p>
    <w:p w:rsidR="00000000" w:rsidDel="00000000" w:rsidP="00000000" w:rsidRDefault="00000000" w:rsidRPr="00000000" w14:paraId="0000079B">
      <w:pPr>
        <w:pageBreakBefore w:val="0"/>
        <w:numPr>
          <w:ilvl w:val="0"/>
          <w:numId w:val="18"/>
        </w:numPr>
        <w:ind w:left="720" w:hanging="360"/>
        <w:rPr>
          <w:highlight w:val="yellow"/>
        </w:rPr>
      </w:pPr>
      <w:r w:rsidDel="00000000" w:rsidR="00000000" w:rsidRPr="00000000">
        <w:rPr>
          <w:highlight w:val="yellow"/>
          <w:rtl w:val="0"/>
        </w:rPr>
        <w:t xml:space="preserve">US mobilization</w:t>
      </w:r>
    </w:p>
    <w:p w:rsidR="00000000" w:rsidDel="00000000" w:rsidP="00000000" w:rsidRDefault="00000000" w:rsidRPr="00000000" w14:paraId="0000079C">
      <w:pPr>
        <w:pageBreakBefore w:val="0"/>
        <w:numPr>
          <w:ilvl w:val="1"/>
          <w:numId w:val="18"/>
        </w:numPr>
        <w:ind w:left="1440" w:hanging="360"/>
        <w:rPr>
          <w:u w:val="none"/>
        </w:rPr>
      </w:pPr>
      <w:r w:rsidDel="00000000" w:rsidR="00000000" w:rsidRPr="00000000">
        <w:rPr>
          <w:rtl w:val="0"/>
        </w:rPr>
        <w:t xml:space="preserve">Expanding military</w:t>
      </w:r>
    </w:p>
    <w:p w:rsidR="00000000" w:rsidDel="00000000" w:rsidP="00000000" w:rsidRDefault="00000000" w:rsidRPr="00000000" w14:paraId="0000079D">
      <w:pPr>
        <w:pageBreakBefore w:val="0"/>
        <w:numPr>
          <w:ilvl w:val="2"/>
          <w:numId w:val="18"/>
        </w:numPr>
        <w:ind w:left="2160" w:hanging="360"/>
        <w:rPr>
          <w:u w:val="none"/>
        </w:rPr>
      </w:pPr>
      <w:r w:rsidDel="00000000" w:rsidR="00000000" w:rsidRPr="00000000">
        <w:rPr>
          <w:rtl w:val="0"/>
        </w:rPr>
        <w:t xml:space="preserve">Volunteers came pouring in</w:t>
      </w:r>
    </w:p>
    <w:p w:rsidR="00000000" w:rsidDel="00000000" w:rsidP="00000000" w:rsidRDefault="00000000" w:rsidRPr="00000000" w14:paraId="0000079E">
      <w:pPr>
        <w:pageBreakBefore w:val="0"/>
        <w:numPr>
          <w:ilvl w:val="2"/>
          <w:numId w:val="18"/>
        </w:numPr>
        <w:ind w:left="2160" w:hanging="360"/>
        <w:rPr>
          <w:u w:val="none"/>
        </w:rPr>
      </w:pPr>
      <w:r w:rsidDel="00000000" w:rsidR="00000000" w:rsidRPr="00000000">
        <w:rPr>
          <w:rtl w:val="0"/>
        </w:rPr>
        <w:t xml:space="preserve">Expanding Selective Service System to draft more</w:t>
      </w:r>
    </w:p>
    <w:p w:rsidR="00000000" w:rsidDel="00000000" w:rsidP="00000000" w:rsidRDefault="00000000" w:rsidRPr="00000000" w14:paraId="0000079F">
      <w:pPr>
        <w:pageBreakBefore w:val="0"/>
        <w:numPr>
          <w:ilvl w:val="2"/>
          <w:numId w:val="18"/>
        </w:numPr>
        <w:ind w:left="2160" w:hanging="360"/>
        <w:rPr>
          <w:u w:val="none"/>
        </w:rPr>
      </w:pPr>
      <w:r w:rsidDel="00000000" w:rsidR="00000000" w:rsidRPr="00000000">
        <w:rPr>
          <w:rtl w:val="0"/>
        </w:rPr>
        <w:t xml:space="preserve">Women’s Auxiliary Army Corps serving non-combat positions</w:t>
      </w:r>
    </w:p>
    <w:p w:rsidR="00000000" w:rsidDel="00000000" w:rsidP="00000000" w:rsidRDefault="00000000" w:rsidRPr="00000000" w14:paraId="000007A0">
      <w:pPr>
        <w:pageBreakBefore w:val="0"/>
        <w:numPr>
          <w:ilvl w:val="1"/>
          <w:numId w:val="18"/>
        </w:numPr>
        <w:ind w:left="1440" w:hanging="360"/>
        <w:rPr>
          <w:u w:val="none"/>
        </w:rPr>
      </w:pPr>
      <w:r w:rsidDel="00000000" w:rsidR="00000000" w:rsidRPr="00000000">
        <w:rPr>
          <w:rtl w:val="0"/>
        </w:rPr>
        <w:t xml:space="preserve">Minorities opposed the war efforts because although the war was fought in the name of democracy, there’s no true democracy at home</w:t>
      </w:r>
    </w:p>
    <w:p w:rsidR="00000000" w:rsidDel="00000000" w:rsidP="00000000" w:rsidRDefault="00000000" w:rsidRPr="00000000" w14:paraId="000007A1">
      <w:pPr>
        <w:pageBreakBefore w:val="0"/>
        <w:numPr>
          <w:ilvl w:val="1"/>
          <w:numId w:val="18"/>
        </w:numPr>
        <w:ind w:left="1440" w:hanging="360"/>
        <w:rPr>
          <w:u w:val="none"/>
        </w:rPr>
      </w:pPr>
      <w:r w:rsidDel="00000000" w:rsidR="00000000" w:rsidRPr="00000000">
        <w:rPr>
          <w:rtl w:val="0"/>
        </w:rPr>
        <w:t xml:space="preserve">Industry</w:t>
      </w:r>
    </w:p>
    <w:p w:rsidR="00000000" w:rsidDel="00000000" w:rsidP="00000000" w:rsidRDefault="00000000" w:rsidRPr="00000000" w14:paraId="000007A2">
      <w:pPr>
        <w:pageBreakBefore w:val="0"/>
        <w:numPr>
          <w:ilvl w:val="2"/>
          <w:numId w:val="18"/>
        </w:numPr>
        <w:ind w:left="2160" w:hanging="360"/>
        <w:rPr>
          <w:u w:val="none"/>
        </w:rPr>
      </w:pPr>
      <w:r w:rsidDel="00000000" w:rsidR="00000000" w:rsidRPr="00000000">
        <w:rPr>
          <w:rtl w:val="0"/>
        </w:rPr>
        <w:t xml:space="preserve">War Production Board</w:t>
      </w:r>
    </w:p>
    <w:p w:rsidR="00000000" w:rsidDel="00000000" w:rsidP="00000000" w:rsidRDefault="00000000" w:rsidRPr="00000000" w14:paraId="000007A3">
      <w:pPr>
        <w:pageBreakBefore w:val="0"/>
        <w:numPr>
          <w:ilvl w:val="3"/>
          <w:numId w:val="18"/>
        </w:numPr>
        <w:ind w:left="2880" w:hanging="360"/>
        <w:rPr>
          <w:u w:val="none"/>
        </w:rPr>
      </w:pPr>
      <w:r w:rsidDel="00000000" w:rsidR="00000000" w:rsidRPr="00000000">
        <w:rPr>
          <w:rtl w:val="0"/>
        </w:rPr>
        <w:t xml:space="preserve">Factories have been retrofitted to manufacture wartime supplies</w:t>
      </w:r>
    </w:p>
    <w:p w:rsidR="00000000" w:rsidDel="00000000" w:rsidP="00000000" w:rsidRDefault="00000000" w:rsidRPr="00000000" w14:paraId="000007A4">
      <w:pPr>
        <w:pageBreakBefore w:val="0"/>
        <w:numPr>
          <w:ilvl w:val="3"/>
          <w:numId w:val="18"/>
        </w:numPr>
        <w:ind w:left="2880" w:hanging="360"/>
        <w:rPr>
          <w:u w:val="none"/>
        </w:rPr>
      </w:pPr>
      <w:r w:rsidDel="00000000" w:rsidR="00000000" w:rsidRPr="00000000">
        <w:rPr>
          <w:rtl w:val="0"/>
        </w:rPr>
        <w:t xml:space="preserve">Collect materials that can be recycled for war purposes</w:t>
      </w:r>
    </w:p>
    <w:p w:rsidR="00000000" w:rsidDel="00000000" w:rsidP="00000000" w:rsidRDefault="00000000" w:rsidRPr="00000000" w14:paraId="000007A5">
      <w:pPr>
        <w:pageBreakBefore w:val="0"/>
        <w:numPr>
          <w:ilvl w:val="2"/>
          <w:numId w:val="18"/>
        </w:numPr>
        <w:ind w:left="2160" w:hanging="360"/>
        <w:rPr>
          <w:u w:val="none"/>
        </w:rPr>
      </w:pPr>
      <w:r w:rsidDel="00000000" w:rsidR="00000000" w:rsidRPr="00000000">
        <w:rPr>
          <w:rtl w:val="0"/>
        </w:rPr>
        <w:t xml:space="preserve">Rapid production and hiring</w:t>
      </w:r>
    </w:p>
    <w:p w:rsidR="00000000" w:rsidDel="00000000" w:rsidP="00000000" w:rsidRDefault="00000000" w:rsidRPr="00000000" w14:paraId="000007A6">
      <w:pPr>
        <w:pageBreakBefore w:val="0"/>
        <w:numPr>
          <w:ilvl w:val="2"/>
          <w:numId w:val="18"/>
        </w:numPr>
        <w:ind w:left="2160" w:hanging="360"/>
        <w:rPr>
          <w:u w:val="none"/>
        </w:rPr>
      </w:pPr>
      <w:r w:rsidDel="00000000" w:rsidR="00000000" w:rsidRPr="00000000">
        <w:rPr>
          <w:rtl w:val="0"/>
        </w:rPr>
        <w:t xml:space="preserve">Since production of consumer goods became rare, by law of supply and demand, prices would shoot up</w:t>
      </w:r>
    </w:p>
    <w:p w:rsidR="00000000" w:rsidDel="00000000" w:rsidP="00000000" w:rsidRDefault="00000000" w:rsidRPr="00000000" w14:paraId="000007A7">
      <w:pPr>
        <w:pageBreakBefore w:val="0"/>
        <w:numPr>
          <w:ilvl w:val="3"/>
          <w:numId w:val="18"/>
        </w:numPr>
        <w:ind w:left="2880" w:hanging="360"/>
        <w:rPr>
          <w:u w:val="none"/>
        </w:rPr>
      </w:pPr>
      <w:r w:rsidDel="00000000" w:rsidR="00000000" w:rsidRPr="00000000">
        <w:rPr>
          <w:rtl w:val="0"/>
        </w:rPr>
        <w:t xml:space="preserve">FDR responded by creating the Office of Price Administration to freeze prices</w:t>
      </w:r>
    </w:p>
    <w:p w:rsidR="00000000" w:rsidDel="00000000" w:rsidP="00000000" w:rsidRDefault="00000000" w:rsidRPr="00000000" w14:paraId="000007A8">
      <w:pPr>
        <w:pageBreakBefore w:val="0"/>
        <w:numPr>
          <w:ilvl w:val="4"/>
          <w:numId w:val="18"/>
        </w:numPr>
        <w:ind w:left="3600" w:hanging="360"/>
        <w:rPr>
          <w:u w:val="none"/>
        </w:rPr>
      </w:pPr>
      <w:r w:rsidDel="00000000" w:rsidR="00000000" w:rsidRPr="00000000">
        <w:rPr>
          <w:rtl w:val="0"/>
        </w:rPr>
        <w:t xml:space="preserve">Also set up a rationing system</w:t>
      </w:r>
    </w:p>
    <w:p w:rsidR="00000000" w:rsidDel="00000000" w:rsidP="00000000" w:rsidRDefault="00000000" w:rsidRPr="00000000" w14:paraId="000007A9">
      <w:pPr>
        <w:pageBreakBefore w:val="0"/>
        <w:numPr>
          <w:ilvl w:val="3"/>
          <w:numId w:val="18"/>
        </w:numPr>
        <w:ind w:left="2880" w:hanging="360"/>
        <w:rPr>
          <w:u w:val="none"/>
        </w:rPr>
      </w:pPr>
      <w:r w:rsidDel="00000000" w:rsidR="00000000" w:rsidRPr="00000000">
        <w:rPr>
          <w:rtl w:val="0"/>
        </w:rPr>
        <w:t xml:space="preserve">Taxes were also raised to lower the public’s desire to have demand</w:t>
      </w:r>
    </w:p>
    <w:p w:rsidR="00000000" w:rsidDel="00000000" w:rsidP="00000000" w:rsidRDefault="00000000" w:rsidRPr="00000000" w14:paraId="000007AA">
      <w:pPr>
        <w:pageBreakBefore w:val="0"/>
        <w:numPr>
          <w:ilvl w:val="3"/>
          <w:numId w:val="18"/>
        </w:numPr>
        <w:ind w:left="2880" w:hanging="360"/>
        <w:rPr>
          <w:u w:val="none"/>
        </w:rPr>
      </w:pPr>
      <w:r w:rsidDel="00000000" w:rsidR="00000000" w:rsidRPr="00000000">
        <w:rPr>
          <w:rtl w:val="0"/>
        </w:rPr>
        <w:t xml:space="preserve">Encouraged people to use their remaining to buy war bonds</w:t>
      </w:r>
    </w:p>
    <w:p w:rsidR="00000000" w:rsidDel="00000000" w:rsidP="00000000" w:rsidRDefault="00000000" w:rsidRPr="00000000" w14:paraId="000007AB">
      <w:pPr>
        <w:pageBreakBefore w:val="0"/>
        <w:numPr>
          <w:ilvl w:val="2"/>
          <w:numId w:val="18"/>
        </w:numPr>
        <w:ind w:left="2160" w:hanging="360"/>
        <w:rPr>
          <w:u w:val="none"/>
        </w:rPr>
      </w:pPr>
      <w:r w:rsidDel="00000000" w:rsidR="00000000" w:rsidRPr="00000000">
        <w:rPr>
          <w:rtl w:val="0"/>
        </w:rPr>
        <w:t xml:space="preserve">Redefined what type of jobs women and minorities can do</w:t>
      </w:r>
    </w:p>
    <w:p w:rsidR="00000000" w:rsidDel="00000000" w:rsidP="00000000" w:rsidRDefault="00000000" w:rsidRPr="00000000" w14:paraId="000007AC">
      <w:pPr>
        <w:pageBreakBefore w:val="0"/>
        <w:numPr>
          <w:ilvl w:val="2"/>
          <w:numId w:val="18"/>
        </w:numPr>
        <w:ind w:left="2160" w:hanging="360"/>
        <w:rPr>
          <w:u w:val="none"/>
        </w:rPr>
      </w:pPr>
      <w:r w:rsidDel="00000000" w:rsidR="00000000" w:rsidRPr="00000000">
        <w:rPr>
          <w:rtl w:val="0"/>
        </w:rPr>
        <w:t xml:space="preserve">FDR executive order to not discriminate by race, creed, color, origin</w:t>
      </w:r>
    </w:p>
    <w:p w:rsidR="00000000" w:rsidDel="00000000" w:rsidP="00000000" w:rsidRDefault="00000000" w:rsidRPr="00000000" w14:paraId="000007AD">
      <w:pPr>
        <w:pageBreakBefore w:val="0"/>
        <w:numPr>
          <w:ilvl w:val="1"/>
          <w:numId w:val="18"/>
        </w:numPr>
        <w:ind w:left="1440" w:hanging="360"/>
        <w:rPr>
          <w:u w:val="none"/>
        </w:rPr>
      </w:pPr>
      <w:r w:rsidDel="00000000" w:rsidR="00000000" w:rsidRPr="00000000">
        <w:rPr>
          <w:rtl w:val="0"/>
        </w:rPr>
        <w:t xml:space="preserve">Office of Scientific Research and Development, creating then-unthought-of inventions</w:t>
      </w:r>
    </w:p>
    <w:p w:rsidR="00000000" w:rsidDel="00000000" w:rsidP="00000000" w:rsidRDefault="00000000" w:rsidRPr="00000000" w14:paraId="000007AE">
      <w:pPr>
        <w:pageBreakBefore w:val="0"/>
        <w:numPr>
          <w:ilvl w:val="1"/>
          <w:numId w:val="18"/>
        </w:numPr>
        <w:ind w:left="1440" w:hanging="360"/>
        <w:rPr>
          <w:u w:val="none"/>
        </w:rPr>
      </w:pPr>
      <w:r w:rsidDel="00000000" w:rsidR="00000000" w:rsidRPr="00000000">
        <w:rPr>
          <w:rtl w:val="0"/>
        </w:rPr>
        <w:t xml:space="preserve">Advisory Committee on Uranium</w:t>
      </w:r>
    </w:p>
    <w:p w:rsidR="00000000" w:rsidDel="00000000" w:rsidP="00000000" w:rsidRDefault="00000000" w:rsidRPr="00000000" w14:paraId="000007AF">
      <w:pPr>
        <w:pageBreakBefore w:val="0"/>
        <w:numPr>
          <w:ilvl w:val="2"/>
          <w:numId w:val="18"/>
        </w:numPr>
        <w:ind w:left="2160" w:hanging="360"/>
        <w:rPr>
          <w:u w:val="none"/>
        </w:rPr>
      </w:pPr>
      <w:r w:rsidDel="00000000" w:rsidR="00000000" w:rsidRPr="00000000">
        <w:rPr>
          <w:rtl w:val="0"/>
        </w:rPr>
        <w:t xml:space="preserve">Created in response to Albert Einstein’s warning</w:t>
      </w:r>
    </w:p>
    <w:p w:rsidR="00000000" w:rsidDel="00000000" w:rsidP="00000000" w:rsidRDefault="00000000" w:rsidRPr="00000000" w14:paraId="000007B0">
      <w:pPr>
        <w:pageBreakBefore w:val="0"/>
        <w:numPr>
          <w:ilvl w:val="2"/>
          <w:numId w:val="18"/>
        </w:numPr>
        <w:ind w:left="2160" w:hanging="360"/>
        <w:rPr>
          <w:u w:val="none"/>
        </w:rPr>
      </w:pPr>
      <w:r w:rsidDel="00000000" w:rsidR="00000000" w:rsidRPr="00000000">
        <w:rPr>
          <w:rtl w:val="0"/>
        </w:rPr>
        <w:t xml:space="preserve">Manhattan Project</w:t>
      </w:r>
    </w:p>
    <w:p w:rsidR="00000000" w:rsidDel="00000000" w:rsidP="00000000" w:rsidRDefault="00000000" w:rsidRPr="00000000" w14:paraId="000007B1">
      <w:pPr>
        <w:pageBreakBefore w:val="0"/>
        <w:numPr>
          <w:ilvl w:val="2"/>
          <w:numId w:val="18"/>
        </w:numPr>
        <w:ind w:left="2160" w:hanging="360"/>
        <w:rPr>
          <w:u w:val="none"/>
        </w:rPr>
      </w:pPr>
      <w:r w:rsidDel="00000000" w:rsidR="00000000" w:rsidRPr="00000000">
        <w:rPr>
          <w:rtl w:val="0"/>
        </w:rPr>
        <w:t xml:space="preserve">Done at Columbia University</w:t>
      </w:r>
    </w:p>
    <w:p w:rsidR="00000000" w:rsidDel="00000000" w:rsidP="00000000" w:rsidRDefault="00000000" w:rsidRPr="00000000" w14:paraId="000007B2">
      <w:pPr>
        <w:pageBreakBefore w:val="0"/>
        <w:numPr>
          <w:ilvl w:val="2"/>
          <w:numId w:val="18"/>
        </w:numPr>
        <w:ind w:left="2160" w:hanging="360"/>
        <w:rPr>
          <w:u w:val="none"/>
        </w:rPr>
      </w:pPr>
      <w:r w:rsidDel="00000000" w:rsidR="00000000" w:rsidRPr="00000000">
        <w:rPr>
          <w:rtl w:val="0"/>
        </w:rPr>
        <w:t xml:space="preserve">Race to beat the world at building an atomic bomb</w:t>
      </w:r>
    </w:p>
    <w:p w:rsidR="00000000" w:rsidDel="00000000" w:rsidP="00000000" w:rsidRDefault="00000000" w:rsidRPr="00000000" w14:paraId="000007B3">
      <w:pPr>
        <w:pageBreakBefore w:val="0"/>
        <w:numPr>
          <w:ilvl w:val="0"/>
          <w:numId w:val="18"/>
        </w:numPr>
        <w:ind w:left="720" w:hanging="360"/>
        <w:rPr>
          <w:highlight w:val="yellow"/>
        </w:rPr>
      </w:pPr>
      <w:r w:rsidDel="00000000" w:rsidR="00000000" w:rsidRPr="00000000">
        <w:rPr>
          <w:highlight w:val="yellow"/>
          <w:rtl w:val="0"/>
        </w:rPr>
        <w:t xml:space="preserve">War - Europe side</w:t>
      </w:r>
    </w:p>
    <w:p w:rsidR="00000000" w:rsidDel="00000000" w:rsidP="00000000" w:rsidRDefault="00000000" w:rsidRPr="00000000" w14:paraId="000007B4">
      <w:pPr>
        <w:pageBreakBefore w:val="0"/>
        <w:numPr>
          <w:ilvl w:val="1"/>
          <w:numId w:val="18"/>
        </w:numPr>
        <w:ind w:left="1440" w:hanging="360"/>
        <w:rPr>
          <w:u w:val="none"/>
        </w:rPr>
      </w:pPr>
      <w:r w:rsidDel="00000000" w:rsidR="00000000" w:rsidRPr="00000000">
        <w:rPr>
          <w:rtl w:val="0"/>
        </w:rPr>
        <w:t xml:space="preserve">US and Britain collaborated on war plans</w:t>
      </w:r>
    </w:p>
    <w:p w:rsidR="00000000" w:rsidDel="00000000" w:rsidP="00000000" w:rsidRDefault="00000000" w:rsidRPr="00000000" w14:paraId="000007B5">
      <w:pPr>
        <w:pageBreakBefore w:val="0"/>
        <w:numPr>
          <w:ilvl w:val="1"/>
          <w:numId w:val="18"/>
        </w:numPr>
        <w:ind w:left="1440" w:hanging="360"/>
        <w:rPr>
          <w:u w:val="none"/>
        </w:rPr>
      </w:pPr>
      <w:r w:rsidDel="00000000" w:rsidR="00000000" w:rsidRPr="00000000">
        <w:rPr>
          <w:rtl w:val="0"/>
        </w:rPr>
        <w:t xml:space="preserve">Prioritize Germany’s threat over Japan’s</w:t>
      </w:r>
    </w:p>
    <w:p w:rsidR="00000000" w:rsidDel="00000000" w:rsidP="00000000" w:rsidRDefault="00000000" w:rsidRPr="00000000" w14:paraId="000007B6">
      <w:pPr>
        <w:pageBreakBefore w:val="0"/>
        <w:numPr>
          <w:ilvl w:val="1"/>
          <w:numId w:val="18"/>
        </w:numPr>
        <w:ind w:left="1440" w:hanging="360"/>
        <w:rPr>
          <w:u w:val="none"/>
        </w:rPr>
      </w:pPr>
      <w:r w:rsidDel="00000000" w:rsidR="00000000" w:rsidRPr="00000000">
        <w:rPr>
          <w:rtl w:val="0"/>
        </w:rPr>
        <w:t xml:space="preserve">Allies will only accept unconditional surrender of the Axis powers</w:t>
      </w:r>
    </w:p>
    <w:p w:rsidR="00000000" w:rsidDel="00000000" w:rsidP="00000000" w:rsidRDefault="00000000" w:rsidRPr="00000000" w14:paraId="000007B7">
      <w:pPr>
        <w:pageBreakBefore w:val="0"/>
        <w:numPr>
          <w:ilvl w:val="1"/>
          <w:numId w:val="18"/>
        </w:numPr>
        <w:ind w:left="1440" w:hanging="360"/>
        <w:rPr>
          <w:u w:val="none"/>
        </w:rPr>
      </w:pPr>
      <w:r w:rsidDel="00000000" w:rsidR="00000000" w:rsidRPr="00000000">
        <w:rPr>
          <w:rtl w:val="0"/>
        </w:rPr>
        <w:t xml:space="preserve">Germany targeted US ships in the Atlantic</w:t>
      </w:r>
    </w:p>
    <w:p w:rsidR="00000000" w:rsidDel="00000000" w:rsidP="00000000" w:rsidRDefault="00000000" w:rsidRPr="00000000" w14:paraId="000007B8">
      <w:pPr>
        <w:pageBreakBefore w:val="0"/>
        <w:numPr>
          <w:ilvl w:val="2"/>
          <w:numId w:val="18"/>
        </w:numPr>
        <w:ind w:left="2160" w:hanging="360"/>
        <w:rPr>
          <w:u w:val="none"/>
        </w:rPr>
      </w:pPr>
      <w:r w:rsidDel="00000000" w:rsidR="00000000" w:rsidRPr="00000000">
        <w:rPr>
          <w:rtl w:val="0"/>
        </w:rPr>
        <w:t xml:space="preserve">Allies countered using convoys, sonar and radar, which took out German ships faster than they could be built</w:t>
      </w:r>
    </w:p>
    <w:p w:rsidR="00000000" w:rsidDel="00000000" w:rsidP="00000000" w:rsidRDefault="00000000" w:rsidRPr="00000000" w14:paraId="000007B9">
      <w:pPr>
        <w:pageBreakBefore w:val="0"/>
        <w:numPr>
          <w:ilvl w:val="2"/>
          <w:numId w:val="18"/>
        </w:numPr>
        <w:ind w:left="2160" w:hanging="360"/>
        <w:rPr>
          <w:u w:val="none"/>
        </w:rPr>
      </w:pPr>
      <w:r w:rsidDel="00000000" w:rsidR="00000000" w:rsidRPr="00000000">
        <w:rPr>
          <w:rtl w:val="0"/>
        </w:rPr>
        <w:t xml:space="preserve">US starts rapidly producing ships</w:t>
      </w:r>
    </w:p>
    <w:p w:rsidR="00000000" w:rsidDel="00000000" w:rsidP="00000000" w:rsidRDefault="00000000" w:rsidRPr="00000000" w14:paraId="000007BA">
      <w:pPr>
        <w:pageBreakBefore w:val="0"/>
        <w:numPr>
          <w:ilvl w:val="0"/>
          <w:numId w:val="18"/>
        </w:numPr>
        <w:ind w:left="720" w:hanging="360"/>
        <w:rPr>
          <w:highlight w:val="yellow"/>
        </w:rPr>
      </w:pPr>
      <w:r w:rsidDel="00000000" w:rsidR="00000000" w:rsidRPr="00000000">
        <w:rPr>
          <w:highlight w:val="yellow"/>
          <w:rtl w:val="0"/>
        </w:rPr>
        <w:t xml:space="preserve">Battles</w:t>
      </w:r>
    </w:p>
    <w:p w:rsidR="00000000" w:rsidDel="00000000" w:rsidP="00000000" w:rsidRDefault="00000000" w:rsidRPr="00000000" w14:paraId="000007BB">
      <w:pPr>
        <w:pageBreakBefore w:val="0"/>
        <w:numPr>
          <w:ilvl w:val="1"/>
          <w:numId w:val="18"/>
        </w:numPr>
        <w:ind w:left="1440" w:hanging="360"/>
        <w:rPr>
          <w:u w:val="none"/>
        </w:rPr>
      </w:pPr>
      <w:r w:rsidDel="00000000" w:rsidR="00000000" w:rsidRPr="00000000">
        <w:rPr>
          <w:rtl w:val="0"/>
        </w:rPr>
        <w:t xml:space="preserve">Stalingrad</w:t>
      </w:r>
    </w:p>
    <w:p w:rsidR="00000000" w:rsidDel="00000000" w:rsidP="00000000" w:rsidRDefault="00000000" w:rsidRPr="00000000" w14:paraId="000007BC">
      <w:pPr>
        <w:pageBreakBefore w:val="0"/>
        <w:numPr>
          <w:ilvl w:val="2"/>
          <w:numId w:val="18"/>
        </w:numPr>
        <w:ind w:left="2160" w:hanging="360"/>
        <w:rPr>
          <w:u w:val="none"/>
        </w:rPr>
      </w:pPr>
      <w:r w:rsidDel="00000000" w:rsidR="00000000" w:rsidRPr="00000000">
        <w:rPr>
          <w:rtl w:val="0"/>
        </w:rPr>
        <w:t xml:space="preserve">Germany wanted to take offense in USSR to capture oil fields and wipe out major industrial centers at Stalingrad</w:t>
      </w:r>
    </w:p>
    <w:p w:rsidR="00000000" w:rsidDel="00000000" w:rsidP="00000000" w:rsidRDefault="00000000" w:rsidRPr="00000000" w14:paraId="000007BD">
      <w:pPr>
        <w:pageBreakBefore w:val="0"/>
        <w:numPr>
          <w:ilvl w:val="2"/>
          <w:numId w:val="18"/>
        </w:numPr>
        <w:ind w:left="2160" w:hanging="360"/>
        <w:rPr>
          <w:u w:val="none"/>
        </w:rPr>
      </w:pPr>
      <w:r w:rsidDel="00000000" w:rsidR="00000000" w:rsidRPr="00000000">
        <w:rPr>
          <w:rtl w:val="0"/>
        </w:rPr>
        <w:t xml:space="preserve">Germany was making great progress: 90% of Stalingrad under their control</w:t>
      </w:r>
    </w:p>
    <w:p w:rsidR="00000000" w:rsidDel="00000000" w:rsidP="00000000" w:rsidRDefault="00000000" w:rsidRPr="00000000" w14:paraId="000007BE">
      <w:pPr>
        <w:pageBreakBefore w:val="0"/>
        <w:numPr>
          <w:ilvl w:val="2"/>
          <w:numId w:val="18"/>
        </w:numPr>
        <w:ind w:left="2160" w:hanging="360"/>
        <w:rPr>
          <w:u w:val="none"/>
        </w:rPr>
      </w:pPr>
      <w:r w:rsidDel="00000000" w:rsidR="00000000" w:rsidRPr="00000000">
        <w:rPr>
          <w:rtl w:val="0"/>
        </w:rPr>
        <w:t xml:space="preserve">USSR took advantage of winter to deliver a mass counterattack, which made Germans feel hopeless</w:t>
      </w:r>
    </w:p>
    <w:p w:rsidR="00000000" w:rsidDel="00000000" w:rsidP="00000000" w:rsidRDefault="00000000" w:rsidRPr="00000000" w14:paraId="000007BF">
      <w:pPr>
        <w:pageBreakBefore w:val="0"/>
        <w:numPr>
          <w:ilvl w:val="2"/>
          <w:numId w:val="18"/>
        </w:numPr>
        <w:ind w:left="2160" w:hanging="360"/>
        <w:rPr>
          <w:u w:val="none"/>
        </w:rPr>
      </w:pPr>
      <w:r w:rsidDel="00000000" w:rsidR="00000000" w:rsidRPr="00000000">
        <w:rPr>
          <w:rtl w:val="0"/>
        </w:rPr>
        <w:t xml:space="preserve">Allies victory</w:t>
      </w:r>
    </w:p>
    <w:p w:rsidR="00000000" w:rsidDel="00000000" w:rsidP="00000000" w:rsidRDefault="00000000" w:rsidRPr="00000000" w14:paraId="000007C0">
      <w:pPr>
        <w:pageBreakBefore w:val="0"/>
        <w:numPr>
          <w:ilvl w:val="1"/>
          <w:numId w:val="18"/>
        </w:numPr>
        <w:ind w:left="1440" w:hanging="360"/>
        <w:rPr>
          <w:u w:val="none"/>
        </w:rPr>
      </w:pPr>
      <w:r w:rsidDel="00000000" w:rsidR="00000000" w:rsidRPr="00000000">
        <w:rPr>
          <w:rtl w:val="0"/>
        </w:rPr>
        <w:t xml:space="preserve">Operation Torch</w:t>
      </w:r>
    </w:p>
    <w:p w:rsidR="00000000" w:rsidDel="00000000" w:rsidP="00000000" w:rsidRDefault="00000000" w:rsidRPr="00000000" w14:paraId="000007C1">
      <w:pPr>
        <w:pageBreakBefore w:val="0"/>
        <w:numPr>
          <w:ilvl w:val="2"/>
          <w:numId w:val="18"/>
        </w:numPr>
        <w:ind w:left="2160" w:hanging="360"/>
        <w:rPr>
          <w:u w:val="none"/>
        </w:rPr>
      </w:pPr>
      <w:r w:rsidDel="00000000" w:rsidR="00000000" w:rsidRPr="00000000">
        <w:rPr>
          <w:rtl w:val="0"/>
        </w:rPr>
        <w:t xml:space="preserve">Allied victory in North Africa</w:t>
      </w:r>
    </w:p>
    <w:p w:rsidR="00000000" w:rsidDel="00000000" w:rsidP="00000000" w:rsidRDefault="00000000" w:rsidRPr="00000000" w14:paraId="000007C2">
      <w:pPr>
        <w:pageBreakBefore w:val="0"/>
        <w:numPr>
          <w:ilvl w:val="1"/>
          <w:numId w:val="18"/>
        </w:numPr>
        <w:ind w:left="1440" w:hanging="360"/>
        <w:rPr>
          <w:u w:val="none"/>
        </w:rPr>
      </w:pPr>
      <w:r w:rsidDel="00000000" w:rsidR="00000000" w:rsidRPr="00000000">
        <w:rPr>
          <w:rtl w:val="0"/>
        </w:rPr>
        <w:t xml:space="preserve">Bloody Anzio</w:t>
      </w:r>
    </w:p>
    <w:p w:rsidR="00000000" w:rsidDel="00000000" w:rsidP="00000000" w:rsidRDefault="00000000" w:rsidRPr="00000000" w14:paraId="000007C3">
      <w:pPr>
        <w:pageBreakBefore w:val="0"/>
        <w:numPr>
          <w:ilvl w:val="2"/>
          <w:numId w:val="18"/>
        </w:numPr>
        <w:ind w:left="2160" w:hanging="360"/>
        <w:rPr>
          <w:u w:val="none"/>
        </w:rPr>
      </w:pPr>
      <w:r w:rsidDel="00000000" w:rsidR="00000000" w:rsidRPr="00000000">
        <w:rPr>
          <w:rtl w:val="0"/>
        </w:rPr>
        <w:t xml:space="preserve">Germany wanted to defeat the Allies in Italy, not Germany</w:t>
      </w:r>
    </w:p>
    <w:p w:rsidR="00000000" w:rsidDel="00000000" w:rsidP="00000000" w:rsidRDefault="00000000" w:rsidRPr="00000000" w14:paraId="000007C4">
      <w:pPr>
        <w:pageBreakBefore w:val="0"/>
        <w:numPr>
          <w:ilvl w:val="2"/>
          <w:numId w:val="18"/>
        </w:numPr>
        <w:ind w:left="2160" w:hanging="360"/>
        <w:rPr>
          <w:u w:val="none"/>
        </w:rPr>
      </w:pPr>
      <w:r w:rsidDel="00000000" w:rsidR="00000000" w:rsidRPr="00000000">
        <w:rPr>
          <w:rtl w:val="0"/>
        </w:rPr>
        <w:t xml:space="preserve">Long, hard battle</w:t>
      </w:r>
    </w:p>
    <w:p w:rsidR="00000000" w:rsidDel="00000000" w:rsidP="00000000" w:rsidRDefault="00000000" w:rsidRPr="00000000" w14:paraId="000007C5">
      <w:pPr>
        <w:pageBreakBefore w:val="0"/>
        <w:numPr>
          <w:ilvl w:val="2"/>
          <w:numId w:val="18"/>
        </w:numPr>
        <w:ind w:left="2160" w:hanging="360"/>
        <w:rPr>
          <w:u w:val="none"/>
        </w:rPr>
      </w:pPr>
      <w:r w:rsidDel="00000000" w:rsidR="00000000" w:rsidRPr="00000000">
        <w:rPr>
          <w:rtl w:val="0"/>
        </w:rPr>
        <w:t xml:space="preserve">Lots of casualties</w:t>
      </w:r>
    </w:p>
    <w:p w:rsidR="00000000" w:rsidDel="00000000" w:rsidP="00000000" w:rsidRDefault="00000000" w:rsidRPr="00000000" w14:paraId="000007C6">
      <w:pPr>
        <w:pageBreakBefore w:val="0"/>
        <w:numPr>
          <w:ilvl w:val="2"/>
          <w:numId w:val="18"/>
        </w:numPr>
        <w:ind w:left="2160" w:hanging="360"/>
        <w:rPr>
          <w:u w:val="none"/>
        </w:rPr>
      </w:pPr>
      <w:r w:rsidDel="00000000" w:rsidR="00000000" w:rsidRPr="00000000">
        <w:rPr>
          <w:rtl w:val="0"/>
        </w:rPr>
        <w:t xml:space="preserve">Didn’t end until Germany was on the verge of collapse</w:t>
      </w:r>
    </w:p>
    <w:p w:rsidR="00000000" w:rsidDel="00000000" w:rsidP="00000000" w:rsidRDefault="00000000" w:rsidRPr="00000000" w14:paraId="000007C7">
      <w:pPr>
        <w:pageBreakBefore w:val="0"/>
        <w:numPr>
          <w:ilvl w:val="2"/>
          <w:numId w:val="18"/>
        </w:numPr>
        <w:ind w:left="2160" w:hanging="360"/>
        <w:rPr>
          <w:u w:val="none"/>
        </w:rPr>
      </w:pPr>
      <w:r w:rsidDel="00000000" w:rsidR="00000000" w:rsidRPr="00000000">
        <w:rPr>
          <w:rtl w:val="0"/>
        </w:rPr>
        <w:t xml:space="preserve">Allied victory</w:t>
      </w:r>
    </w:p>
    <w:p w:rsidR="00000000" w:rsidDel="00000000" w:rsidP="00000000" w:rsidRDefault="00000000" w:rsidRPr="00000000" w14:paraId="000007C8">
      <w:pPr>
        <w:pageBreakBefore w:val="0"/>
        <w:numPr>
          <w:ilvl w:val="1"/>
          <w:numId w:val="18"/>
        </w:numPr>
        <w:ind w:left="1440" w:hanging="360"/>
        <w:rPr>
          <w:u w:val="none"/>
        </w:rPr>
      </w:pPr>
      <w:r w:rsidDel="00000000" w:rsidR="00000000" w:rsidRPr="00000000">
        <w:rPr>
          <w:rtl w:val="0"/>
        </w:rPr>
        <w:t xml:space="preserve">D-Day</w:t>
      </w:r>
    </w:p>
    <w:p w:rsidR="00000000" w:rsidDel="00000000" w:rsidP="00000000" w:rsidRDefault="00000000" w:rsidRPr="00000000" w14:paraId="000007C9">
      <w:pPr>
        <w:pageBreakBefore w:val="0"/>
        <w:numPr>
          <w:ilvl w:val="2"/>
          <w:numId w:val="18"/>
        </w:numPr>
        <w:ind w:left="2160" w:hanging="360"/>
        <w:rPr>
          <w:u w:val="none"/>
        </w:rPr>
      </w:pPr>
      <w:r w:rsidDel="00000000" w:rsidR="00000000" w:rsidRPr="00000000">
        <w:rPr>
          <w:rtl w:val="0"/>
        </w:rPr>
        <w:t xml:space="preserve">Aim to take back France and Western Europe from Axis control</w:t>
      </w:r>
    </w:p>
    <w:p w:rsidR="00000000" w:rsidDel="00000000" w:rsidP="00000000" w:rsidRDefault="00000000" w:rsidRPr="00000000" w14:paraId="000007CA">
      <w:pPr>
        <w:pageBreakBefore w:val="0"/>
        <w:numPr>
          <w:ilvl w:val="2"/>
          <w:numId w:val="18"/>
        </w:numPr>
        <w:ind w:left="2160" w:hanging="360"/>
        <w:rPr>
          <w:u w:val="none"/>
        </w:rPr>
      </w:pPr>
      <w:r w:rsidDel="00000000" w:rsidR="00000000" w:rsidRPr="00000000">
        <w:rPr>
          <w:rtl w:val="0"/>
        </w:rPr>
        <w:t xml:space="preserve">Violent war</w:t>
      </w:r>
    </w:p>
    <w:p w:rsidR="00000000" w:rsidDel="00000000" w:rsidP="00000000" w:rsidRDefault="00000000" w:rsidRPr="00000000" w14:paraId="000007CB">
      <w:pPr>
        <w:pageBreakBefore w:val="0"/>
        <w:numPr>
          <w:ilvl w:val="2"/>
          <w:numId w:val="18"/>
        </w:numPr>
        <w:ind w:left="2160" w:hanging="360"/>
        <w:rPr>
          <w:u w:val="none"/>
        </w:rPr>
      </w:pPr>
      <w:r w:rsidDel="00000000" w:rsidR="00000000" w:rsidRPr="00000000">
        <w:rPr>
          <w:rtl w:val="0"/>
        </w:rPr>
        <w:t xml:space="preserve">Allied victory</w:t>
      </w:r>
    </w:p>
    <w:p w:rsidR="00000000" w:rsidDel="00000000" w:rsidP="00000000" w:rsidRDefault="00000000" w:rsidRPr="00000000" w14:paraId="000007CC">
      <w:pPr>
        <w:pageBreakBefore w:val="0"/>
        <w:numPr>
          <w:ilvl w:val="2"/>
          <w:numId w:val="18"/>
        </w:numPr>
        <w:ind w:left="2160" w:hanging="360"/>
        <w:rPr>
          <w:u w:val="none"/>
        </w:rPr>
      </w:pPr>
      <w:r w:rsidDel="00000000" w:rsidR="00000000" w:rsidRPr="00000000">
        <w:rPr>
          <w:rtl w:val="0"/>
        </w:rPr>
        <w:t xml:space="preserve">Helped FDR win a 4th term</w:t>
      </w:r>
    </w:p>
    <w:p w:rsidR="00000000" w:rsidDel="00000000" w:rsidP="00000000" w:rsidRDefault="00000000" w:rsidRPr="00000000" w14:paraId="000007CD">
      <w:pPr>
        <w:pageBreakBefore w:val="0"/>
        <w:numPr>
          <w:ilvl w:val="1"/>
          <w:numId w:val="18"/>
        </w:numPr>
        <w:ind w:left="1440" w:hanging="360"/>
        <w:rPr>
          <w:u w:val="none"/>
        </w:rPr>
      </w:pPr>
      <w:r w:rsidDel="00000000" w:rsidR="00000000" w:rsidRPr="00000000">
        <w:rPr>
          <w:rtl w:val="0"/>
        </w:rPr>
        <w:t xml:space="preserve">Bulge</w:t>
      </w:r>
    </w:p>
    <w:p w:rsidR="00000000" w:rsidDel="00000000" w:rsidP="00000000" w:rsidRDefault="00000000" w:rsidRPr="00000000" w14:paraId="000007CE">
      <w:pPr>
        <w:pageBreakBefore w:val="0"/>
        <w:numPr>
          <w:ilvl w:val="2"/>
          <w:numId w:val="18"/>
        </w:numPr>
        <w:ind w:left="2160" w:hanging="360"/>
        <w:rPr>
          <w:u w:val="none"/>
        </w:rPr>
      </w:pPr>
      <w:r w:rsidDel="00000000" w:rsidR="00000000" w:rsidRPr="00000000">
        <w:rPr>
          <w:rtl w:val="0"/>
        </w:rPr>
        <w:t xml:space="preserve">Allies captured Aachen, Germany</w:t>
      </w:r>
    </w:p>
    <w:p w:rsidR="00000000" w:rsidDel="00000000" w:rsidP="00000000" w:rsidRDefault="00000000" w:rsidRPr="00000000" w14:paraId="000007CF">
      <w:pPr>
        <w:pageBreakBefore w:val="0"/>
        <w:numPr>
          <w:ilvl w:val="2"/>
          <w:numId w:val="18"/>
        </w:numPr>
        <w:ind w:left="2160" w:hanging="360"/>
        <w:rPr>
          <w:u w:val="none"/>
        </w:rPr>
      </w:pPr>
      <w:r w:rsidDel="00000000" w:rsidR="00000000" w:rsidRPr="00000000">
        <w:rPr>
          <w:rtl w:val="0"/>
        </w:rPr>
        <w:t xml:space="preserve">Long war</w:t>
      </w:r>
    </w:p>
    <w:p w:rsidR="00000000" w:rsidDel="00000000" w:rsidP="00000000" w:rsidRDefault="00000000" w:rsidRPr="00000000" w14:paraId="000007D0">
      <w:pPr>
        <w:pageBreakBefore w:val="0"/>
        <w:numPr>
          <w:ilvl w:val="2"/>
          <w:numId w:val="18"/>
        </w:numPr>
        <w:ind w:left="2160" w:hanging="360"/>
        <w:rPr>
          <w:u w:val="none"/>
        </w:rPr>
      </w:pPr>
      <w:r w:rsidDel="00000000" w:rsidR="00000000" w:rsidRPr="00000000">
        <w:rPr>
          <w:rtl w:val="0"/>
        </w:rPr>
        <w:t xml:space="preserve">Germany lost a lot, ready to retreat soon</w:t>
      </w:r>
    </w:p>
    <w:p w:rsidR="00000000" w:rsidDel="00000000" w:rsidP="00000000" w:rsidRDefault="00000000" w:rsidRPr="00000000" w14:paraId="000007D1">
      <w:pPr>
        <w:pageBreakBefore w:val="0"/>
        <w:numPr>
          <w:ilvl w:val="0"/>
          <w:numId w:val="18"/>
        </w:numPr>
        <w:ind w:left="720" w:hanging="360"/>
        <w:rPr>
          <w:highlight w:val="yellow"/>
        </w:rPr>
      </w:pPr>
      <w:r w:rsidDel="00000000" w:rsidR="00000000" w:rsidRPr="00000000">
        <w:rPr>
          <w:highlight w:val="yellow"/>
          <w:rtl w:val="0"/>
        </w:rPr>
        <w:t xml:space="preserve">End of Europe side fight</w:t>
      </w:r>
    </w:p>
    <w:p w:rsidR="00000000" w:rsidDel="00000000" w:rsidP="00000000" w:rsidRDefault="00000000" w:rsidRPr="00000000" w14:paraId="000007D2">
      <w:pPr>
        <w:pageBreakBefore w:val="0"/>
        <w:numPr>
          <w:ilvl w:val="1"/>
          <w:numId w:val="18"/>
        </w:numPr>
        <w:ind w:left="1440" w:hanging="360"/>
        <w:rPr>
          <w:u w:val="none"/>
        </w:rPr>
      </w:pPr>
      <w:r w:rsidDel="00000000" w:rsidR="00000000" w:rsidRPr="00000000">
        <w:rPr>
          <w:rtl w:val="0"/>
        </w:rPr>
        <w:t xml:space="preserve">Allies find concentration camps looking like murder plants, and liberated those detained in them</w:t>
      </w:r>
    </w:p>
    <w:p w:rsidR="00000000" w:rsidDel="00000000" w:rsidP="00000000" w:rsidRDefault="00000000" w:rsidRPr="00000000" w14:paraId="000007D3">
      <w:pPr>
        <w:pageBreakBefore w:val="0"/>
        <w:numPr>
          <w:ilvl w:val="1"/>
          <w:numId w:val="18"/>
        </w:numPr>
        <w:ind w:left="1440" w:hanging="360"/>
        <w:rPr>
          <w:u w:val="none"/>
        </w:rPr>
      </w:pPr>
      <w:r w:rsidDel="00000000" w:rsidR="00000000" w:rsidRPr="00000000">
        <w:rPr>
          <w:rtl w:val="0"/>
        </w:rPr>
        <w:t xml:space="preserve">Germany surrenders unconditionally</w:t>
      </w:r>
    </w:p>
    <w:p w:rsidR="00000000" w:rsidDel="00000000" w:rsidP="00000000" w:rsidRDefault="00000000" w:rsidRPr="00000000" w14:paraId="000007D4">
      <w:pPr>
        <w:pageBreakBefore w:val="0"/>
        <w:numPr>
          <w:ilvl w:val="1"/>
          <w:numId w:val="18"/>
        </w:numPr>
        <w:ind w:left="1440" w:hanging="360"/>
        <w:rPr>
          <w:u w:val="none"/>
        </w:rPr>
      </w:pPr>
      <w:r w:rsidDel="00000000" w:rsidR="00000000" w:rsidRPr="00000000">
        <w:rPr>
          <w:rtl w:val="0"/>
        </w:rPr>
        <w:t xml:space="preserve">Hitler wrote to the German people that the Jews started the war, and his generals are responsible for losing the war</w:t>
      </w:r>
    </w:p>
    <w:p w:rsidR="00000000" w:rsidDel="00000000" w:rsidP="00000000" w:rsidRDefault="00000000" w:rsidRPr="00000000" w14:paraId="000007D5">
      <w:pPr>
        <w:pageBreakBefore w:val="0"/>
        <w:numPr>
          <w:ilvl w:val="1"/>
          <w:numId w:val="18"/>
        </w:numPr>
        <w:ind w:left="1440" w:hanging="360"/>
        <w:rPr>
          <w:u w:val="none"/>
        </w:rPr>
      </w:pPr>
      <w:r w:rsidDel="00000000" w:rsidR="00000000" w:rsidRPr="00000000">
        <w:rPr>
          <w:rtl w:val="0"/>
        </w:rPr>
        <w:t xml:space="preserve">Hitler then marries his wife, and both commited suicide the next day.  Their bodies were burned</w:t>
      </w:r>
    </w:p>
    <w:p w:rsidR="00000000" w:rsidDel="00000000" w:rsidP="00000000" w:rsidRDefault="00000000" w:rsidRPr="00000000" w14:paraId="000007D6">
      <w:pPr>
        <w:pageBreakBefore w:val="0"/>
        <w:numPr>
          <w:ilvl w:val="1"/>
          <w:numId w:val="18"/>
        </w:numPr>
        <w:ind w:left="1440" w:hanging="360"/>
        <w:rPr>
          <w:u w:val="none"/>
        </w:rPr>
      </w:pPr>
      <w:r w:rsidDel="00000000" w:rsidR="00000000" w:rsidRPr="00000000">
        <w:rPr>
          <w:rtl w:val="0"/>
        </w:rPr>
        <w:t xml:space="preserve">V-E Day: victory in Europe day</w:t>
      </w:r>
    </w:p>
    <w:p w:rsidR="00000000" w:rsidDel="00000000" w:rsidP="00000000" w:rsidRDefault="00000000" w:rsidRPr="00000000" w14:paraId="000007D7">
      <w:pPr>
        <w:pageBreakBefore w:val="0"/>
        <w:numPr>
          <w:ilvl w:val="1"/>
          <w:numId w:val="18"/>
        </w:numPr>
        <w:ind w:left="1440" w:hanging="360"/>
        <w:rPr>
          <w:u w:val="none"/>
        </w:rPr>
      </w:pPr>
      <w:r w:rsidDel="00000000" w:rsidR="00000000" w:rsidRPr="00000000">
        <w:rPr>
          <w:rtl w:val="0"/>
        </w:rPr>
        <w:t xml:space="preserve">FDR died from a stroke before V-E day.  VP Harry S. Truman assumed presidency</w:t>
      </w:r>
    </w:p>
    <w:p w:rsidR="00000000" w:rsidDel="00000000" w:rsidP="00000000" w:rsidRDefault="00000000" w:rsidRPr="00000000" w14:paraId="000007D8">
      <w:pPr>
        <w:pageBreakBefore w:val="0"/>
        <w:numPr>
          <w:ilvl w:val="0"/>
          <w:numId w:val="18"/>
        </w:numPr>
        <w:ind w:left="720" w:hanging="360"/>
        <w:rPr>
          <w:highlight w:val="yellow"/>
        </w:rPr>
      </w:pPr>
      <w:r w:rsidDel="00000000" w:rsidR="00000000" w:rsidRPr="00000000">
        <w:rPr>
          <w:highlight w:val="yellow"/>
          <w:rtl w:val="0"/>
        </w:rPr>
        <w:t xml:space="preserve">War - Pacific side</w:t>
      </w:r>
    </w:p>
    <w:p w:rsidR="00000000" w:rsidDel="00000000" w:rsidP="00000000" w:rsidRDefault="00000000" w:rsidRPr="00000000" w14:paraId="000007D9">
      <w:pPr>
        <w:pageBreakBefore w:val="0"/>
        <w:numPr>
          <w:ilvl w:val="1"/>
          <w:numId w:val="18"/>
        </w:numPr>
        <w:ind w:left="1440" w:hanging="360"/>
        <w:rPr>
          <w:u w:val="none"/>
        </w:rPr>
      </w:pPr>
      <w:r w:rsidDel="00000000" w:rsidR="00000000" w:rsidRPr="00000000">
        <w:rPr>
          <w:rtl w:val="0"/>
        </w:rPr>
        <w:t xml:space="preserve">Japan amassed an empire larger than Germany did</w:t>
      </w:r>
    </w:p>
    <w:p w:rsidR="00000000" w:rsidDel="00000000" w:rsidP="00000000" w:rsidRDefault="00000000" w:rsidRPr="00000000" w14:paraId="000007DA">
      <w:pPr>
        <w:pageBreakBefore w:val="0"/>
        <w:numPr>
          <w:ilvl w:val="1"/>
          <w:numId w:val="18"/>
        </w:numPr>
        <w:ind w:left="1440" w:hanging="360"/>
        <w:rPr>
          <w:u w:val="none"/>
        </w:rPr>
      </w:pPr>
      <w:r w:rsidDel="00000000" w:rsidR="00000000" w:rsidRPr="00000000">
        <w:rPr>
          <w:rtl w:val="0"/>
        </w:rPr>
        <w:t xml:space="preserve">Kamikazi: Japanese suicide bombers</w:t>
      </w:r>
    </w:p>
    <w:p w:rsidR="00000000" w:rsidDel="00000000" w:rsidP="00000000" w:rsidRDefault="00000000" w:rsidRPr="00000000" w14:paraId="000007DB">
      <w:pPr>
        <w:pageBreakBefore w:val="0"/>
        <w:numPr>
          <w:ilvl w:val="0"/>
          <w:numId w:val="18"/>
        </w:numPr>
        <w:ind w:left="720" w:hanging="360"/>
        <w:rPr>
          <w:highlight w:val="yellow"/>
        </w:rPr>
      </w:pPr>
      <w:r w:rsidDel="00000000" w:rsidR="00000000" w:rsidRPr="00000000">
        <w:rPr>
          <w:highlight w:val="yellow"/>
          <w:rtl w:val="0"/>
        </w:rPr>
        <w:t xml:space="preserve">Battles</w:t>
      </w:r>
    </w:p>
    <w:p w:rsidR="00000000" w:rsidDel="00000000" w:rsidP="00000000" w:rsidRDefault="00000000" w:rsidRPr="00000000" w14:paraId="000007DC">
      <w:pPr>
        <w:pageBreakBefore w:val="0"/>
        <w:numPr>
          <w:ilvl w:val="1"/>
          <w:numId w:val="18"/>
        </w:numPr>
        <w:ind w:left="1440" w:hanging="360"/>
        <w:rPr>
          <w:u w:val="none"/>
        </w:rPr>
      </w:pPr>
      <w:r w:rsidDel="00000000" w:rsidR="00000000" w:rsidRPr="00000000">
        <w:rPr>
          <w:rtl w:val="0"/>
        </w:rPr>
        <w:t xml:space="preserve">Philippines</w:t>
      </w:r>
    </w:p>
    <w:p w:rsidR="00000000" w:rsidDel="00000000" w:rsidP="00000000" w:rsidRDefault="00000000" w:rsidRPr="00000000" w14:paraId="000007DD">
      <w:pPr>
        <w:pageBreakBefore w:val="0"/>
        <w:numPr>
          <w:ilvl w:val="2"/>
          <w:numId w:val="18"/>
        </w:numPr>
        <w:ind w:left="2160" w:hanging="360"/>
        <w:rPr>
          <w:u w:val="none"/>
        </w:rPr>
      </w:pPr>
      <w:r w:rsidDel="00000000" w:rsidR="00000000" w:rsidRPr="00000000">
        <w:rPr>
          <w:rtl w:val="0"/>
        </w:rPr>
        <w:t xml:space="preserve">Americans and Filipinos resisted Japanese invasion in the Philippines, but the Japanese were too overpowering, so mission aborted</w:t>
      </w:r>
    </w:p>
    <w:p w:rsidR="00000000" w:rsidDel="00000000" w:rsidP="00000000" w:rsidRDefault="00000000" w:rsidRPr="00000000" w14:paraId="000007DE">
      <w:pPr>
        <w:pageBreakBefore w:val="0"/>
        <w:numPr>
          <w:ilvl w:val="2"/>
          <w:numId w:val="18"/>
        </w:numPr>
        <w:ind w:left="2160" w:hanging="360"/>
        <w:rPr>
          <w:u w:val="none"/>
        </w:rPr>
      </w:pPr>
      <w:r w:rsidDel="00000000" w:rsidR="00000000" w:rsidRPr="00000000">
        <w:rPr>
          <w:rtl w:val="0"/>
        </w:rPr>
        <w:t xml:space="preserve">America returned later</w:t>
      </w:r>
    </w:p>
    <w:p w:rsidR="00000000" w:rsidDel="00000000" w:rsidP="00000000" w:rsidRDefault="00000000" w:rsidRPr="00000000" w14:paraId="000007DF">
      <w:pPr>
        <w:pageBreakBefore w:val="0"/>
        <w:numPr>
          <w:ilvl w:val="1"/>
          <w:numId w:val="18"/>
        </w:numPr>
        <w:ind w:left="1440" w:hanging="360"/>
        <w:rPr>
          <w:u w:val="none"/>
        </w:rPr>
      </w:pPr>
      <w:r w:rsidDel="00000000" w:rsidR="00000000" w:rsidRPr="00000000">
        <w:rPr>
          <w:rtl w:val="0"/>
        </w:rPr>
        <w:t xml:space="preserve">Doolittle’s Raid</w:t>
      </w:r>
    </w:p>
    <w:p w:rsidR="00000000" w:rsidDel="00000000" w:rsidP="00000000" w:rsidRDefault="00000000" w:rsidRPr="00000000" w14:paraId="000007E0">
      <w:pPr>
        <w:pageBreakBefore w:val="0"/>
        <w:numPr>
          <w:ilvl w:val="2"/>
          <w:numId w:val="18"/>
        </w:numPr>
        <w:ind w:left="2160" w:hanging="360"/>
        <w:rPr>
          <w:u w:val="none"/>
        </w:rPr>
      </w:pPr>
      <w:r w:rsidDel="00000000" w:rsidR="00000000" w:rsidRPr="00000000">
        <w:rPr>
          <w:rtl w:val="0"/>
        </w:rPr>
        <w:t xml:space="preserve">US bombed Tokyo</w:t>
      </w:r>
    </w:p>
    <w:p w:rsidR="00000000" w:rsidDel="00000000" w:rsidP="00000000" w:rsidRDefault="00000000" w:rsidRPr="00000000" w14:paraId="000007E1">
      <w:pPr>
        <w:pageBreakBefore w:val="0"/>
        <w:numPr>
          <w:ilvl w:val="1"/>
          <w:numId w:val="18"/>
        </w:numPr>
        <w:ind w:left="1440" w:hanging="360"/>
        <w:rPr>
          <w:u w:val="none"/>
        </w:rPr>
      </w:pPr>
      <w:r w:rsidDel="00000000" w:rsidR="00000000" w:rsidRPr="00000000">
        <w:rPr>
          <w:rtl w:val="0"/>
        </w:rPr>
        <w:t xml:space="preserve">Coral Sea</w:t>
      </w:r>
    </w:p>
    <w:p w:rsidR="00000000" w:rsidDel="00000000" w:rsidP="00000000" w:rsidRDefault="00000000" w:rsidRPr="00000000" w14:paraId="000007E2">
      <w:pPr>
        <w:pageBreakBefore w:val="0"/>
        <w:numPr>
          <w:ilvl w:val="2"/>
          <w:numId w:val="18"/>
        </w:numPr>
        <w:ind w:left="2160" w:hanging="360"/>
        <w:rPr>
          <w:u w:val="none"/>
        </w:rPr>
      </w:pPr>
      <w:r w:rsidDel="00000000" w:rsidR="00000000" w:rsidRPr="00000000">
        <w:rPr>
          <w:rtl w:val="0"/>
        </w:rPr>
        <w:t xml:space="preserve">Air fight</w:t>
      </w:r>
    </w:p>
    <w:p w:rsidR="00000000" w:rsidDel="00000000" w:rsidP="00000000" w:rsidRDefault="00000000" w:rsidRPr="00000000" w14:paraId="000007E3">
      <w:pPr>
        <w:pageBreakBefore w:val="0"/>
        <w:numPr>
          <w:ilvl w:val="2"/>
          <w:numId w:val="18"/>
        </w:numPr>
        <w:ind w:left="2160" w:hanging="360"/>
        <w:rPr>
          <w:u w:val="none"/>
        </w:rPr>
      </w:pPr>
      <w:r w:rsidDel="00000000" w:rsidR="00000000" w:rsidRPr="00000000">
        <w:rPr>
          <w:rtl w:val="0"/>
        </w:rPr>
        <w:t xml:space="preserve">US and Australia pushed Japan back from approaching Australia</w:t>
      </w:r>
    </w:p>
    <w:p w:rsidR="00000000" w:rsidDel="00000000" w:rsidP="00000000" w:rsidRDefault="00000000" w:rsidRPr="00000000" w14:paraId="000007E4">
      <w:pPr>
        <w:pageBreakBefore w:val="0"/>
        <w:numPr>
          <w:ilvl w:val="1"/>
          <w:numId w:val="18"/>
        </w:numPr>
        <w:ind w:left="1440" w:hanging="360"/>
        <w:rPr>
          <w:u w:val="none"/>
        </w:rPr>
      </w:pPr>
      <w:r w:rsidDel="00000000" w:rsidR="00000000" w:rsidRPr="00000000">
        <w:rPr>
          <w:rtl w:val="0"/>
        </w:rPr>
        <w:t xml:space="preserve">Midway</w:t>
      </w:r>
    </w:p>
    <w:p w:rsidR="00000000" w:rsidDel="00000000" w:rsidP="00000000" w:rsidRDefault="00000000" w:rsidRPr="00000000" w14:paraId="000007E5">
      <w:pPr>
        <w:pageBreakBefore w:val="0"/>
        <w:numPr>
          <w:ilvl w:val="2"/>
          <w:numId w:val="18"/>
        </w:numPr>
        <w:ind w:left="2160" w:hanging="360"/>
        <w:rPr>
          <w:u w:val="none"/>
        </w:rPr>
      </w:pPr>
      <w:r w:rsidDel="00000000" w:rsidR="00000000" w:rsidRPr="00000000">
        <w:rPr>
          <w:rtl w:val="0"/>
        </w:rPr>
        <w:t xml:space="preserve">US decrypted Japanese message and knew of this plan</w:t>
      </w:r>
    </w:p>
    <w:p w:rsidR="00000000" w:rsidDel="00000000" w:rsidP="00000000" w:rsidRDefault="00000000" w:rsidRPr="00000000" w14:paraId="000007E6">
      <w:pPr>
        <w:pageBreakBefore w:val="0"/>
        <w:numPr>
          <w:ilvl w:val="2"/>
          <w:numId w:val="18"/>
        </w:numPr>
        <w:ind w:left="2160" w:hanging="360"/>
        <w:rPr>
          <w:u w:val="none"/>
        </w:rPr>
      </w:pPr>
      <w:r w:rsidDel="00000000" w:rsidR="00000000" w:rsidRPr="00000000">
        <w:rPr>
          <w:rtl w:val="0"/>
        </w:rPr>
        <w:t xml:space="preserve">Japan wanted to invade islands NW of Hawaii</w:t>
      </w:r>
    </w:p>
    <w:p w:rsidR="00000000" w:rsidDel="00000000" w:rsidP="00000000" w:rsidRDefault="00000000" w:rsidRPr="00000000" w14:paraId="000007E7">
      <w:pPr>
        <w:pageBreakBefore w:val="0"/>
        <w:numPr>
          <w:ilvl w:val="2"/>
          <w:numId w:val="18"/>
        </w:numPr>
        <w:ind w:left="2160" w:hanging="360"/>
        <w:rPr>
          <w:u w:val="none"/>
        </w:rPr>
      </w:pPr>
      <w:r w:rsidDel="00000000" w:rsidR="00000000" w:rsidRPr="00000000">
        <w:rPr>
          <w:rtl w:val="0"/>
        </w:rPr>
        <w:t xml:space="preserve">Japan lost a lot of their fleet, as if they got revenge for Pearl Harbor</w:t>
      </w:r>
    </w:p>
    <w:p w:rsidR="00000000" w:rsidDel="00000000" w:rsidP="00000000" w:rsidRDefault="00000000" w:rsidRPr="00000000" w14:paraId="000007E8">
      <w:pPr>
        <w:pageBreakBefore w:val="0"/>
        <w:numPr>
          <w:ilvl w:val="1"/>
          <w:numId w:val="18"/>
        </w:numPr>
        <w:ind w:left="1440" w:hanging="360"/>
        <w:rPr>
          <w:u w:val="none"/>
        </w:rPr>
      </w:pPr>
      <w:r w:rsidDel="00000000" w:rsidR="00000000" w:rsidRPr="00000000">
        <w:rPr>
          <w:rtl w:val="0"/>
        </w:rPr>
        <w:t xml:space="preserve">Island hopping</w:t>
      </w:r>
    </w:p>
    <w:p w:rsidR="00000000" w:rsidDel="00000000" w:rsidP="00000000" w:rsidRDefault="00000000" w:rsidRPr="00000000" w14:paraId="000007E9">
      <w:pPr>
        <w:pageBreakBefore w:val="0"/>
        <w:numPr>
          <w:ilvl w:val="2"/>
          <w:numId w:val="18"/>
        </w:numPr>
        <w:ind w:left="2160" w:hanging="360"/>
        <w:rPr>
          <w:u w:val="none"/>
        </w:rPr>
      </w:pPr>
      <w:r w:rsidDel="00000000" w:rsidR="00000000" w:rsidRPr="00000000">
        <w:rPr>
          <w:rtl w:val="0"/>
        </w:rPr>
        <w:t xml:space="preserve">Allies take back islands from Japanese control one at a time</w:t>
      </w:r>
    </w:p>
    <w:p w:rsidR="00000000" w:rsidDel="00000000" w:rsidP="00000000" w:rsidRDefault="00000000" w:rsidRPr="00000000" w14:paraId="000007EA">
      <w:pPr>
        <w:pageBreakBefore w:val="0"/>
        <w:numPr>
          <w:ilvl w:val="1"/>
          <w:numId w:val="18"/>
        </w:numPr>
        <w:ind w:left="1440" w:hanging="360"/>
        <w:rPr>
          <w:u w:val="none"/>
        </w:rPr>
      </w:pPr>
      <w:r w:rsidDel="00000000" w:rsidR="00000000" w:rsidRPr="00000000">
        <w:rPr>
          <w:rtl w:val="0"/>
        </w:rPr>
        <w:t xml:space="preserve">Guadalcanal</w:t>
      </w:r>
    </w:p>
    <w:p w:rsidR="00000000" w:rsidDel="00000000" w:rsidP="00000000" w:rsidRDefault="00000000" w:rsidRPr="00000000" w14:paraId="000007EB">
      <w:pPr>
        <w:pageBreakBefore w:val="0"/>
        <w:numPr>
          <w:ilvl w:val="2"/>
          <w:numId w:val="18"/>
        </w:numPr>
        <w:ind w:left="2160" w:hanging="360"/>
        <w:rPr>
          <w:u w:val="none"/>
        </w:rPr>
      </w:pPr>
      <w:r w:rsidDel="00000000" w:rsidR="00000000" w:rsidRPr="00000000">
        <w:rPr>
          <w:rtl w:val="0"/>
        </w:rPr>
        <w:t xml:space="preserve">Island full of deadly wildlife</w:t>
      </w:r>
    </w:p>
    <w:p w:rsidR="00000000" w:rsidDel="00000000" w:rsidP="00000000" w:rsidRDefault="00000000" w:rsidRPr="00000000" w14:paraId="000007EC">
      <w:pPr>
        <w:pageBreakBefore w:val="0"/>
        <w:numPr>
          <w:ilvl w:val="2"/>
          <w:numId w:val="18"/>
        </w:numPr>
        <w:ind w:left="2160" w:hanging="360"/>
        <w:rPr>
          <w:u w:val="none"/>
        </w:rPr>
      </w:pPr>
      <w:r w:rsidDel="00000000" w:rsidR="00000000" w:rsidRPr="00000000">
        <w:rPr>
          <w:rtl w:val="0"/>
        </w:rPr>
        <w:t xml:space="preserve">Allied victory</w:t>
      </w:r>
    </w:p>
    <w:p w:rsidR="00000000" w:rsidDel="00000000" w:rsidP="00000000" w:rsidRDefault="00000000" w:rsidRPr="00000000" w14:paraId="000007ED">
      <w:pPr>
        <w:pageBreakBefore w:val="0"/>
        <w:numPr>
          <w:ilvl w:val="1"/>
          <w:numId w:val="18"/>
        </w:numPr>
        <w:ind w:left="1440" w:hanging="360"/>
        <w:rPr>
          <w:u w:val="none"/>
        </w:rPr>
      </w:pPr>
      <w:r w:rsidDel="00000000" w:rsidR="00000000" w:rsidRPr="00000000">
        <w:rPr>
          <w:rtl w:val="0"/>
        </w:rPr>
        <w:t xml:space="preserve">Leyte Golf</w:t>
      </w:r>
    </w:p>
    <w:p w:rsidR="00000000" w:rsidDel="00000000" w:rsidP="00000000" w:rsidRDefault="00000000" w:rsidRPr="00000000" w14:paraId="000007EE">
      <w:pPr>
        <w:pageBreakBefore w:val="0"/>
        <w:numPr>
          <w:ilvl w:val="2"/>
          <w:numId w:val="18"/>
        </w:numPr>
        <w:ind w:left="2160" w:hanging="360"/>
        <w:rPr>
          <w:u w:val="none"/>
        </w:rPr>
      </w:pPr>
      <w:r w:rsidDel="00000000" w:rsidR="00000000" w:rsidRPr="00000000">
        <w:rPr>
          <w:rtl w:val="0"/>
        </w:rPr>
        <w:t xml:space="preserve">Japan lost a lot of their fleet</w:t>
      </w:r>
    </w:p>
    <w:p w:rsidR="00000000" w:rsidDel="00000000" w:rsidP="00000000" w:rsidRDefault="00000000" w:rsidRPr="00000000" w14:paraId="000007EF">
      <w:pPr>
        <w:pageBreakBefore w:val="0"/>
        <w:numPr>
          <w:ilvl w:val="2"/>
          <w:numId w:val="18"/>
        </w:numPr>
        <w:ind w:left="2160" w:hanging="360"/>
        <w:rPr>
          <w:u w:val="none"/>
        </w:rPr>
      </w:pPr>
      <w:r w:rsidDel="00000000" w:rsidR="00000000" w:rsidRPr="00000000">
        <w:rPr>
          <w:rtl w:val="0"/>
        </w:rPr>
        <w:t xml:space="preserve">Allied victory</w:t>
      </w:r>
    </w:p>
    <w:p w:rsidR="00000000" w:rsidDel="00000000" w:rsidP="00000000" w:rsidRDefault="00000000" w:rsidRPr="00000000" w14:paraId="000007F0">
      <w:pPr>
        <w:pageBreakBefore w:val="0"/>
        <w:numPr>
          <w:ilvl w:val="1"/>
          <w:numId w:val="18"/>
        </w:numPr>
        <w:ind w:left="1440" w:hanging="360"/>
        <w:rPr>
          <w:u w:val="none"/>
        </w:rPr>
      </w:pPr>
      <w:r w:rsidDel="00000000" w:rsidR="00000000" w:rsidRPr="00000000">
        <w:rPr>
          <w:rtl w:val="0"/>
        </w:rPr>
        <w:t xml:space="preserve">Iwo Jima</w:t>
      </w:r>
    </w:p>
    <w:p w:rsidR="00000000" w:rsidDel="00000000" w:rsidP="00000000" w:rsidRDefault="00000000" w:rsidRPr="00000000" w14:paraId="000007F1">
      <w:pPr>
        <w:pageBreakBefore w:val="0"/>
        <w:numPr>
          <w:ilvl w:val="2"/>
          <w:numId w:val="18"/>
        </w:numPr>
        <w:ind w:left="2160" w:hanging="360"/>
        <w:rPr>
          <w:u w:val="none"/>
        </w:rPr>
      </w:pPr>
      <w:r w:rsidDel="00000000" w:rsidR="00000000" w:rsidRPr="00000000">
        <w:rPr>
          <w:rtl w:val="0"/>
        </w:rPr>
        <w:t xml:space="preserve">Useful base for the US to secure to bomb mainland Japan</w:t>
      </w:r>
    </w:p>
    <w:p w:rsidR="00000000" w:rsidDel="00000000" w:rsidP="00000000" w:rsidRDefault="00000000" w:rsidRPr="00000000" w14:paraId="000007F2">
      <w:pPr>
        <w:pageBreakBefore w:val="0"/>
        <w:numPr>
          <w:ilvl w:val="2"/>
          <w:numId w:val="18"/>
        </w:numPr>
        <w:ind w:left="2160" w:hanging="360"/>
        <w:rPr>
          <w:u w:val="none"/>
        </w:rPr>
      </w:pPr>
      <w:r w:rsidDel="00000000" w:rsidR="00000000" w:rsidRPr="00000000">
        <w:rPr>
          <w:rtl w:val="0"/>
        </w:rPr>
        <w:t xml:space="preserve">Heavily guarded by Japan</w:t>
      </w:r>
    </w:p>
    <w:p w:rsidR="00000000" w:rsidDel="00000000" w:rsidP="00000000" w:rsidRDefault="00000000" w:rsidRPr="00000000" w14:paraId="000007F3">
      <w:pPr>
        <w:pageBreakBefore w:val="0"/>
        <w:numPr>
          <w:ilvl w:val="2"/>
          <w:numId w:val="18"/>
        </w:numPr>
        <w:ind w:left="2160" w:hanging="360"/>
        <w:rPr>
          <w:u w:val="none"/>
        </w:rPr>
      </w:pPr>
      <w:r w:rsidDel="00000000" w:rsidR="00000000" w:rsidRPr="00000000">
        <w:rPr>
          <w:rtl w:val="0"/>
        </w:rPr>
        <w:t xml:space="preserve">US won</w:t>
      </w:r>
    </w:p>
    <w:p w:rsidR="00000000" w:rsidDel="00000000" w:rsidP="00000000" w:rsidRDefault="00000000" w:rsidRPr="00000000" w14:paraId="000007F4">
      <w:pPr>
        <w:pageBreakBefore w:val="0"/>
        <w:numPr>
          <w:ilvl w:val="1"/>
          <w:numId w:val="18"/>
        </w:numPr>
        <w:ind w:left="1440" w:hanging="360"/>
        <w:rPr>
          <w:u w:val="none"/>
        </w:rPr>
      </w:pPr>
      <w:r w:rsidDel="00000000" w:rsidR="00000000" w:rsidRPr="00000000">
        <w:rPr>
          <w:rtl w:val="0"/>
        </w:rPr>
        <w:t xml:space="preserve">Okinawa</w:t>
      </w:r>
    </w:p>
    <w:p w:rsidR="00000000" w:rsidDel="00000000" w:rsidP="00000000" w:rsidRDefault="00000000" w:rsidRPr="00000000" w14:paraId="000007F5">
      <w:pPr>
        <w:pageBreakBefore w:val="0"/>
        <w:numPr>
          <w:ilvl w:val="2"/>
          <w:numId w:val="18"/>
        </w:numPr>
        <w:ind w:left="2160" w:hanging="360"/>
        <w:rPr>
          <w:u w:val="none"/>
        </w:rPr>
      </w:pPr>
      <w:r w:rsidDel="00000000" w:rsidR="00000000" w:rsidRPr="00000000">
        <w:rPr>
          <w:rtl w:val="0"/>
        </w:rPr>
        <w:t xml:space="preserve">Even heavier Japanese defense here</w:t>
      </w:r>
    </w:p>
    <w:p w:rsidR="00000000" w:rsidDel="00000000" w:rsidP="00000000" w:rsidRDefault="00000000" w:rsidRPr="00000000" w14:paraId="000007F6">
      <w:pPr>
        <w:pageBreakBefore w:val="0"/>
        <w:numPr>
          <w:ilvl w:val="2"/>
          <w:numId w:val="18"/>
        </w:numPr>
        <w:ind w:left="2160" w:hanging="360"/>
        <w:rPr>
          <w:u w:val="none"/>
        </w:rPr>
      </w:pPr>
      <w:r w:rsidDel="00000000" w:rsidR="00000000" w:rsidRPr="00000000">
        <w:rPr>
          <w:rtl w:val="0"/>
        </w:rPr>
        <w:t xml:space="preserve">Japan lost a lot of lives</w:t>
      </w:r>
    </w:p>
    <w:p w:rsidR="00000000" w:rsidDel="00000000" w:rsidP="00000000" w:rsidRDefault="00000000" w:rsidRPr="00000000" w14:paraId="000007F7">
      <w:pPr>
        <w:pageBreakBefore w:val="0"/>
        <w:numPr>
          <w:ilvl w:val="2"/>
          <w:numId w:val="18"/>
        </w:numPr>
        <w:ind w:left="2160" w:hanging="360"/>
        <w:rPr>
          <w:u w:val="none"/>
        </w:rPr>
      </w:pPr>
      <w:r w:rsidDel="00000000" w:rsidR="00000000" w:rsidRPr="00000000">
        <w:rPr>
          <w:rtl w:val="0"/>
        </w:rPr>
        <w:t xml:space="preserve">Allied victory</w:t>
      </w:r>
    </w:p>
    <w:p w:rsidR="00000000" w:rsidDel="00000000" w:rsidP="00000000" w:rsidRDefault="00000000" w:rsidRPr="00000000" w14:paraId="000007F8">
      <w:pPr>
        <w:pageBreakBefore w:val="0"/>
        <w:numPr>
          <w:ilvl w:val="0"/>
          <w:numId w:val="18"/>
        </w:numPr>
        <w:ind w:left="720" w:hanging="360"/>
        <w:rPr>
          <w:highlight w:val="yellow"/>
        </w:rPr>
      </w:pPr>
      <w:r w:rsidDel="00000000" w:rsidR="00000000" w:rsidRPr="00000000">
        <w:rPr>
          <w:highlight w:val="yellow"/>
          <w:rtl w:val="0"/>
        </w:rPr>
        <w:t xml:space="preserve">End of Pacific side fight</w:t>
      </w:r>
    </w:p>
    <w:p w:rsidR="00000000" w:rsidDel="00000000" w:rsidP="00000000" w:rsidRDefault="00000000" w:rsidRPr="00000000" w14:paraId="000007F9">
      <w:pPr>
        <w:pageBreakBefore w:val="0"/>
        <w:numPr>
          <w:ilvl w:val="1"/>
          <w:numId w:val="18"/>
        </w:numPr>
        <w:ind w:left="1440" w:hanging="360"/>
        <w:rPr>
          <w:u w:val="none"/>
        </w:rPr>
      </w:pPr>
      <w:r w:rsidDel="00000000" w:rsidR="00000000" w:rsidRPr="00000000">
        <w:rPr>
          <w:rtl w:val="0"/>
        </w:rPr>
        <w:t xml:space="preserve">Having secured Iwo Jima and Okinawa, the Allies could invade Japan</w:t>
      </w:r>
    </w:p>
    <w:p w:rsidR="00000000" w:rsidDel="00000000" w:rsidP="00000000" w:rsidRDefault="00000000" w:rsidRPr="00000000" w14:paraId="000007FA">
      <w:pPr>
        <w:pageBreakBefore w:val="0"/>
        <w:numPr>
          <w:ilvl w:val="1"/>
          <w:numId w:val="18"/>
        </w:numPr>
        <w:ind w:left="1440" w:hanging="360"/>
        <w:rPr>
          <w:u w:val="none"/>
        </w:rPr>
      </w:pPr>
      <w:r w:rsidDel="00000000" w:rsidR="00000000" w:rsidRPr="00000000">
        <w:rPr>
          <w:rtl w:val="0"/>
        </w:rPr>
        <w:t xml:space="preserve">But, Japan was very defensive, so lots of Allied soldiers would die as a result</w:t>
      </w:r>
    </w:p>
    <w:p w:rsidR="00000000" w:rsidDel="00000000" w:rsidP="00000000" w:rsidRDefault="00000000" w:rsidRPr="00000000" w14:paraId="000007FB">
      <w:pPr>
        <w:pageBreakBefore w:val="0"/>
        <w:numPr>
          <w:ilvl w:val="1"/>
          <w:numId w:val="18"/>
        </w:numPr>
        <w:ind w:left="1440" w:hanging="360"/>
        <w:rPr>
          <w:u w:val="none"/>
        </w:rPr>
      </w:pPr>
      <w:r w:rsidDel="00000000" w:rsidR="00000000" w:rsidRPr="00000000">
        <w:rPr>
          <w:rtl w:val="0"/>
        </w:rPr>
        <w:t xml:space="preserve">As an alternative, the US planned to drop atomic bombs</w:t>
      </w:r>
    </w:p>
    <w:p w:rsidR="00000000" w:rsidDel="00000000" w:rsidP="00000000" w:rsidRDefault="00000000" w:rsidRPr="00000000" w14:paraId="000007FC">
      <w:pPr>
        <w:pageBreakBefore w:val="0"/>
        <w:numPr>
          <w:ilvl w:val="1"/>
          <w:numId w:val="18"/>
        </w:numPr>
        <w:ind w:left="1440" w:hanging="360"/>
        <w:rPr>
          <w:u w:val="none"/>
        </w:rPr>
      </w:pPr>
      <w:r w:rsidDel="00000000" w:rsidR="00000000" w:rsidRPr="00000000">
        <w:rPr>
          <w:rtl w:val="0"/>
        </w:rPr>
        <w:t xml:space="preserve">Manhattan Project: secret project to develop the world’s first atomic bombs, with an unprecedented amount of workforce</w:t>
      </w:r>
    </w:p>
    <w:p w:rsidR="00000000" w:rsidDel="00000000" w:rsidP="00000000" w:rsidRDefault="00000000" w:rsidRPr="00000000" w14:paraId="000007FD">
      <w:pPr>
        <w:pageBreakBefore w:val="0"/>
        <w:numPr>
          <w:ilvl w:val="1"/>
          <w:numId w:val="18"/>
        </w:numPr>
        <w:ind w:left="1440" w:hanging="360"/>
        <w:rPr>
          <w:u w:val="none"/>
        </w:rPr>
      </w:pPr>
      <w:r w:rsidDel="00000000" w:rsidR="00000000" w:rsidRPr="00000000">
        <w:rPr>
          <w:rtl w:val="0"/>
        </w:rPr>
        <w:t xml:space="preserve">US gave Japan the choice to surrender, or have Little Boy dropped on Hiroshima.  Japan preferred Little Boy.  </w:t>
      </w:r>
    </w:p>
    <w:p w:rsidR="00000000" w:rsidDel="00000000" w:rsidP="00000000" w:rsidRDefault="00000000" w:rsidRPr="00000000" w14:paraId="000007FE">
      <w:pPr>
        <w:pageBreakBefore w:val="0"/>
        <w:numPr>
          <w:ilvl w:val="1"/>
          <w:numId w:val="18"/>
        </w:numPr>
        <w:ind w:left="1440" w:hanging="360"/>
        <w:rPr>
          <w:u w:val="none"/>
        </w:rPr>
      </w:pPr>
      <w:r w:rsidDel="00000000" w:rsidR="00000000" w:rsidRPr="00000000">
        <w:rPr>
          <w:rtl w:val="0"/>
        </w:rPr>
        <w:t xml:space="preserve">Japan still didn’t surrender, so the US dropped Fat Man on Nagasaki</w:t>
      </w:r>
    </w:p>
    <w:p w:rsidR="00000000" w:rsidDel="00000000" w:rsidP="00000000" w:rsidRDefault="00000000" w:rsidRPr="00000000" w14:paraId="000007FF">
      <w:pPr>
        <w:pageBreakBefore w:val="0"/>
        <w:numPr>
          <w:ilvl w:val="1"/>
          <w:numId w:val="18"/>
        </w:numPr>
        <w:ind w:left="1440" w:hanging="360"/>
        <w:rPr>
          <w:u w:val="none"/>
        </w:rPr>
      </w:pPr>
      <w:r w:rsidDel="00000000" w:rsidR="00000000" w:rsidRPr="00000000">
        <w:rPr>
          <w:rtl w:val="0"/>
        </w:rPr>
        <w:t xml:space="preserve">Left mass destruction</w:t>
      </w:r>
    </w:p>
    <w:p w:rsidR="00000000" w:rsidDel="00000000" w:rsidP="00000000" w:rsidRDefault="00000000" w:rsidRPr="00000000" w14:paraId="00000800">
      <w:pPr>
        <w:pageBreakBefore w:val="0"/>
        <w:numPr>
          <w:ilvl w:val="1"/>
          <w:numId w:val="18"/>
        </w:numPr>
        <w:ind w:left="1440" w:hanging="360"/>
        <w:rPr>
          <w:u w:val="none"/>
        </w:rPr>
      </w:pPr>
      <w:r w:rsidDel="00000000" w:rsidR="00000000" w:rsidRPr="00000000">
        <w:rPr>
          <w:rtl w:val="0"/>
        </w:rPr>
        <w:t xml:space="preserve">Japan eventually gave in to surrender to protect its people.  WW2 is over</w:t>
      </w:r>
    </w:p>
    <w:p w:rsidR="00000000" w:rsidDel="00000000" w:rsidP="00000000" w:rsidRDefault="00000000" w:rsidRPr="00000000" w14:paraId="00000801">
      <w:pPr>
        <w:pageBreakBefore w:val="0"/>
        <w:numPr>
          <w:ilvl w:val="0"/>
          <w:numId w:val="18"/>
        </w:numPr>
        <w:ind w:left="720" w:hanging="360"/>
        <w:rPr>
          <w:highlight w:val="yellow"/>
        </w:rPr>
      </w:pPr>
      <w:r w:rsidDel="00000000" w:rsidR="00000000" w:rsidRPr="00000000">
        <w:rPr>
          <w:highlight w:val="yellow"/>
          <w:rtl w:val="0"/>
        </w:rPr>
        <w:t xml:space="preserve">Recovery</w:t>
      </w:r>
    </w:p>
    <w:p w:rsidR="00000000" w:rsidDel="00000000" w:rsidP="00000000" w:rsidRDefault="00000000" w:rsidRPr="00000000" w14:paraId="00000802">
      <w:pPr>
        <w:pageBreakBefore w:val="0"/>
        <w:numPr>
          <w:ilvl w:val="1"/>
          <w:numId w:val="18"/>
        </w:numPr>
        <w:ind w:left="1440" w:hanging="360"/>
        <w:rPr>
          <w:u w:val="none"/>
        </w:rPr>
      </w:pPr>
      <w:r w:rsidDel="00000000" w:rsidR="00000000" w:rsidRPr="00000000">
        <w:rPr>
          <w:rtl w:val="0"/>
        </w:rPr>
        <w:t xml:space="preserve">Yalta Conference</w:t>
      </w:r>
    </w:p>
    <w:p w:rsidR="00000000" w:rsidDel="00000000" w:rsidP="00000000" w:rsidRDefault="00000000" w:rsidRPr="00000000" w14:paraId="00000803">
      <w:pPr>
        <w:pageBreakBefore w:val="0"/>
        <w:numPr>
          <w:ilvl w:val="2"/>
          <w:numId w:val="18"/>
        </w:numPr>
        <w:ind w:left="2160" w:hanging="360"/>
        <w:rPr>
          <w:u w:val="none"/>
        </w:rPr>
      </w:pPr>
      <w:r w:rsidDel="00000000" w:rsidR="00000000" w:rsidRPr="00000000">
        <w:rPr>
          <w:rtl w:val="0"/>
        </w:rPr>
        <w:t xml:space="preserve">Was after the end of the war on the Europe side</w:t>
      </w:r>
    </w:p>
    <w:p w:rsidR="00000000" w:rsidDel="00000000" w:rsidP="00000000" w:rsidRDefault="00000000" w:rsidRPr="00000000" w14:paraId="00000804">
      <w:pPr>
        <w:pageBreakBefore w:val="0"/>
        <w:numPr>
          <w:ilvl w:val="2"/>
          <w:numId w:val="18"/>
        </w:numPr>
        <w:ind w:left="2160" w:hanging="360"/>
        <w:rPr>
          <w:u w:val="none"/>
        </w:rPr>
      </w:pPr>
      <w:r w:rsidDel="00000000" w:rsidR="00000000" w:rsidRPr="00000000">
        <w:rPr>
          <w:rtl w:val="0"/>
        </w:rPr>
        <w:t xml:space="preserve">USSR wanted a harsh punishment for Germany</w:t>
      </w:r>
    </w:p>
    <w:p w:rsidR="00000000" w:rsidDel="00000000" w:rsidP="00000000" w:rsidRDefault="00000000" w:rsidRPr="00000000" w14:paraId="00000805">
      <w:pPr>
        <w:pageBreakBefore w:val="0"/>
        <w:numPr>
          <w:ilvl w:val="2"/>
          <w:numId w:val="18"/>
        </w:numPr>
        <w:ind w:left="2160" w:hanging="360"/>
        <w:rPr>
          <w:u w:val="none"/>
        </w:rPr>
      </w:pPr>
      <w:r w:rsidDel="00000000" w:rsidR="00000000" w:rsidRPr="00000000">
        <w:rPr>
          <w:rtl w:val="0"/>
        </w:rPr>
        <w:t xml:space="preserve">US was the mediator.  Concessions:</w:t>
      </w:r>
    </w:p>
    <w:p w:rsidR="00000000" w:rsidDel="00000000" w:rsidP="00000000" w:rsidRDefault="00000000" w:rsidRPr="00000000" w14:paraId="00000806">
      <w:pPr>
        <w:pageBreakBefore w:val="0"/>
        <w:numPr>
          <w:ilvl w:val="3"/>
          <w:numId w:val="18"/>
        </w:numPr>
        <w:ind w:left="2880" w:hanging="360"/>
        <w:rPr>
          <w:u w:val="none"/>
        </w:rPr>
      </w:pPr>
      <w:r w:rsidDel="00000000" w:rsidR="00000000" w:rsidRPr="00000000">
        <w:rPr>
          <w:rtl w:val="0"/>
        </w:rPr>
        <w:t xml:space="preserve">USSR would help the Allies fight the Pacific part of the war</w:t>
      </w:r>
    </w:p>
    <w:p w:rsidR="00000000" w:rsidDel="00000000" w:rsidP="00000000" w:rsidRDefault="00000000" w:rsidRPr="00000000" w14:paraId="00000807">
      <w:pPr>
        <w:pageBreakBefore w:val="0"/>
        <w:numPr>
          <w:ilvl w:val="3"/>
          <w:numId w:val="18"/>
        </w:numPr>
        <w:ind w:left="2880" w:hanging="360"/>
        <w:rPr>
          <w:u w:val="none"/>
        </w:rPr>
      </w:pPr>
      <w:r w:rsidDel="00000000" w:rsidR="00000000" w:rsidRPr="00000000">
        <w:rPr>
          <w:rtl w:val="0"/>
        </w:rPr>
        <w:t xml:space="preserve">USSR would join the UN</w:t>
      </w:r>
    </w:p>
    <w:p w:rsidR="00000000" w:rsidDel="00000000" w:rsidP="00000000" w:rsidRDefault="00000000" w:rsidRPr="00000000" w14:paraId="00000808">
      <w:pPr>
        <w:pageBreakBefore w:val="0"/>
        <w:numPr>
          <w:ilvl w:val="3"/>
          <w:numId w:val="18"/>
        </w:numPr>
        <w:ind w:left="2880" w:hanging="360"/>
        <w:rPr>
          <w:u w:val="none"/>
        </w:rPr>
      </w:pPr>
      <w:r w:rsidDel="00000000" w:rsidR="00000000" w:rsidRPr="00000000">
        <w:rPr>
          <w:rtl w:val="0"/>
        </w:rPr>
        <w:t xml:space="preserve">Germany would temporarily by divided into 4 zones: US, Britain, USSR, France</w:t>
      </w:r>
    </w:p>
    <w:p w:rsidR="00000000" w:rsidDel="00000000" w:rsidP="00000000" w:rsidRDefault="00000000" w:rsidRPr="00000000" w14:paraId="00000809">
      <w:pPr>
        <w:pageBreakBefore w:val="0"/>
        <w:numPr>
          <w:ilvl w:val="3"/>
          <w:numId w:val="18"/>
        </w:numPr>
        <w:ind w:left="2880" w:hanging="360"/>
        <w:rPr>
          <w:u w:val="none"/>
        </w:rPr>
      </w:pPr>
      <w:r w:rsidDel="00000000" w:rsidR="00000000" w:rsidRPr="00000000">
        <w:rPr>
          <w:rtl w:val="0"/>
        </w:rPr>
        <w:t xml:space="preserve">USSR would have democratic elections</w:t>
      </w:r>
    </w:p>
    <w:p w:rsidR="00000000" w:rsidDel="00000000" w:rsidP="00000000" w:rsidRDefault="00000000" w:rsidRPr="00000000" w14:paraId="0000080A">
      <w:pPr>
        <w:pageBreakBefore w:val="0"/>
        <w:numPr>
          <w:ilvl w:val="1"/>
          <w:numId w:val="18"/>
        </w:numPr>
        <w:ind w:left="1440" w:hanging="360"/>
        <w:rPr>
          <w:u w:val="none"/>
        </w:rPr>
      </w:pPr>
      <w:r w:rsidDel="00000000" w:rsidR="00000000" w:rsidRPr="00000000">
        <w:rPr>
          <w:rtl w:val="0"/>
        </w:rPr>
        <w:t xml:space="preserve">Nuremberg Trials</w:t>
      </w:r>
    </w:p>
    <w:p w:rsidR="00000000" w:rsidDel="00000000" w:rsidP="00000000" w:rsidRDefault="00000000" w:rsidRPr="00000000" w14:paraId="0000080B">
      <w:pPr>
        <w:pageBreakBefore w:val="0"/>
        <w:numPr>
          <w:ilvl w:val="2"/>
          <w:numId w:val="18"/>
        </w:numPr>
        <w:ind w:left="2160" w:hanging="360"/>
        <w:rPr>
          <w:u w:val="none"/>
        </w:rPr>
      </w:pPr>
      <w:r w:rsidDel="00000000" w:rsidR="00000000" w:rsidRPr="00000000">
        <w:rPr>
          <w:rtl w:val="0"/>
        </w:rPr>
        <w:t xml:space="preserve">Nazi officials were put on trial for crimes agaisnt humanity due to concentration camps</w:t>
      </w:r>
    </w:p>
    <w:p w:rsidR="00000000" w:rsidDel="00000000" w:rsidP="00000000" w:rsidRDefault="00000000" w:rsidRPr="00000000" w14:paraId="0000080C">
      <w:pPr>
        <w:pageBreakBefore w:val="0"/>
        <w:numPr>
          <w:ilvl w:val="2"/>
          <w:numId w:val="18"/>
        </w:numPr>
        <w:ind w:left="2160" w:hanging="360"/>
        <w:rPr>
          <w:u w:val="none"/>
        </w:rPr>
      </w:pPr>
      <w:r w:rsidDel="00000000" w:rsidR="00000000" w:rsidRPr="00000000">
        <w:rPr>
          <w:rtl w:val="0"/>
        </w:rPr>
        <w:t xml:space="preserve">Germany also charged for crime against peace for starting WW2</w:t>
      </w:r>
    </w:p>
    <w:p w:rsidR="00000000" w:rsidDel="00000000" w:rsidP="00000000" w:rsidRDefault="00000000" w:rsidRPr="00000000" w14:paraId="0000080D">
      <w:pPr>
        <w:pageBreakBefore w:val="0"/>
        <w:numPr>
          <w:ilvl w:val="2"/>
          <w:numId w:val="18"/>
        </w:numPr>
        <w:ind w:left="2160" w:hanging="360"/>
        <w:rPr>
          <w:u w:val="none"/>
        </w:rPr>
      </w:pPr>
      <w:r w:rsidDel="00000000" w:rsidR="00000000" w:rsidRPr="00000000">
        <w:rPr>
          <w:rtl w:val="0"/>
        </w:rPr>
        <w:t xml:space="preserve">Germany also charged for war crimes</w:t>
      </w:r>
    </w:p>
    <w:p w:rsidR="00000000" w:rsidDel="00000000" w:rsidP="00000000" w:rsidRDefault="00000000" w:rsidRPr="00000000" w14:paraId="0000080E">
      <w:pPr>
        <w:pageBreakBefore w:val="0"/>
        <w:numPr>
          <w:ilvl w:val="2"/>
          <w:numId w:val="18"/>
        </w:numPr>
        <w:ind w:left="2160" w:hanging="360"/>
        <w:rPr>
          <w:u w:val="none"/>
        </w:rPr>
      </w:pPr>
      <w:r w:rsidDel="00000000" w:rsidR="00000000" w:rsidRPr="00000000">
        <w:rPr>
          <w:rtl w:val="0"/>
        </w:rPr>
        <w:t xml:space="preserve">12 Nazi officials sentenced to death, 12 to prison</w:t>
      </w:r>
    </w:p>
    <w:p w:rsidR="00000000" w:rsidDel="00000000" w:rsidP="00000000" w:rsidRDefault="00000000" w:rsidRPr="00000000" w14:paraId="0000080F">
      <w:pPr>
        <w:pageBreakBefore w:val="0"/>
        <w:numPr>
          <w:ilvl w:val="2"/>
          <w:numId w:val="18"/>
        </w:numPr>
        <w:ind w:left="2160" w:hanging="360"/>
        <w:rPr>
          <w:u w:val="none"/>
        </w:rPr>
      </w:pPr>
      <w:r w:rsidDel="00000000" w:rsidR="00000000" w:rsidRPr="00000000">
        <w:rPr>
          <w:rtl w:val="0"/>
        </w:rPr>
        <w:t xml:space="preserve">Complaints that the trials didn’t do enough against those contributing to concentration camps</w:t>
      </w:r>
    </w:p>
    <w:p w:rsidR="00000000" w:rsidDel="00000000" w:rsidP="00000000" w:rsidRDefault="00000000" w:rsidRPr="00000000" w14:paraId="00000810">
      <w:pPr>
        <w:pageBreakBefore w:val="0"/>
        <w:numPr>
          <w:ilvl w:val="2"/>
          <w:numId w:val="18"/>
        </w:numPr>
        <w:ind w:left="2160" w:hanging="360"/>
        <w:rPr>
          <w:u w:val="none"/>
        </w:rPr>
      </w:pPr>
      <w:r w:rsidDel="00000000" w:rsidR="00000000" w:rsidRPr="00000000">
        <w:rPr>
          <w:rtl w:val="0"/>
        </w:rPr>
        <w:t xml:space="preserve">“Following orders” was not a valid excuse</w:t>
      </w:r>
    </w:p>
    <w:p w:rsidR="00000000" w:rsidDel="00000000" w:rsidP="00000000" w:rsidRDefault="00000000" w:rsidRPr="00000000" w14:paraId="00000811">
      <w:pPr>
        <w:pageBreakBefore w:val="0"/>
        <w:numPr>
          <w:ilvl w:val="1"/>
          <w:numId w:val="18"/>
        </w:numPr>
        <w:ind w:left="1440" w:hanging="360"/>
        <w:rPr>
          <w:u w:val="none"/>
        </w:rPr>
      </w:pPr>
      <w:r w:rsidDel="00000000" w:rsidR="00000000" w:rsidRPr="00000000">
        <w:rPr>
          <w:rtl w:val="0"/>
        </w:rPr>
        <w:t xml:space="preserve">US occupied Japan for 7 years</w:t>
      </w:r>
    </w:p>
    <w:p w:rsidR="00000000" w:rsidDel="00000000" w:rsidP="00000000" w:rsidRDefault="00000000" w:rsidRPr="00000000" w14:paraId="00000812">
      <w:pPr>
        <w:pageBreakBefore w:val="0"/>
        <w:numPr>
          <w:ilvl w:val="2"/>
          <w:numId w:val="18"/>
        </w:numPr>
        <w:ind w:left="2160" w:hanging="360"/>
        <w:rPr>
          <w:u w:val="none"/>
        </w:rPr>
      </w:pPr>
      <w:r w:rsidDel="00000000" w:rsidR="00000000" w:rsidRPr="00000000">
        <w:rPr>
          <w:rtl w:val="0"/>
        </w:rPr>
        <w:t xml:space="preserve">Japanese officials arrested and put on trial for war atrocities</w:t>
      </w:r>
    </w:p>
    <w:p w:rsidR="00000000" w:rsidDel="00000000" w:rsidP="00000000" w:rsidRDefault="00000000" w:rsidRPr="00000000" w14:paraId="00000813">
      <w:pPr>
        <w:pageBreakBefore w:val="0"/>
        <w:numPr>
          <w:ilvl w:val="2"/>
          <w:numId w:val="18"/>
        </w:numPr>
        <w:ind w:left="2160" w:hanging="360"/>
        <w:rPr>
          <w:u w:val="none"/>
        </w:rPr>
      </w:pPr>
      <w:r w:rsidDel="00000000" w:rsidR="00000000" w:rsidRPr="00000000">
        <w:rPr>
          <w:rtl w:val="0"/>
        </w:rPr>
        <w:t xml:space="preserve">Free market economy implemented for recovery</w:t>
      </w:r>
    </w:p>
    <w:p w:rsidR="00000000" w:rsidDel="00000000" w:rsidP="00000000" w:rsidRDefault="00000000" w:rsidRPr="00000000" w14:paraId="00000814">
      <w:pPr>
        <w:pageBreakBefore w:val="0"/>
        <w:numPr>
          <w:ilvl w:val="2"/>
          <w:numId w:val="18"/>
        </w:numPr>
        <w:ind w:left="2160" w:hanging="360"/>
        <w:rPr>
          <w:u w:val="none"/>
        </w:rPr>
      </w:pPr>
      <w:r w:rsidDel="00000000" w:rsidR="00000000" w:rsidRPr="00000000">
        <w:rPr>
          <w:rtl w:val="0"/>
        </w:rPr>
        <w:t xml:space="preserve">New constitution that grants women suffrage and basic freedoms (MacArthur Constitution)</w:t>
      </w:r>
    </w:p>
    <w:p w:rsidR="00000000" w:rsidDel="00000000" w:rsidP="00000000" w:rsidRDefault="00000000" w:rsidRPr="00000000" w14:paraId="00000815">
      <w:pPr>
        <w:pageBreakBefore w:val="0"/>
        <w:numPr>
          <w:ilvl w:val="0"/>
          <w:numId w:val="18"/>
        </w:numPr>
        <w:ind w:left="720" w:hanging="360"/>
        <w:rPr>
          <w:highlight w:val="yellow"/>
        </w:rPr>
      </w:pPr>
      <w:r w:rsidDel="00000000" w:rsidR="00000000" w:rsidRPr="00000000">
        <w:rPr>
          <w:highlight w:val="yellow"/>
          <w:rtl w:val="0"/>
        </w:rPr>
        <w:t xml:space="preserve">American homefront</w:t>
      </w:r>
    </w:p>
    <w:p w:rsidR="00000000" w:rsidDel="00000000" w:rsidP="00000000" w:rsidRDefault="00000000" w:rsidRPr="00000000" w14:paraId="00000816">
      <w:pPr>
        <w:pageBreakBefore w:val="0"/>
        <w:numPr>
          <w:ilvl w:val="1"/>
          <w:numId w:val="18"/>
        </w:numPr>
        <w:ind w:left="1440" w:hanging="360"/>
        <w:rPr>
          <w:u w:val="none"/>
        </w:rPr>
      </w:pPr>
      <w:r w:rsidDel="00000000" w:rsidR="00000000" w:rsidRPr="00000000">
        <w:rPr>
          <w:rtl w:val="0"/>
        </w:rPr>
        <w:t xml:space="preserve">Jobs were abundant due to war effort</w:t>
      </w:r>
    </w:p>
    <w:p w:rsidR="00000000" w:rsidDel="00000000" w:rsidP="00000000" w:rsidRDefault="00000000" w:rsidRPr="00000000" w14:paraId="00000817">
      <w:pPr>
        <w:pageBreakBefore w:val="0"/>
        <w:numPr>
          <w:ilvl w:val="1"/>
          <w:numId w:val="18"/>
        </w:numPr>
        <w:ind w:left="1440" w:hanging="360"/>
        <w:rPr>
          <w:u w:val="none"/>
        </w:rPr>
      </w:pPr>
      <w:r w:rsidDel="00000000" w:rsidR="00000000" w:rsidRPr="00000000">
        <w:rPr>
          <w:rtl w:val="0"/>
        </w:rPr>
        <w:t xml:space="preserve">People had money, since salaries increased</w:t>
      </w:r>
    </w:p>
    <w:p w:rsidR="00000000" w:rsidDel="00000000" w:rsidP="00000000" w:rsidRDefault="00000000" w:rsidRPr="00000000" w14:paraId="00000818">
      <w:pPr>
        <w:pageBreakBefore w:val="0"/>
        <w:numPr>
          <w:ilvl w:val="1"/>
          <w:numId w:val="18"/>
        </w:numPr>
        <w:ind w:left="1440" w:hanging="360"/>
        <w:rPr>
          <w:u w:val="none"/>
        </w:rPr>
      </w:pPr>
      <w:r w:rsidDel="00000000" w:rsidR="00000000" w:rsidRPr="00000000">
        <w:rPr>
          <w:rtl w:val="0"/>
        </w:rPr>
        <w:t xml:space="preserve">US emerged as economic and military powerhouse</w:t>
      </w:r>
    </w:p>
    <w:p w:rsidR="00000000" w:rsidDel="00000000" w:rsidP="00000000" w:rsidRDefault="00000000" w:rsidRPr="00000000" w14:paraId="00000819">
      <w:pPr>
        <w:pageBreakBefore w:val="0"/>
        <w:numPr>
          <w:ilvl w:val="1"/>
          <w:numId w:val="18"/>
        </w:numPr>
        <w:ind w:left="1440" w:hanging="360"/>
        <w:rPr>
          <w:u w:val="none"/>
        </w:rPr>
      </w:pPr>
      <w:r w:rsidDel="00000000" w:rsidR="00000000" w:rsidRPr="00000000">
        <w:rPr>
          <w:rtl w:val="0"/>
        </w:rPr>
        <w:t xml:space="preserve">People invested half their paycheck for war bonds</w:t>
      </w:r>
    </w:p>
    <w:p w:rsidR="00000000" w:rsidDel="00000000" w:rsidP="00000000" w:rsidRDefault="00000000" w:rsidRPr="00000000" w14:paraId="0000081A">
      <w:pPr>
        <w:pageBreakBefore w:val="0"/>
        <w:numPr>
          <w:ilvl w:val="1"/>
          <w:numId w:val="18"/>
        </w:numPr>
        <w:ind w:left="1440" w:hanging="360"/>
        <w:rPr>
          <w:u w:val="none"/>
        </w:rPr>
      </w:pPr>
      <w:r w:rsidDel="00000000" w:rsidR="00000000" w:rsidRPr="00000000">
        <w:rPr>
          <w:rtl w:val="0"/>
        </w:rPr>
        <w:t xml:space="preserve">Good weather for farmers, as well as new tech for them</w:t>
      </w:r>
    </w:p>
    <w:p w:rsidR="00000000" w:rsidDel="00000000" w:rsidP="00000000" w:rsidRDefault="00000000" w:rsidRPr="00000000" w14:paraId="0000081B">
      <w:pPr>
        <w:pageBreakBefore w:val="0"/>
        <w:numPr>
          <w:ilvl w:val="1"/>
          <w:numId w:val="18"/>
        </w:numPr>
        <w:ind w:left="1440" w:hanging="360"/>
        <w:rPr>
          <w:u w:val="none"/>
        </w:rPr>
      </w:pPr>
      <w:r w:rsidDel="00000000" w:rsidR="00000000" w:rsidRPr="00000000">
        <w:rPr>
          <w:rtl w:val="0"/>
        </w:rPr>
        <w:t xml:space="preserve">Women temporarily got new job positions during the war</w:t>
      </w:r>
    </w:p>
    <w:p w:rsidR="00000000" w:rsidDel="00000000" w:rsidP="00000000" w:rsidRDefault="00000000" w:rsidRPr="00000000" w14:paraId="0000081C">
      <w:pPr>
        <w:pageBreakBefore w:val="0"/>
        <w:numPr>
          <w:ilvl w:val="1"/>
          <w:numId w:val="18"/>
        </w:numPr>
        <w:ind w:left="1440" w:hanging="360"/>
        <w:rPr>
          <w:u w:val="none"/>
        </w:rPr>
      </w:pPr>
      <w:r w:rsidDel="00000000" w:rsidR="00000000" w:rsidRPr="00000000">
        <w:rPr>
          <w:rtl w:val="0"/>
        </w:rPr>
        <w:t xml:space="preserve">Mass migration to find new jobs</w:t>
      </w:r>
    </w:p>
    <w:p w:rsidR="00000000" w:rsidDel="00000000" w:rsidP="00000000" w:rsidRDefault="00000000" w:rsidRPr="00000000" w14:paraId="0000081D">
      <w:pPr>
        <w:pageBreakBefore w:val="0"/>
        <w:numPr>
          <w:ilvl w:val="1"/>
          <w:numId w:val="18"/>
        </w:numPr>
        <w:ind w:left="1440" w:hanging="360"/>
        <w:rPr>
          <w:u w:val="none"/>
        </w:rPr>
      </w:pPr>
      <w:r w:rsidDel="00000000" w:rsidR="00000000" w:rsidRPr="00000000">
        <w:rPr>
          <w:rtl w:val="0"/>
        </w:rPr>
        <w:t xml:space="preserve">Kids often unattended at home while parents are at work or at war</w:t>
      </w:r>
    </w:p>
    <w:p w:rsidR="00000000" w:rsidDel="00000000" w:rsidP="00000000" w:rsidRDefault="00000000" w:rsidRPr="00000000" w14:paraId="0000081E">
      <w:pPr>
        <w:pageBreakBefore w:val="0"/>
        <w:numPr>
          <w:ilvl w:val="1"/>
          <w:numId w:val="18"/>
        </w:numPr>
        <w:ind w:left="1440" w:hanging="360"/>
        <w:rPr>
          <w:u w:val="none"/>
        </w:rPr>
      </w:pPr>
      <w:r w:rsidDel="00000000" w:rsidR="00000000" w:rsidRPr="00000000">
        <w:rPr>
          <w:rtl w:val="0"/>
        </w:rPr>
        <w:t xml:space="preserve">People rushed to get married</w:t>
      </w:r>
    </w:p>
    <w:p w:rsidR="00000000" w:rsidDel="00000000" w:rsidP="00000000" w:rsidRDefault="00000000" w:rsidRPr="00000000" w14:paraId="0000081F">
      <w:pPr>
        <w:pageBreakBefore w:val="0"/>
        <w:numPr>
          <w:ilvl w:val="1"/>
          <w:numId w:val="18"/>
        </w:numPr>
        <w:ind w:left="1440" w:hanging="360"/>
        <w:rPr>
          <w:u w:val="none"/>
        </w:rPr>
      </w:pPr>
      <w:r w:rsidDel="00000000" w:rsidR="00000000" w:rsidRPr="00000000">
        <w:rPr>
          <w:rtl w:val="0"/>
        </w:rPr>
        <w:t xml:space="preserve">1944 GI Bill or Rights: federal government pays for veteran’s education, vocational training, and provides loans for veterans to buy houses, farms or start businesses</w:t>
      </w:r>
    </w:p>
    <w:p w:rsidR="00000000" w:rsidDel="00000000" w:rsidP="00000000" w:rsidRDefault="00000000" w:rsidRPr="00000000" w14:paraId="00000820">
      <w:pPr>
        <w:pageBreakBefore w:val="0"/>
        <w:numPr>
          <w:ilvl w:val="1"/>
          <w:numId w:val="18"/>
        </w:numPr>
        <w:ind w:left="1440" w:hanging="360"/>
        <w:rPr>
          <w:u w:val="none"/>
        </w:rPr>
      </w:pPr>
      <w:r w:rsidDel="00000000" w:rsidR="00000000" w:rsidRPr="00000000">
        <w:rPr>
          <w:rtl w:val="0"/>
        </w:rPr>
        <w:t xml:space="preserve">Congress of Racial Equality: created by James Farmer to combat urban segregation in the North</w:t>
      </w:r>
    </w:p>
    <w:p w:rsidR="00000000" w:rsidDel="00000000" w:rsidP="00000000" w:rsidRDefault="00000000" w:rsidRPr="00000000" w14:paraId="00000821">
      <w:pPr>
        <w:pageBreakBefore w:val="0"/>
        <w:numPr>
          <w:ilvl w:val="2"/>
          <w:numId w:val="18"/>
        </w:numPr>
        <w:ind w:left="2160" w:hanging="360"/>
        <w:rPr>
          <w:u w:val="none"/>
        </w:rPr>
      </w:pPr>
      <w:r w:rsidDel="00000000" w:rsidR="00000000" w:rsidRPr="00000000">
        <w:rPr>
          <w:rtl w:val="0"/>
        </w:rPr>
        <w:t xml:space="preserve">Staged sit in in Chicago restaurant</w:t>
      </w:r>
    </w:p>
    <w:p w:rsidR="00000000" w:rsidDel="00000000" w:rsidP="00000000" w:rsidRDefault="00000000" w:rsidRPr="00000000" w14:paraId="00000822">
      <w:pPr>
        <w:pageBreakBefore w:val="0"/>
        <w:numPr>
          <w:ilvl w:val="1"/>
          <w:numId w:val="18"/>
        </w:numPr>
        <w:ind w:left="1440" w:hanging="360"/>
        <w:rPr>
          <w:u w:val="none"/>
        </w:rPr>
      </w:pPr>
      <w:r w:rsidDel="00000000" w:rsidR="00000000" w:rsidRPr="00000000">
        <w:rPr>
          <w:rtl w:val="0"/>
        </w:rPr>
        <w:t xml:space="preserve">Racial tensions against black, Mexican, Japanese</w:t>
      </w:r>
    </w:p>
    <w:p w:rsidR="00000000" w:rsidDel="00000000" w:rsidP="00000000" w:rsidRDefault="00000000" w:rsidRPr="00000000" w14:paraId="00000823">
      <w:pPr>
        <w:pageBreakBefore w:val="0"/>
        <w:numPr>
          <w:ilvl w:val="2"/>
          <w:numId w:val="18"/>
        </w:numPr>
        <w:ind w:left="2160" w:hanging="360"/>
        <w:rPr>
          <w:u w:val="none"/>
        </w:rPr>
      </w:pPr>
      <w:r w:rsidDel="00000000" w:rsidR="00000000" w:rsidRPr="00000000">
        <w:rPr>
          <w:rtl w:val="0"/>
        </w:rPr>
        <w:t xml:space="preserve">Civil rights movements</w:t>
      </w:r>
    </w:p>
    <w:p w:rsidR="00000000" w:rsidDel="00000000" w:rsidP="00000000" w:rsidRDefault="00000000" w:rsidRPr="00000000" w14:paraId="00000824">
      <w:pPr>
        <w:pageBreakBefore w:val="0"/>
        <w:numPr>
          <w:ilvl w:val="1"/>
          <w:numId w:val="18"/>
        </w:numPr>
        <w:ind w:left="1440" w:hanging="360"/>
        <w:rPr>
          <w:u w:val="none"/>
        </w:rPr>
      </w:pPr>
      <w:r w:rsidDel="00000000" w:rsidR="00000000" w:rsidRPr="00000000">
        <w:rPr>
          <w:rtl w:val="0"/>
        </w:rPr>
        <w:t xml:space="preserve">Anti-Japanese</w:t>
      </w:r>
    </w:p>
    <w:p w:rsidR="00000000" w:rsidDel="00000000" w:rsidP="00000000" w:rsidRDefault="00000000" w:rsidRPr="00000000" w14:paraId="00000825">
      <w:pPr>
        <w:pageBreakBefore w:val="0"/>
        <w:numPr>
          <w:ilvl w:val="2"/>
          <w:numId w:val="18"/>
        </w:numPr>
        <w:ind w:left="2160" w:hanging="360"/>
        <w:rPr>
          <w:u w:val="none"/>
        </w:rPr>
      </w:pPr>
      <w:r w:rsidDel="00000000" w:rsidR="00000000" w:rsidRPr="00000000">
        <w:rPr>
          <w:rtl w:val="0"/>
        </w:rPr>
        <w:t xml:space="preserve">Japan bombed Pearl Harbor, leading to public fear of Japanese</w:t>
      </w:r>
    </w:p>
    <w:p w:rsidR="00000000" w:rsidDel="00000000" w:rsidP="00000000" w:rsidRDefault="00000000" w:rsidRPr="00000000" w14:paraId="00000826">
      <w:pPr>
        <w:pageBreakBefore w:val="0"/>
        <w:numPr>
          <w:ilvl w:val="2"/>
          <w:numId w:val="18"/>
        </w:numPr>
        <w:ind w:left="2160" w:hanging="360"/>
        <w:rPr>
          <w:u w:val="none"/>
        </w:rPr>
      </w:pPr>
      <w:r w:rsidDel="00000000" w:rsidR="00000000" w:rsidRPr="00000000">
        <w:rPr>
          <w:rtl w:val="0"/>
        </w:rPr>
        <w:t xml:space="preserve">Internment: federal government ordered confinement of 1% of the Japanese population in Hawaii</w:t>
      </w:r>
    </w:p>
    <w:p w:rsidR="00000000" w:rsidDel="00000000" w:rsidP="00000000" w:rsidRDefault="00000000" w:rsidRPr="00000000" w14:paraId="00000827">
      <w:pPr>
        <w:pageBreakBefore w:val="0"/>
        <w:numPr>
          <w:ilvl w:val="3"/>
          <w:numId w:val="18"/>
        </w:numPr>
        <w:ind w:left="2880" w:hanging="360"/>
        <w:rPr>
          <w:u w:val="none"/>
        </w:rPr>
      </w:pPr>
      <w:r w:rsidDel="00000000" w:rsidR="00000000" w:rsidRPr="00000000">
        <w:rPr>
          <w:rtl w:val="0"/>
        </w:rPr>
        <w:t xml:space="preserve">Resistance since much of Hawaii was Japanese, so internment would damage the economy</w:t>
      </w:r>
    </w:p>
    <w:p w:rsidR="00000000" w:rsidDel="00000000" w:rsidP="00000000" w:rsidRDefault="00000000" w:rsidRPr="00000000" w14:paraId="00000828">
      <w:pPr>
        <w:pageBreakBefore w:val="0"/>
        <w:numPr>
          <w:ilvl w:val="2"/>
          <w:numId w:val="18"/>
        </w:numPr>
        <w:ind w:left="2160" w:hanging="360"/>
        <w:rPr>
          <w:u w:val="none"/>
        </w:rPr>
      </w:pPr>
      <w:r w:rsidDel="00000000" w:rsidR="00000000" w:rsidRPr="00000000">
        <w:rPr>
          <w:rtl w:val="0"/>
        </w:rPr>
        <w:t xml:space="preserve">Relocation centers: federal government ordered those of Japanese ancestry living in California, Washington, Oregon and Arizona to be imprisoned</w:t>
      </w:r>
    </w:p>
    <w:p w:rsidR="00000000" w:rsidDel="00000000" w:rsidP="00000000" w:rsidRDefault="00000000" w:rsidRPr="00000000" w14:paraId="00000829">
      <w:pPr>
        <w:pageBreakBefore w:val="0"/>
        <w:numPr>
          <w:ilvl w:val="2"/>
          <w:numId w:val="18"/>
        </w:numPr>
        <w:ind w:left="2160" w:hanging="360"/>
        <w:rPr>
          <w:u w:val="none"/>
        </w:rPr>
      </w:pPr>
      <w:r w:rsidDel="00000000" w:rsidR="00000000" w:rsidRPr="00000000">
        <w:rPr>
          <w:rtl w:val="0"/>
        </w:rPr>
        <w:t xml:space="preserve">Japanese American Citizen League: pushed the federal government to compensate the Japanese for being imprisoned.  </w:t>
      </w:r>
    </w:p>
    <w:p w:rsidR="00000000" w:rsidDel="00000000" w:rsidP="00000000" w:rsidRDefault="00000000" w:rsidRPr="00000000" w14:paraId="0000082A">
      <w:pPr>
        <w:pageBreakBefore w:val="0"/>
        <w:numPr>
          <w:ilvl w:val="3"/>
          <w:numId w:val="18"/>
        </w:numPr>
        <w:ind w:left="2880" w:hanging="360"/>
        <w:rPr>
          <w:u w:val="none"/>
        </w:rPr>
      </w:pPr>
      <w:r w:rsidDel="00000000" w:rsidR="00000000" w:rsidRPr="00000000">
        <w:rPr>
          <w:rtl w:val="0"/>
        </w:rPr>
        <w:t xml:space="preserve">Gov only agreed to pay &lt;10% compensation</w:t>
      </w:r>
    </w:p>
    <w:p w:rsidR="00000000" w:rsidDel="00000000" w:rsidP="00000000" w:rsidRDefault="00000000" w:rsidRPr="00000000" w14:paraId="0000082B">
      <w:pPr>
        <w:pageBreakBefore w:val="0"/>
        <w:numPr>
          <w:ilvl w:val="3"/>
          <w:numId w:val="18"/>
        </w:numPr>
        <w:ind w:left="2880" w:hanging="360"/>
        <w:rPr>
          <w:u w:val="none"/>
        </w:rPr>
      </w:pPr>
      <w:r w:rsidDel="00000000" w:rsidR="00000000" w:rsidRPr="00000000">
        <w:rPr>
          <w:rtl w:val="0"/>
        </w:rPr>
        <w:t xml:space="preserve">Also demanded $20000 additional reparations to each Japanese individual</w:t>
      </w:r>
    </w:p>
    <w:p w:rsidR="00000000" w:rsidDel="00000000" w:rsidP="00000000" w:rsidRDefault="00000000" w:rsidRPr="00000000" w14:paraId="0000082C">
      <w:pPr>
        <w:pageBreakBefore w:val="0"/>
        <w:rPr/>
      </w:pPr>
      <w:r w:rsidDel="00000000" w:rsidR="00000000" w:rsidRPr="00000000">
        <w:rPr>
          <w:rtl w:val="0"/>
        </w:rPr>
      </w:r>
    </w:p>
    <w:p w:rsidR="00000000" w:rsidDel="00000000" w:rsidP="00000000" w:rsidRDefault="00000000" w:rsidRPr="00000000" w14:paraId="0000082D">
      <w:pPr>
        <w:pStyle w:val="Title"/>
        <w:pageBreakBefore w:val="0"/>
        <w:rPr/>
      </w:pPr>
      <w:bookmarkStart w:colFirst="0" w:colLast="0" w:name="_2y5omwv6zvgn" w:id="18"/>
      <w:bookmarkEnd w:id="18"/>
      <w:r w:rsidDel="00000000" w:rsidR="00000000" w:rsidRPr="00000000">
        <w:rPr>
          <w:rtl w:val="0"/>
        </w:rPr>
        <w:t xml:space="preserve">Cold War (1945-1991)</w:t>
      </w:r>
    </w:p>
    <w:p w:rsidR="00000000" w:rsidDel="00000000" w:rsidP="00000000" w:rsidRDefault="00000000" w:rsidRPr="00000000" w14:paraId="0000082E">
      <w:pPr>
        <w:pageBreakBefore w:val="0"/>
        <w:numPr>
          <w:ilvl w:val="0"/>
          <w:numId w:val="10"/>
        </w:numPr>
        <w:ind w:left="720" w:hanging="360"/>
        <w:rPr>
          <w:highlight w:val="yellow"/>
        </w:rPr>
      </w:pPr>
      <w:r w:rsidDel="00000000" w:rsidR="00000000" w:rsidRPr="00000000">
        <w:rPr>
          <w:highlight w:val="yellow"/>
          <w:rtl w:val="0"/>
        </w:rPr>
        <w:t xml:space="preserve">Tensions between US and USSR</w:t>
      </w:r>
    </w:p>
    <w:p w:rsidR="00000000" w:rsidDel="00000000" w:rsidP="00000000" w:rsidRDefault="00000000" w:rsidRPr="00000000" w14:paraId="0000082F">
      <w:pPr>
        <w:pageBreakBefore w:val="0"/>
        <w:numPr>
          <w:ilvl w:val="1"/>
          <w:numId w:val="10"/>
        </w:numPr>
        <w:ind w:left="1440" w:hanging="360"/>
        <w:rPr>
          <w:u w:val="none"/>
        </w:rPr>
      </w:pPr>
      <w:r w:rsidDel="00000000" w:rsidR="00000000" w:rsidRPr="00000000">
        <w:rPr>
          <w:rtl w:val="0"/>
        </w:rPr>
        <w:t xml:space="preserve">USSR was communist, while US was capitalist</w:t>
      </w:r>
    </w:p>
    <w:p w:rsidR="00000000" w:rsidDel="00000000" w:rsidP="00000000" w:rsidRDefault="00000000" w:rsidRPr="00000000" w14:paraId="00000830">
      <w:pPr>
        <w:pageBreakBefore w:val="0"/>
        <w:numPr>
          <w:ilvl w:val="1"/>
          <w:numId w:val="10"/>
        </w:numPr>
        <w:ind w:left="1440" w:hanging="360"/>
        <w:rPr>
          <w:u w:val="none"/>
        </w:rPr>
      </w:pPr>
      <w:r w:rsidDel="00000000" w:rsidR="00000000" w:rsidRPr="00000000">
        <w:rPr>
          <w:rtl w:val="0"/>
        </w:rPr>
        <w:t xml:space="preserve">USSR only had one political party, while US had political parties for the public to vote from</w:t>
      </w:r>
    </w:p>
    <w:p w:rsidR="00000000" w:rsidDel="00000000" w:rsidP="00000000" w:rsidRDefault="00000000" w:rsidRPr="00000000" w14:paraId="00000831">
      <w:pPr>
        <w:pageBreakBefore w:val="0"/>
        <w:numPr>
          <w:ilvl w:val="1"/>
          <w:numId w:val="10"/>
        </w:numPr>
        <w:ind w:left="1440" w:hanging="360"/>
      </w:pPr>
      <w:r w:rsidDel="00000000" w:rsidR="00000000" w:rsidRPr="00000000">
        <w:rPr>
          <w:rtl w:val="0"/>
        </w:rPr>
        <w:t xml:space="preserve">The 2 nations were using the UN as a mean of spreading their priorities^</w:t>
      </w:r>
    </w:p>
    <w:p w:rsidR="00000000" w:rsidDel="00000000" w:rsidP="00000000" w:rsidRDefault="00000000" w:rsidRPr="00000000" w14:paraId="00000832">
      <w:pPr>
        <w:pageBreakBefore w:val="0"/>
        <w:numPr>
          <w:ilvl w:val="1"/>
          <w:numId w:val="10"/>
        </w:numPr>
        <w:ind w:left="1440" w:hanging="360"/>
      </w:pPr>
      <w:r w:rsidDel="00000000" w:rsidR="00000000" w:rsidRPr="00000000">
        <w:rPr>
          <w:rtl w:val="0"/>
        </w:rPr>
        <w:t xml:space="preserve">USSR established satellite nations to spread communism</w:t>
      </w:r>
    </w:p>
    <w:p w:rsidR="00000000" w:rsidDel="00000000" w:rsidP="00000000" w:rsidRDefault="00000000" w:rsidRPr="00000000" w14:paraId="00000833">
      <w:pPr>
        <w:pageBreakBefore w:val="0"/>
        <w:numPr>
          <w:ilvl w:val="2"/>
          <w:numId w:val="10"/>
        </w:numPr>
        <w:ind w:left="2160" w:hanging="360"/>
        <w:rPr>
          <w:u w:val="none"/>
        </w:rPr>
      </w:pPr>
      <w:r w:rsidDel="00000000" w:rsidR="00000000" w:rsidRPr="00000000">
        <w:rPr>
          <w:rtl w:val="0"/>
        </w:rPr>
        <w:t xml:space="preserve">US felt the responsibility to contain communism</w:t>
      </w:r>
    </w:p>
    <w:p w:rsidR="00000000" w:rsidDel="00000000" w:rsidP="00000000" w:rsidRDefault="00000000" w:rsidRPr="00000000" w14:paraId="00000834">
      <w:pPr>
        <w:pageBreakBefore w:val="0"/>
        <w:numPr>
          <w:ilvl w:val="2"/>
          <w:numId w:val="10"/>
        </w:numPr>
        <w:ind w:left="2160" w:hanging="360"/>
        <w:rPr>
          <w:u w:val="none"/>
        </w:rPr>
      </w:pPr>
      <w:r w:rsidDel="00000000" w:rsidR="00000000" w:rsidRPr="00000000">
        <w:rPr>
          <w:rtl w:val="0"/>
        </w:rPr>
        <w:t xml:space="preserve">Iron curtain: eastern Europe was communist, western Europe was capitalist</w:t>
      </w:r>
    </w:p>
    <w:p w:rsidR="00000000" w:rsidDel="00000000" w:rsidP="00000000" w:rsidRDefault="00000000" w:rsidRPr="00000000" w14:paraId="00000835">
      <w:pPr>
        <w:pageBreakBefore w:val="0"/>
        <w:numPr>
          <w:ilvl w:val="1"/>
          <w:numId w:val="10"/>
        </w:numPr>
        <w:ind w:left="1440" w:hanging="360"/>
        <w:rPr>
          <w:u w:val="none"/>
        </w:rPr>
      </w:pPr>
      <w:r w:rsidDel="00000000" w:rsidR="00000000" w:rsidRPr="00000000">
        <w:rPr>
          <w:rtl w:val="0"/>
        </w:rPr>
        <w:t xml:space="preserve">USSR got suspicious at US when it didn’t attack Germans sooner, which would’ve prevented some German attacks in USSR</w:t>
      </w:r>
    </w:p>
    <w:p w:rsidR="00000000" w:rsidDel="00000000" w:rsidP="00000000" w:rsidRDefault="00000000" w:rsidRPr="00000000" w14:paraId="00000836">
      <w:pPr>
        <w:pageBreakBefore w:val="0"/>
        <w:numPr>
          <w:ilvl w:val="1"/>
          <w:numId w:val="10"/>
        </w:numPr>
        <w:ind w:left="1440" w:hanging="360"/>
        <w:rPr>
          <w:u w:val="none"/>
        </w:rPr>
      </w:pPr>
      <w:r w:rsidDel="00000000" w:rsidR="00000000" w:rsidRPr="00000000">
        <w:rPr>
          <w:rtl w:val="0"/>
        </w:rPr>
        <w:t xml:space="preserve">USSR suspicious why the Manhattan Project was secret</w:t>
      </w:r>
    </w:p>
    <w:p w:rsidR="00000000" w:rsidDel="00000000" w:rsidP="00000000" w:rsidRDefault="00000000" w:rsidRPr="00000000" w14:paraId="00000837">
      <w:pPr>
        <w:pageBreakBefore w:val="0"/>
        <w:numPr>
          <w:ilvl w:val="1"/>
          <w:numId w:val="10"/>
        </w:numPr>
        <w:ind w:left="1440" w:hanging="360"/>
        <w:rPr>
          <w:u w:val="none"/>
        </w:rPr>
      </w:pPr>
      <w:r w:rsidDel="00000000" w:rsidR="00000000" w:rsidRPr="00000000">
        <w:rPr>
          <w:rtl w:val="0"/>
        </w:rPr>
        <w:t xml:space="preserve">USSR broke some of the promises it made to the US during Yalta conference</w:t>
      </w:r>
    </w:p>
    <w:p w:rsidR="00000000" w:rsidDel="00000000" w:rsidP="00000000" w:rsidRDefault="00000000" w:rsidRPr="00000000" w14:paraId="00000838">
      <w:pPr>
        <w:pageBreakBefore w:val="0"/>
        <w:numPr>
          <w:ilvl w:val="1"/>
          <w:numId w:val="10"/>
        </w:numPr>
        <w:ind w:left="1440" w:hanging="360"/>
        <w:rPr>
          <w:u w:val="none"/>
        </w:rPr>
      </w:pPr>
      <w:r w:rsidDel="00000000" w:rsidR="00000000" w:rsidRPr="00000000">
        <w:rPr>
          <w:rtl w:val="0"/>
        </w:rPr>
        <w:t xml:space="preserve">USSR lost much more lives during WW2, so it felt more entitled</w:t>
      </w:r>
    </w:p>
    <w:p w:rsidR="00000000" w:rsidDel="00000000" w:rsidP="00000000" w:rsidRDefault="00000000" w:rsidRPr="00000000" w14:paraId="00000839">
      <w:pPr>
        <w:pageBreakBefore w:val="0"/>
        <w:numPr>
          <w:ilvl w:val="0"/>
          <w:numId w:val="10"/>
        </w:numPr>
        <w:ind w:left="720" w:hanging="360"/>
        <w:rPr>
          <w:u w:val="none"/>
        </w:rPr>
      </w:pPr>
      <w:r w:rsidDel="00000000" w:rsidR="00000000" w:rsidRPr="00000000">
        <w:rPr>
          <w:highlight w:val="yellow"/>
          <w:rtl w:val="0"/>
        </w:rPr>
        <w:t xml:space="preserve">Containment</w:t>
      </w:r>
      <w:r w:rsidDel="00000000" w:rsidR="00000000" w:rsidRPr="00000000">
        <w:rPr>
          <w:rtl w:val="0"/>
        </w:rPr>
        <w:tab/>
      </w:r>
    </w:p>
    <w:p w:rsidR="00000000" w:rsidDel="00000000" w:rsidP="00000000" w:rsidRDefault="00000000" w:rsidRPr="00000000" w14:paraId="0000083A">
      <w:pPr>
        <w:pageBreakBefore w:val="0"/>
        <w:numPr>
          <w:ilvl w:val="1"/>
          <w:numId w:val="10"/>
        </w:numPr>
        <w:ind w:left="1440" w:hanging="360"/>
        <w:rPr>
          <w:u w:val="none"/>
        </w:rPr>
      </w:pPr>
      <w:r w:rsidDel="00000000" w:rsidR="00000000" w:rsidRPr="00000000">
        <w:rPr>
          <w:rtl w:val="0"/>
        </w:rPr>
        <w:t xml:space="preserve">Truman Doctrine: policy that US will support those resisting communism</w:t>
      </w:r>
    </w:p>
    <w:p w:rsidR="00000000" w:rsidDel="00000000" w:rsidP="00000000" w:rsidRDefault="00000000" w:rsidRPr="00000000" w14:paraId="0000083B">
      <w:pPr>
        <w:pageBreakBefore w:val="0"/>
        <w:numPr>
          <w:ilvl w:val="2"/>
          <w:numId w:val="10"/>
        </w:numPr>
        <w:ind w:left="2160" w:hanging="360"/>
        <w:rPr>
          <w:u w:val="none"/>
        </w:rPr>
      </w:pPr>
      <w:r w:rsidDel="00000000" w:rsidR="00000000" w:rsidRPr="00000000">
        <w:rPr>
          <w:rtl w:val="0"/>
        </w:rPr>
        <w:t xml:space="preserve">US sent money to support nations at risk of becoming communist</w:t>
      </w:r>
    </w:p>
    <w:p w:rsidR="00000000" w:rsidDel="00000000" w:rsidP="00000000" w:rsidRDefault="00000000" w:rsidRPr="00000000" w14:paraId="0000083C">
      <w:pPr>
        <w:pageBreakBefore w:val="0"/>
        <w:numPr>
          <w:ilvl w:val="1"/>
          <w:numId w:val="10"/>
        </w:numPr>
        <w:ind w:left="1440" w:hanging="360"/>
        <w:rPr>
          <w:u w:val="none"/>
        </w:rPr>
      </w:pPr>
      <w:r w:rsidDel="00000000" w:rsidR="00000000" w:rsidRPr="00000000">
        <w:rPr>
          <w:rtl w:val="0"/>
        </w:rPr>
        <w:t xml:space="preserve">Marshall Plan: put the Truman Doctrine into action</w:t>
      </w:r>
    </w:p>
    <w:p w:rsidR="00000000" w:rsidDel="00000000" w:rsidP="00000000" w:rsidRDefault="00000000" w:rsidRPr="00000000" w14:paraId="0000083D">
      <w:pPr>
        <w:pageBreakBefore w:val="0"/>
        <w:numPr>
          <w:ilvl w:val="0"/>
          <w:numId w:val="10"/>
        </w:numPr>
        <w:ind w:left="720" w:hanging="360"/>
        <w:rPr>
          <w:highlight w:val="yellow"/>
        </w:rPr>
      </w:pPr>
      <w:r w:rsidDel="00000000" w:rsidR="00000000" w:rsidRPr="00000000">
        <w:rPr>
          <w:highlight w:val="yellow"/>
          <w:rtl w:val="0"/>
        </w:rPr>
        <w:t xml:space="preserve">Berlin</w:t>
      </w:r>
    </w:p>
    <w:p w:rsidR="00000000" w:rsidDel="00000000" w:rsidP="00000000" w:rsidRDefault="00000000" w:rsidRPr="00000000" w14:paraId="0000083E">
      <w:pPr>
        <w:pageBreakBefore w:val="0"/>
        <w:numPr>
          <w:ilvl w:val="1"/>
          <w:numId w:val="10"/>
        </w:numPr>
        <w:ind w:left="1440" w:hanging="360"/>
        <w:rPr>
          <w:u w:val="none"/>
        </w:rPr>
      </w:pPr>
      <w:r w:rsidDel="00000000" w:rsidR="00000000" w:rsidRPr="00000000">
        <w:rPr>
          <w:rtl w:val="0"/>
        </w:rPr>
        <w:t xml:space="preserve">US, British and French sectors of Berlin were merged, forming W. Berlin</w:t>
      </w:r>
    </w:p>
    <w:p w:rsidR="00000000" w:rsidDel="00000000" w:rsidP="00000000" w:rsidRDefault="00000000" w:rsidRPr="00000000" w14:paraId="0000083F">
      <w:pPr>
        <w:pageBreakBefore w:val="0"/>
        <w:numPr>
          <w:ilvl w:val="1"/>
          <w:numId w:val="10"/>
        </w:numPr>
        <w:ind w:left="1440" w:hanging="360"/>
        <w:rPr>
          <w:u w:val="none"/>
        </w:rPr>
      </w:pPr>
      <w:r w:rsidDel="00000000" w:rsidR="00000000" w:rsidRPr="00000000">
        <w:rPr>
          <w:rtl w:val="0"/>
        </w:rPr>
        <w:t xml:space="preserve">W. Berlin was surrounded by USSR sector of Germany</w:t>
      </w:r>
    </w:p>
    <w:p w:rsidR="00000000" w:rsidDel="00000000" w:rsidP="00000000" w:rsidRDefault="00000000" w:rsidRPr="00000000" w14:paraId="00000840">
      <w:pPr>
        <w:pageBreakBefore w:val="0"/>
        <w:numPr>
          <w:ilvl w:val="1"/>
          <w:numId w:val="10"/>
        </w:numPr>
        <w:ind w:left="1440" w:hanging="360"/>
        <w:rPr>
          <w:u w:val="none"/>
        </w:rPr>
      </w:pPr>
      <w:r w:rsidDel="00000000" w:rsidR="00000000" w:rsidRPr="00000000">
        <w:rPr>
          <w:rtl w:val="0"/>
        </w:rPr>
        <w:t xml:space="preserve">In retaliation, USSR blocked ground transportation into W. Berlin, to cut them from vital resources</w:t>
      </w:r>
    </w:p>
    <w:p w:rsidR="00000000" w:rsidDel="00000000" w:rsidP="00000000" w:rsidRDefault="00000000" w:rsidRPr="00000000" w14:paraId="00000841">
      <w:pPr>
        <w:pageBreakBefore w:val="0"/>
        <w:numPr>
          <w:ilvl w:val="1"/>
          <w:numId w:val="10"/>
        </w:numPr>
        <w:ind w:left="1440" w:hanging="360"/>
        <w:rPr>
          <w:u w:val="none"/>
        </w:rPr>
      </w:pPr>
      <w:r w:rsidDel="00000000" w:rsidR="00000000" w:rsidRPr="00000000">
        <w:rPr>
          <w:rtl w:val="0"/>
        </w:rPr>
        <w:t xml:space="preserve">Berlin airlift: US and Britain sends vital resources to Berlin via air</w:t>
      </w:r>
    </w:p>
    <w:p w:rsidR="00000000" w:rsidDel="00000000" w:rsidP="00000000" w:rsidRDefault="00000000" w:rsidRPr="00000000" w14:paraId="00000842">
      <w:pPr>
        <w:pageBreakBefore w:val="0"/>
        <w:numPr>
          <w:ilvl w:val="1"/>
          <w:numId w:val="10"/>
        </w:numPr>
        <w:ind w:left="1440" w:hanging="360"/>
        <w:rPr>
          <w:u w:val="none"/>
        </w:rPr>
      </w:pPr>
      <w:r w:rsidDel="00000000" w:rsidR="00000000" w:rsidRPr="00000000">
        <w:rPr>
          <w:rtl w:val="0"/>
        </w:rPr>
        <w:t xml:space="preserve">USSR eventually found the blockade useless and took it down</w:t>
      </w:r>
    </w:p>
    <w:p w:rsidR="00000000" w:rsidDel="00000000" w:rsidP="00000000" w:rsidRDefault="00000000" w:rsidRPr="00000000" w14:paraId="00000843">
      <w:pPr>
        <w:pageBreakBefore w:val="0"/>
        <w:numPr>
          <w:ilvl w:val="1"/>
          <w:numId w:val="10"/>
        </w:numPr>
        <w:ind w:left="1440" w:hanging="360"/>
        <w:rPr>
          <w:u w:val="none"/>
        </w:rPr>
      </w:pPr>
      <w:r w:rsidDel="00000000" w:rsidR="00000000" w:rsidRPr="00000000">
        <w:rPr>
          <w:rtl w:val="0"/>
        </w:rPr>
        <w:t xml:space="preserve">A wall was erected to keep the USSR Germans out of the influence of the other Germans</w:t>
      </w:r>
    </w:p>
    <w:p w:rsidR="00000000" w:rsidDel="00000000" w:rsidP="00000000" w:rsidRDefault="00000000" w:rsidRPr="00000000" w14:paraId="00000844">
      <w:pPr>
        <w:pageBreakBefore w:val="0"/>
        <w:numPr>
          <w:ilvl w:val="0"/>
          <w:numId w:val="10"/>
        </w:numPr>
        <w:ind w:left="720" w:hanging="360"/>
        <w:rPr>
          <w:highlight w:val="yellow"/>
        </w:rPr>
      </w:pPr>
      <w:r w:rsidDel="00000000" w:rsidR="00000000" w:rsidRPr="00000000">
        <w:rPr>
          <w:highlight w:val="yellow"/>
          <w:rtl w:val="0"/>
        </w:rPr>
        <w:t xml:space="preserve">NATO</w:t>
      </w:r>
    </w:p>
    <w:p w:rsidR="00000000" w:rsidDel="00000000" w:rsidP="00000000" w:rsidRDefault="00000000" w:rsidRPr="00000000" w14:paraId="00000845">
      <w:pPr>
        <w:pageBreakBefore w:val="0"/>
        <w:numPr>
          <w:ilvl w:val="1"/>
          <w:numId w:val="10"/>
        </w:numPr>
        <w:ind w:left="1440" w:hanging="360"/>
        <w:rPr>
          <w:u w:val="none"/>
        </w:rPr>
      </w:pPr>
      <w:r w:rsidDel="00000000" w:rsidR="00000000" w:rsidRPr="00000000">
        <w:rPr>
          <w:rtl w:val="0"/>
        </w:rPr>
        <w:t xml:space="preserve">Created out of fear of USSR retaliation</w:t>
      </w:r>
    </w:p>
    <w:p w:rsidR="00000000" w:rsidDel="00000000" w:rsidP="00000000" w:rsidRDefault="00000000" w:rsidRPr="00000000" w14:paraId="00000846">
      <w:pPr>
        <w:pageBreakBefore w:val="0"/>
        <w:numPr>
          <w:ilvl w:val="1"/>
          <w:numId w:val="10"/>
        </w:numPr>
        <w:ind w:left="1440" w:hanging="360"/>
        <w:rPr>
          <w:u w:val="none"/>
        </w:rPr>
      </w:pPr>
      <w:r w:rsidDel="00000000" w:rsidR="00000000" w:rsidRPr="00000000">
        <w:rPr>
          <w:rtl w:val="0"/>
        </w:rPr>
        <w:t xml:space="preserve">US, Canada, Belgium, Denmark, France, Britain, Iceland, Italy, Luxembourg, Netherlands, Norway, Portugal, Greece, Turkey, W. Germany</w:t>
      </w:r>
    </w:p>
    <w:p w:rsidR="00000000" w:rsidDel="00000000" w:rsidP="00000000" w:rsidRDefault="00000000" w:rsidRPr="00000000" w14:paraId="00000847">
      <w:pPr>
        <w:pageBreakBefore w:val="0"/>
        <w:numPr>
          <w:ilvl w:val="1"/>
          <w:numId w:val="10"/>
        </w:numPr>
        <w:ind w:left="1440" w:hanging="360"/>
        <w:rPr>
          <w:u w:val="none"/>
        </w:rPr>
      </w:pPr>
      <w:r w:rsidDel="00000000" w:rsidR="00000000" w:rsidRPr="00000000">
        <w:rPr>
          <w:rtl w:val="0"/>
        </w:rPr>
        <w:t xml:space="preserve">If one of these nations were attacked, it’s as if the attacker attacked all of them</w:t>
      </w:r>
    </w:p>
    <w:p w:rsidR="00000000" w:rsidDel="00000000" w:rsidP="00000000" w:rsidRDefault="00000000" w:rsidRPr="00000000" w14:paraId="00000848">
      <w:pPr>
        <w:pageBreakBefore w:val="0"/>
        <w:numPr>
          <w:ilvl w:val="1"/>
          <w:numId w:val="10"/>
        </w:numPr>
        <w:ind w:left="1440" w:hanging="360"/>
        <w:rPr>
          <w:u w:val="none"/>
        </w:rPr>
      </w:pPr>
      <w:r w:rsidDel="00000000" w:rsidR="00000000" w:rsidRPr="00000000">
        <w:rPr>
          <w:rtl w:val="0"/>
        </w:rPr>
        <w:t xml:space="preserve">Warsaw Pact was the USSR’s counterpart</w:t>
      </w:r>
    </w:p>
    <w:p w:rsidR="00000000" w:rsidDel="00000000" w:rsidP="00000000" w:rsidRDefault="00000000" w:rsidRPr="00000000" w14:paraId="00000849">
      <w:pPr>
        <w:pageBreakBefore w:val="0"/>
        <w:numPr>
          <w:ilvl w:val="0"/>
          <w:numId w:val="10"/>
        </w:numPr>
        <w:ind w:left="720" w:hanging="360"/>
        <w:rPr>
          <w:highlight w:val="yellow"/>
        </w:rPr>
      </w:pPr>
      <w:r w:rsidDel="00000000" w:rsidR="00000000" w:rsidRPr="00000000">
        <w:rPr>
          <w:highlight w:val="yellow"/>
          <w:rtl w:val="0"/>
        </w:rPr>
        <w:t xml:space="preserve">China</w:t>
      </w:r>
    </w:p>
    <w:p w:rsidR="00000000" w:rsidDel="00000000" w:rsidP="00000000" w:rsidRDefault="00000000" w:rsidRPr="00000000" w14:paraId="0000084A">
      <w:pPr>
        <w:pageBreakBefore w:val="0"/>
        <w:numPr>
          <w:ilvl w:val="1"/>
          <w:numId w:val="10"/>
        </w:numPr>
        <w:ind w:left="1440" w:hanging="360"/>
        <w:rPr>
          <w:u w:val="none"/>
        </w:rPr>
      </w:pPr>
      <w:r w:rsidDel="00000000" w:rsidR="00000000" w:rsidRPr="00000000">
        <w:rPr>
          <w:rtl w:val="0"/>
        </w:rPr>
        <w:t xml:space="preserve">Chiang Kai-shek’s Nationalist China were threatened by Mao Zedong’s Communist China, so the US backed Chaing</w:t>
      </w:r>
    </w:p>
    <w:p w:rsidR="00000000" w:rsidDel="00000000" w:rsidP="00000000" w:rsidRDefault="00000000" w:rsidRPr="00000000" w14:paraId="0000084B">
      <w:pPr>
        <w:pageBreakBefore w:val="0"/>
        <w:numPr>
          <w:ilvl w:val="1"/>
          <w:numId w:val="10"/>
        </w:numPr>
        <w:ind w:left="1440" w:hanging="360"/>
        <w:rPr>
          <w:u w:val="none"/>
        </w:rPr>
      </w:pPr>
      <w:r w:rsidDel="00000000" w:rsidR="00000000" w:rsidRPr="00000000">
        <w:rPr>
          <w:rtl w:val="0"/>
        </w:rPr>
        <w:t xml:space="preserve">Chaing’s government lacked the support of its people because of poor economics</w:t>
      </w:r>
    </w:p>
    <w:p w:rsidR="00000000" w:rsidDel="00000000" w:rsidP="00000000" w:rsidRDefault="00000000" w:rsidRPr="00000000" w14:paraId="0000084C">
      <w:pPr>
        <w:pageBreakBefore w:val="0"/>
        <w:numPr>
          <w:ilvl w:val="1"/>
          <w:numId w:val="10"/>
        </w:numPr>
        <w:ind w:left="1440" w:hanging="360"/>
        <w:rPr>
          <w:u w:val="none"/>
        </w:rPr>
      </w:pPr>
      <w:r w:rsidDel="00000000" w:rsidR="00000000" w:rsidRPr="00000000">
        <w:rPr>
          <w:rtl w:val="0"/>
        </w:rPr>
        <w:t xml:space="preserve">Mao’s government had poor economics too, but gained support from its people because of spreading communist ideology that economy would get good if they work together communally and kick out capitalism</w:t>
      </w:r>
    </w:p>
    <w:p w:rsidR="00000000" w:rsidDel="00000000" w:rsidP="00000000" w:rsidRDefault="00000000" w:rsidRPr="00000000" w14:paraId="0000084D">
      <w:pPr>
        <w:pageBreakBefore w:val="0"/>
        <w:numPr>
          <w:ilvl w:val="1"/>
          <w:numId w:val="10"/>
        </w:numPr>
        <w:ind w:left="1440" w:hanging="360"/>
        <w:rPr>
          <w:u w:val="none"/>
        </w:rPr>
      </w:pPr>
      <w:r w:rsidDel="00000000" w:rsidR="00000000" w:rsidRPr="00000000">
        <w:rPr>
          <w:rtl w:val="0"/>
        </w:rPr>
        <w:t xml:space="preserve">The 2 groups clashed once Japan left China post WW2</w:t>
      </w:r>
    </w:p>
    <w:p w:rsidR="00000000" w:rsidDel="00000000" w:rsidP="00000000" w:rsidRDefault="00000000" w:rsidRPr="00000000" w14:paraId="0000084E">
      <w:pPr>
        <w:pageBreakBefore w:val="0"/>
        <w:numPr>
          <w:ilvl w:val="1"/>
          <w:numId w:val="10"/>
        </w:numPr>
        <w:ind w:left="1440" w:hanging="360"/>
        <w:rPr>
          <w:u w:val="none"/>
        </w:rPr>
      </w:pPr>
      <w:r w:rsidDel="00000000" w:rsidR="00000000" w:rsidRPr="00000000">
        <w:rPr>
          <w:rtl w:val="0"/>
        </w:rPr>
        <w:t xml:space="preserve">Civil war broke out.  Most Chinese supported Mao’s communist China due to the attractiveness of communism on paper.  Mao won, creating the People’s Republic of China on mainland China, and Chaing lost and fled to an island, creating Taiwan</w:t>
      </w:r>
    </w:p>
    <w:p w:rsidR="00000000" w:rsidDel="00000000" w:rsidP="00000000" w:rsidRDefault="00000000" w:rsidRPr="00000000" w14:paraId="0000084F">
      <w:pPr>
        <w:pageBreakBefore w:val="0"/>
        <w:numPr>
          <w:ilvl w:val="1"/>
          <w:numId w:val="10"/>
        </w:numPr>
        <w:ind w:left="1440" w:hanging="360"/>
        <w:rPr>
          <w:u w:val="none"/>
        </w:rPr>
      </w:pPr>
      <w:r w:rsidDel="00000000" w:rsidR="00000000" w:rsidRPr="00000000">
        <w:rPr>
          <w:rtl w:val="0"/>
        </w:rPr>
        <w:t xml:space="preserve">US refuses to recognize Mao’s government as China’s legitimate government</w:t>
      </w:r>
    </w:p>
    <w:p w:rsidR="00000000" w:rsidDel="00000000" w:rsidP="00000000" w:rsidRDefault="00000000" w:rsidRPr="00000000" w14:paraId="00000850">
      <w:pPr>
        <w:pageBreakBefore w:val="0"/>
        <w:numPr>
          <w:ilvl w:val="1"/>
          <w:numId w:val="10"/>
        </w:numPr>
        <w:ind w:left="1440" w:hanging="360"/>
        <w:rPr>
          <w:u w:val="none"/>
        </w:rPr>
      </w:pPr>
      <w:r w:rsidDel="00000000" w:rsidR="00000000" w:rsidRPr="00000000">
        <w:rPr>
          <w:rtl w:val="0"/>
        </w:rPr>
        <w:t xml:space="preserve">Congress attacked Truman’s administration for doing too little, causing mainland China to go communist</w:t>
      </w:r>
    </w:p>
    <w:p w:rsidR="00000000" w:rsidDel="00000000" w:rsidP="00000000" w:rsidRDefault="00000000" w:rsidRPr="00000000" w14:paraId="00000851">
      <w:pPr>
        <w:pageBreakBefore w:val="0"/>
        <w:numPr>
          <w:ilvl w:val="1"/>
          <w:numId w:val="10"/>
        </w:numPr>
        <w:ind w:left="1440" w:hanging="360"/>
        <w:rPr>
          <w:u w:val="none"/>
        </w:rPr>
      </w:pPr>
      <w:r w:rsidDel="00000000" w:rsidR="00000000" w:rsidRPr="00000000">
        <w:rPr>
          <w:rtl w:val="0"/>
        </w:rPr>
        <w:t xml:space="preserve">Truman responded that he feared that inserting more US intervention would cause a larger war to break out</w:t>
      </w:r>
    </w:p>
    <w:p w:rsidR="00000000" w:rsidDel="00000000" w:rsidP="00000000" w:rsidRDefault="00000000" w:rsidRPr="00000000" w14:paraId="00000852">
      <w:pPr>
        <w:pageBreakBefore w:val="0"/>
        <w:numPr>
          <w:ilvl w:val="0"/>
          <w:numId w:val="10"/>
        </w:numPr>
        <w:ind w:left="720" w:hanging="360"/>
        <w:rPr>
          <w:highlight w:val="yellow"/>
        </w:rPr>
      </w:pPr>
      <w:r w:rsidDel="00000000" w:rsidR="00000000" w:rsidRPr="00000000">
        <w:rPr>
          <w:highlight w:val="yellow"/>
          <w:rtl w:val="0"/>
        </w:rPr>
        <w:t xml:space="preserve">Korea</w:t>
      </w:r>
    </w:p>
    <w:p w:rsidR="00000000" w:rsidDel="00000000" w:rsidP="00000000" w:rsidRDefault="00000000" w:rsidRPr="00000000" w14:paraId="00000853">
      <w:pPr>
        <w:pageBreakBefore w:val="0"/>
        <w:numPr>
          <w:ilvl w:val="1"/>
          <w:numId w:val="10"/>
        </w:numPr>
        <w:ind w:left="1440" w:hanging="360"/>
        <w:rPr>
          <w:u w:val="none"/>
        </w:rPr>
      </w:pPr>
      <w:r w:rsidDel="00000000" w:rsidR="00000000" w:rsidRPr="00000000">
        <w:rPr>
          <w:rtl w:val="0"/>
        </w:rPr>
        <w:t xml:space="preserve">Japan annexed Korea in 1910</w:t>
      </w:r>
    </w:p>
    <w:p w:rsidR="00000000" w:rsidDel="00000000" w:rsidP="00000000" w:rsidRDefault="00000000" w:rsidRPr="00000000" w14:paraId="00000854">
      <w:pPr>
        <w:pageBreakBefore w:val="0"/>
        <w:numPr>
          <w:ilvl w:val="1"/>
          <w:numId w:val="10"/>
        </w:numPr>
        <w:ind w:left="1440" w:hanging="360"/>
        <w:rPr>
          <w:u w:val="none"/>
        </w:rPr>
      </w:pPr>
      <w:r w:rsidDel="00000000" w:rsidR="00000000" w:rsidRPr="00000000">
        <w:rPr>
          <w:rtl w:val="0"/>
        </w:rPr>
        <w:t xml:space="preserve">In the end of WW2, North Korea (above 38th parallel) surrendered to the USSR and became communist and South Korea (below) surrendered to the US and became democratic</w:t>
      </w:r>
    </w:p>
    <w:p w:rsidR="00000000" w:rsidDel="00000000" w:rsidP="00000000" w:rsidRDefault="00000000" w:rsidRPr="00000000" w14:paraId="00000855">
      <w:pPr>
        <w:pageBreakBefore w:val="0"/>
        <w:numPr>
          <w:ilvl w:val="1"/>
          <w:numId w:val="10"/>
        </w:numPr>
        <w:ind w:left="1440" w:hanging="360"/>
        <w:rPr>
          <w:u w:val="none"/>
        </w:rPr>
      </w:pPr>
      <w:r w:rsidDel="00000000" w:rsidR="00000000" w:rsidRPr="00000000">
        <w:rPr>
          <w:rtl w:val="0"/>
        </w:rPr>
        <w:t xml:space="preserve">After WW2, US decrease military presence in SK, leading to USSR to believe that the US doesn’t care about SK, so USSR sought this opportunity to take over the entire Korean peninsula</w:t>
      </w:r>
    </w:p>
    <w:p w:rsidR="00000000" w:rsidDel="00000000" w:rsidP="00000000" w:rsidRDefault="00000000" w:rsidRPr="00000000" w14:paraId="00000856">
      <w:pPr>
        <w:pageBreakBefore w:val="0"/>
        <w:numPr>
          <w:ilvl w:val="1"/>
          <w:numId w:val="10"/>
        </w:numPr>
        <w:ind w:left="1440" w:hanging="360"/>
        <w:rPr>
          <w:u w:val="none"/>
        </w:rPr>
      </w:pPr>
      <w:r w:rsidDel="00000000" w:rsidR="00000000" w:rsidRPr="00000000">
        <w:rPr>
          <w:rtl w:val="0"/>
        </w:rPr>
        <w:t xml:space="preserve">NK did a surprise attack on SK, causing the Korean War</w:t>
      </w:r>
    </w:p>
    <w:p w:rsidR="00000000" w:rsidDel="00000000" w:rsidP="00000000" w:rsidRDefault="00000000" w:rsidRPr="00000000" w14:paraId="00000857">
      <w:pPr>
        <w:pageBreakBefore w:val="0"/>
        <w:numPr>
          <w:ilvl w:val="1"/>
          <w:numId w:val="10"/>
        </w:numPr>
        <w:ind w:left="1440" w:hanging="360"/>
        <w:rPr>
          <w:u w:val="none"/>
        </w:rPr>
      </w:pPr>
      <w:r w:rsidDel="00000000" w:rsidR="00000000" w:rsidRPr="00000000">
        <w:rPr>
          <w:rtl w:val="0"/>
        </w:rPr>
        <w:t xml:space="preserve">SK brought this attack up to the UN.  The UN took military action, since no nations vetoed action.  USSR would’ve vetoed action, but they didn’t participate in the meeting since Taiwan (non communist) was present</w:t>
      </w:r>
    </w:p>
    <w:p w:rsidR="00000000" w:rsidDel="00000000" w:rsidP="00000000" w:rsidRDefault="00000000" w:rsidRPr="00000000" w14:paraId="00000858">
      <w:pPr>
        <w:pageBreakBefore w:val="0"/>
        <w:numPr>
          <w:ilvl w:val="1"/>
          <w:numId w:val="10"/>
        </w:numPr>
        <w:ind w:left="1440" w:hanging="360"/>
        <w:rPr>
          <w:u w:val="none"/>
        </w:rPr>
      </w:pPr>
      <w:r w:rsidDel="00000000" w:rsidR="00000000" w:rsidRPr="00000000">
        <w:rPr>
          <w:rtl w:val="0"/>
        </w:rPr>
        <w:t xml:space="preserve">Action was 16 nations backing SK in the War</w:t>
      </w:r>
    </w:p>
    <w:p w:rsidR="00000000" w:rsidDel="00000000" w:rsidP="00000000" w:rsidRDefault="00000000" w:rsidRPr="00000000" w14:paraId="00000859">
      <w:pPr>
        <w:pageBreakBefore w:val="0"/>
        <w:numPr>
          <w:ilvl w:val="1"/>
          <w:numId w:val="10"/>
        </w:numPr>
        <w:ind w:left="1440" w:hanging="360"/>
        <w:rPr>
          <w:u w:val="none"/>
        </w:rPr>
      </w:pPr>
      <w:r w:rsidDel="00000000" w:rsidR="00000000" w:rsidRPr="00000000">
        <w:rPr>
          <w:rtl w:val="0"/>
        </w:rPr>
        <w:t xml:space="preserve">NK gained really good ground, shrinking SK into a tiny corner of Pusan</w:t>
      </w:r>
    </w:p>
    <w:p w:rsidR="00000000" w:rsidDel="00000000" w:rsidP="00000000" w:rsidRDefault="00000000" w:rsidRPr="00000000" w14:paraId="0000085A">
      <w:pPr>
        <w:pageBreakBefore w:val="0"/>
        <w:numPr>
          <w:ilvl w:val="1"/>
          <w:numId w:val="10"/>
        </w:numPr>
        <w:ind w:left="1440" w:hanging="360"/>
        <w:rPr>
          <w:u w:val="none"/>
        </w:rPr>
      </w:pPr>
      <w:r w:rsidDel="00000000" w:rsidR="00000000" w:rsidRPr="00000000">
        <w:rPr>
          <w:rtl w:val="0"/>
        </w:rPr>
        <w:t xml:space="preserve">US MacArthur made a surprise deployment behind the back of NK’s military line, trapping the NK military</w:t>
      </w:r>
    </w:p>
    <w:p w:rsidR="00000000" w:rsidDel="00000000" w:rsidP="00000000" w:rsidRDefault="00000000" w:rsidRPr="00000000" w14:paraId="0000085B">
      <w:pPr>
        <w:pageBreakBefore w:val="0"/>
        <w:numPr>
          <w:ilvl w:val="1"/>
          <w:numId w:val="10"/>
        </w:numPr>
        <w:ind w:left="1440" w:hanging="360"/>
        <w:rPr>
          <w:u w:val="none"/>
        </w:rPr>
      </w:pPr>
      <w:r w:rsidDel="00000000" w:rsidR="00000000" w:rsidRPr="00000000">
        <w:rPr>
          <w:rtl w:val="0"/>
        </w:rPr>
        <w:t xml:space="preserve">Half of NK troops surrendered on the spot, other half retreated back to the 38th parallel</w:t>
      </w:r>
    </w:p>
    <w:p w:rsidR="00000000" w:rsidDel="00000000" w:rsidP="00000000" w:rsidRDefault="00000000" w:rsidRPr="00000000" w14:paraId="0000085C">
      <w:pPr>
        <w:pageBreakBefore w:val="0"/>
        <w:numPr>
          <w:ilvl w:val="1"/>
          <w:numId w:val="10"/>
        </w:numPr>
        <w:ind w:left="1440" w:hanging="360"/>
        <w:rPr>
          <w:u w:val="none"/>
        </w:rPr>
      </w:pPr>
      <w:r w:rsidDel="00000000" w:rsidR="00000000" w:rsidRPr="00000000">
        <w:rPr>
          <w:rtl w:val="0"/>
        </w:rPr>
        <w:t xml:space="preserve">SK got really good ground and shrunk NK into a tiny lining along Yalu River</w:t>
      </w:r>
    </w:p>
    <w:p w:rsidR="00000000" w:rsidDel="00000000" w:rsidP="00000000" w:rsidRDefault="00000000" w:rsidRPr="00000000" w14:paraId="0000085D">
      <w:pPr>
        <w:pageBreakBefore w:val="0"/>
        <w:numPr>
          <w:ilvl w:val="1"/>
          <w:numId w:val="10"/>
        </w:numPr>
        <w:ind w:left="1440" w:hanging="360"/>
        <w:rPr>
          <w:u w:val="none"/>
        </w:rPr>
      </w:pPr>
      <w:r w:rsidDel="00000000" w:rsidR="00000000" w:rsidRPr="00000000">
        <w:rPr>
          <w:rtl w:val="0"/>
        </w:rPr>
        <w:t xml:space="preserve">Communist China got upset that communist bro NK is being bullied by the UN, so they stepped in</w:t>
      </w:r>
    </w:p>
    <w:p w:rsidR="00000000" w:rsidDel="00000000" w:rsidP="00000000" w:rsidRDefault="00000000" w:rsidRPr="00000000" w14:paraId="0000085E">
      <w:pPr>
        <w:pageBreakBefore w:val="0"/>
        <w:numPr>
          <w:ilvl w:val="1"/>
          <w:numId w:val="10"/>
        </w:numPr>
        <w:ind w:left="1440" w:hanging="360"/>
        <w:rPr>
          <w:u w:val="none"/>
        </w:rPr>
      </w:pPr>
      <w:r w:rsidDel="00000000" w:rsidR="00000000" w:rsidRPr="00000000">
        <w:rPr>
          <w:rtl w:val="0"/>
        </w:rPr>
        <w:t xml:space="preserve">NK and SK stalemate at 38th parallel</w:t>
      </w:r>
    </w:p>
    <w:p w:rsidR="00000000" w:rsidDel="00000000" w:rsidP="00000000" w:rsidRDefault="00000000" w:rsidRPr="00000000" w14:paraId="0000085F">
      <w:pPr>
        <w:pageBreakBefore w:val="0"/>
        <w:numPr>
          <w:ilvl w:val="1"/>
          <w:numId w:val="10"/>
        </w:numPr>
        <w:ind w:left="1440" w:hanging="360"/>
        <w:rPr>
          <w:u w:val="none"/>
        </w:rPr>
      </w:pPr>
      <w:r w:rsidDel="00000000" w:rsidR="00000000" w:rsidRPr="00000000">
        <w:rPr>
          <w:rtl w:val="0"/>
        </w:rPr>
        <w:t xml:space="preserve">MacArthur recommended Truman to use nuclear weapons against Communist China, since this war made it obvious that communism was meant to be spread around the world</w:t>
      </w:r>
    </w:p>
    <w:p w:rsidR="00000000" w:rsidDel="00000000" w:rsidP="00000000" w:rsidRDefault="00000000" w:rsidRPr="00000000" w14:paraId="00000860">
      <w:pPr>
        <w:pageBreakBefore w:val="0"/>
        <w:numPr>
          <w:ilvl w:val="2"/>
          <w:numId w:val="10"/>
        </w:numPr>
        <w:ind w:left="2160" w:hanging="360"/>
        <w:rPr>
          <w:u w:val="none"/>
        </w:rPr>
      </w:pPr>
      <w:r w:rsidDel="00000000" w:rsidR="00000000" w:rsidRPr="00000000">
        <w:rPr>
          <w:rtl w:val="0"/>
        </w:rPr>
        <w:t xml:space="preserve">Truman rejected, due to USSR’s alliance with China would cause WW3</w:t>
      </w:r>
    </w:p>
    <w:p w:rsidR="00000000" w:rsidDel="00000000" w:rsidP="00000000" w:rsidRDefault="00000000" w:rsidRPr="00000000" w14:paraId="00000861">
      <w:pPr>
        <w:pageBreakBefore w:val="0"/>
        <w:numPr>
          <w:ilvl w:val="2"/>
          <w:numId w:val="10"/>
        </w:numPr>
        <w:ind w:left="2160" w:hanging="360"/>
        <w:rPr>
          <w:u w:val="none"/>
        </w:rPr>
      </w:pPr>
      <w:r w:rsidDel="00000000" w:rsidR="00000000" w:rsidRPr="00000000">
        <w:rPr>
          <w:rtl w:val="0"/>
        </w:rPr>
        <w:t xml:space="preserve">MacArthur doesn’t care about what Truman says, so MacArthur thinks of a plan to attack China somehow</w:t>
      </w:r>
    </w:p>
    <w:p w:rsidR="00000000" w:rsidDel="00000000" w:rsidP="00000000" w:rsidRDefault="00000000" w:rsidRPr="00000000" w14:paraId="00000862">
      <w:pPr>
        <w:pageBreakBefore w:val="0"/>
        <w:numPr>
          <w:ilvl w:val="2"/>
          <w:numId w:val="10"/>
        </w:numPr>
        <w:ind w:left="2160" w:hanging="360"/>
        <w:rPr>
          <w:u w:val="none"/>
        </w:rPr>
      </w:pPr>
      <w:r w:rsidDel="00000000" w:rsidR="00000000" w:rsidRPr="00000000">
        <w:rPr>
          <w:rtl w:val="0"/>
        </w:rPr>
        <w:t xml:space="preserve">Truman fired MacArthur</w:t>
      </w:r>
    </w:p>
    <w:p w:rsidR="00000000" w:rsidDel="00000000" w:rsidP="00000000" w:rsidRDefault="00000000" w:rsidRPr="00000000" w14:paraId="00000863">
      <w:pPr>
        <w:pageBreakBefore w:val="0"/>
        <w:numPr>
          <w:ilvl w:val="2"/>
          <w:numId w:val="10"/>
        </w:numPr>
        <w:ind w:left="2160" w:hanging="360"/>
        <w:rPr>
          <w:u w:val="none"/>
        </w:rPr>
      </w:pPr>
      <w:r w:rsidDel="00000000" w:rsidR="00000000" w:rsidRPr="00000000">
        <w:rPr>
          <w:rtl w:val="0"/>
        </w:rPr>
        <w:t xml:space="preserve">MacArthur still has the support of American citizens</w:t>
      </w:r>
    </w:p>
    <w:p w:rsidR="00000000" w:rsidDel="00000000" w:rsidP="00000000" w:rsidRDefault="00000000" w:rsidRPr="00000000" w14:paraId="00000864">
      <w:pPr>
        <w:pageBreakBefore w:val="0"/>
        <w:numPr>
          <w:ilvl w:val="2"/>
          <w:numId w:val="10"/>
        </w:numPr>
        <w:ind w:left="2160" w:hanging="360"/>
        <w:rPr>
          <w:u w:val="none"/>
        </w:rPr>
      </w:pPr>
      <w:r w:rsidDel="00000000" w:rsidR="00000000" w:rsidRPr="00000000">
        <w:rPr>
          <w:rtl w:val="0"/>
        </w:rPr>
        <w:t xml:space="preserve">Truman opened an investigative committee on MacArthur’s action</w:t>
      </w:r>
    </w:p>
    <w:p w:rsidR="00000000" w:rsidDel="00000000" w:rsidP="00000000" w:rsidRDefault="00000000" w:rsidRPr="00000000" w14:paraId="00000865">
      <w:pPr>
        <w:pageBreakBefore w:val="0"/>
        <w:numPr>
          <w:ilvl w:val="2"/>
          <w:numId w:val="10"/>
        </w:numPr>
        <w:ind w:left="2160" w:hanging="360"/>
        <w:rPr>
          <w:u w:val="none"/>
        </w:rPr>
      </w:pPr>
      <w:r w:rsidDel="00000000" w:rsidR="00000000" w:rsidRPr="00000000">
        <w:rPr>
          <w:rtl w:val="0"/>
        </w:rPr>
        <w:t xml:space="preserve">MacArthur fades away</w:t>
      </w:r>
    </w:p>
    <w:p w:rsidR="00000000" w:rsidDel="00000000" w:rsidP="00000000" w:rsidRDefault="00000000" w:rsidRPr="00000000" w14:paraId="00000866">
      <w:pPr>
        <w:pageBreakBefore w:val="0"/>
        <w:numPr>
          <w:ilvl w:val="1"/>
          <w:numId w:val="10"/>
        </w:numPr>
        <w:ind w:left="1440" w:hanging="360"/>
        <w:rPr>
          <w:u w:val="none"/>
        </w:rPr>
      </w:pPr>
      <w:r w:rsidDel="00000000" w:rsidR="00000000" w:rsidRPr="00000000">
        <w:rPr>
          <w:rtl w:val="0"/>
        </w:rPr>
        <w:t xml:space="preserve">NK suggests a ceasefire, contingent on keeping the border at 38th parallel, and creating the DMZ there</w:t>
      </w:r>
    </w:p>
    <w:p w:rsidR="00000000" w:rsidDel="00000000" w:rsidP="00000000" w:rsidRDefault="00000000" w:rsidRPr="00000000" w14:paraId="00000867">
      <w:pPr>
        <w:pageBreakBefore w:val="0"/>
        <w:numPr>
          <w:ilvl w:val="1"/>
          <w:numId w:val="10"/>
        </w:numPr>
        <w:ind w:left="1440" w:hanging="360"/>
        <w:rPr>
          <w:u w:val="none"/>
        </w:rPr>
      </w:pPr>
      <w:r w:rsidDel="00000000" w:rsidR="00000000" w:rsidRPr="00000000">
        <w:rPr>
          <w:rtl w:val="0"/>
        </w:rPr>
        <w:t xml:space="preserve">Armistice signed</w:t>
      </w:r>
    </w:p>
    <w:p w:rsidR="00000000" w:rsidDel="00000000" w:rsidP="00000000" w:rsidRDefault="00000000" w:rsidRPr="00000000" w14:paraId="00000868">
      <w:pPr>
        <w:pageBreakBefore w:val="0"/>
        <w:numPr>
          <w:ilvl w:val="0"/>
          <w:numId w:val="10"/>
        </w:numPr>
        <w:ind w:left="720" w:hanging="360"/>
        <w:rPr>
          <w:u w:val="none"/>
        </w:rPr>
      </w:pPr>
      <w:r w:rsidDel="00000000" w:rsidR="00000000" w:rsidRPr="00000000">
        <w:rPr>
          <w:rtl w:val="0"/>
        </w:rPr>
        <w:t xml:space="preserve">Wars cost the US lives and money, making Americans fear communism even more</w:t>
      </w:r>
    </w:p>
    <w:p w:rsidR="00000000" w:rsidDel="00000000" w:rsidP="00000000" w:rsidRDefault="00000000" w:rsidRPr="00000000" w14:paraId="00000869">
      <w:pPr>
        <w:pageBreakBefore w:val="0"/>
        <w:numPr>
          <w:ilvl w:val="0"/>
          <w:numId w:val="10"/>
        </w:numPr>
        <w:ind w:left="720" w:hanging="360"/>
        <w:rPr>
          <w:u w:val="none"/>
        </w:rPr>
      </w:pPr>
      <w:r w:rsidDel="00000000" w:rsidR="00000000" w:rsidRPr="00000000">
        <w:rPr>
          <w:rtl w:val="0"/>
        </w:rPr>
        <w:t xml:space="preserve">Korean War was considered unsuccessful because Korea was still 2 separate countries, leading US citizens to lose faith in Democratic Party, so they voted Republican, giving the next presidency to Dwight D. Eisenhower</w:t>
      </w:r>
    </w:p>
    <w:p w:rsidR="00000000" w:rsidDel="00000000" w:rsidP="00000000" w:rsidRDefault="00000000" w:rsidRPr="00000000" w14:paraId="0000086A">
      <w:pPr>
        <w:pageBreakBefore w:val="0"/>
        <w:numPr>
          <w:ilvl w:val="0"/>
          <w:numId w:val="10"/>
        </w:numPr>
        <w:ind w:left="720" w:hanging="360"/>
        <w:rPr>
          <w:highlight w:val="yellow"/>
        </w:rPr>
      </w:pPr>
      <w:r w:rsidDel="00000000" w:rsidR="00000000" w:rsidRPr="00000000">
        <w:rPr>
          <w:highlight w:val="yellow"/>
          <w:rtl w:val="0"/>
        </w:rPr>
        <w:t xml:space="preserve">Homefront</w:t>
      </w:r>
    </w:p>
    <w:p w:rsidR="00000000" w:rsidDel="00000000" w:rsidP="00000000" w:rsidRDefault="00000000" w:rsidRPr="00000000" w14:paraId="0000086B">
      <w:pPr>
        <w:pageBreakBefore w:val="0"/>
        <w:numPr>
          <w:ilvl w:val="1"/>
          <w:numId w:val="10"/>
        </w:numPr>
        <w:ind w:left="1440" w:hanging="360"/>
        <w:rPr>
          <w:u w:val="none"/>
        </w:rPr>
      </w:pPr>
      <w:r w:rsidDel="00000000" w:rsidR="00000000" w:rsidRPr="00000000">
        <w:rPr>
          <w:rtl w:val="0"/>
        </w:rPr>
        <w:t xml:space="preserve">Fear of communism led to lots of finger pointing about who’s communist, ruining lots of lives</w:t>
      </w:r>
    </w:p>
    <w:p w:rsidR="00000000" w:rsidDel="00000000" w:rsidP="00000000" w:rsidRDefault="00000000" w:rsidRPr="00000000" w14:paraId="0000086C">
      <w:pPr>
        <w:pageBreakBefore w:val="0"/>
        <w:numPr>
          <w:ilvl w:val="1"/>
          <w:numId w:val="10"/>
        </w:numPr>
        <w:ind w:left="1440" w:hanging="360"/>
        <w:rPr>
          <w:u w:val="none"/>
        </w:rPr>
      </w:pPr>
      <w:r w:rsidDel="00000000" w:rsidR="00000000" w:rsidRPr="00000000">
        <w:rPr>
          <w:rtl w:val="0"/>
        </w:rPr>
        <w:t xml:space="preserve">Loyalty Review Board: dismiss government employees loyal to communism</w:t>
      </w:r>
    </w:p>
    <w:p w:rsidR="00000000" w:rsidDel="00000000" w:rsidP="00000000" w:rsidRDefault="00000000" w:rsidRPr="00000000" w14:paraId="0000086D">
      <w:pPr>
        <w:pageBreakBefore w:val="0"/>
        <w:numPr>
          <w:ilvl w:val="1"/>
          <w:numId w:val="10"/>
        </w:numPr>
        <w:ind w:left="1440" w:hanging="360"/>
        <w:rPr>
          <w:u w:val="none"/>
        </w:rPr>
      </w:pPr>
      <w:r w:rsidDel="00000000" w:rsidR="00000000" w:rsidRPr="00000000">
        <w:rPr>
          <w:rtl w:val="0"/>
        </w:rPr>
        <w:t xml:space="preserve">House Un-American Activities Committee: investigated communist influence in the movie industry</w:t>
      </w:r>
    </w:p>
    <w:p w:rsidR="00000000" w:rsidDel="00000000" w:rsidP="00000000" w:rsidRDefault="00000000" w:rsidRPr="00000000" w14:paraId="0000086E">
      <w:pPr>
        <w:pageBreakBefore w:val="0"/>
        <w:numPr>
          <w:ilvl w:val="1"/>
          <w:numId w:val="10"/>
        </w:numPr>
        <w:ind w:left="1440" w:hanging="360"/>
        <w:rPr>
          <w:u w:val="none"/>
        </w:rPr>
      </w:pPr>
      <w:r w:rsidDel="00000000" w:rsidR="00000000" w:rsidRPr="00000000">
        <w:rPr>
          <w:rtl w:val="0"/>
        </w:rPr>
        <w:t xml:space="preserve">McCarran Act: planning how to establish totalitarianism is illegal</w:t>
      </w:r>
    </w:p>
    <w:p w:rsidR="00000000" w:rsidDel="00000000" w:rsidP="00000000" w:rsidRDefault="00000000" w:rsidRPr="00000000" w14:paraId="0000086F">
      <w:pPr>
        <w:pageBreakBefore w:val="0"/>
        <w:numPr>
          <w:ilvl w:val="2"/>
          <w:numId w:val="10"/>
        </w:numPr>
        <w:ind w:left="2160" w:hanging="360"/>
        <w:rPr>
          <w:u w:val="none"/>
        </w:rPr>
      </w:pPr>
      <w:r w:rsidDel="00000000" w:rsidR="00000000" w:rsidRPr="00000000">
        <w:rPr>
          <w:rtl w:val="0"/>
        </w:rPr>
        <w:t xml:space="preserve">President Truman vetoed, but Congress overrode the veto</w:t>
      </w:r>
    </w:p>
    <w:p w:rsidR="00000000" w:rsidDel="00000000" w:rsidP="00000000" w:rsidRDefault="00000000" w:rsidRPr="00000000" w14:paraId="00000870">
      <w:pPr>
        <w:pageBreakBefore w:val="0"/>
        <w:numPr>
          <w:ilvl w:val="1"/>
          <w:numId w:val="10"/>
        </w:numPr>
        <w:ind w:left="1440" w:hanging="360"/>
        <w:rPr>
          <w:u w:val="none"/>
        </w:rPr>
      </w:pPr>
      <w:r w:rsidDel="00000000" w:rsidR="00000000" w:rsidRPr="00000000">
        <w:rPr>
          <w:rtl w:val="0"/>
        </w:rPr>
        <w:t xml:space="preserve">Alger Hiss, a State Department official, was accused of being a spy for the USSR</w:t>
      </w:r>
    </w:p>
    <w:p w:rsidR="00000000" w:rsidDel="00000000" w:rsidP="00000000" w:rsidRDefault="00000000" w:rsidRPr="00000000" w14:paraId="00000871">
      <w:pPr>
        <w:pageBreakBefore w:val="0"/>
        <w:numPr>
          <w:ilvl w:val="2"/>
          <w:numId w:val="10"/>
        </w:numPr>
        <w:ind w:left="2160" w:hanging="360"/>
        <w:rPr>
          <w:u w:val="none"/>
        </w:rPr>
      </w:pPr>
      <w:r w:rsidDel="00000000" w:rsidR="00000000" w:rsidRPr="00000000">
        <w:rPr>
          <w:rtl w:val="0"/>
        </w:rPr>
        <w:t xml:space="preserve">Arrested</w:t>
      </w:r>
    </w:p>
    <w:p w:rsidR="00000000" w:rsidDel="00000000" w:rsidP="00000000" w:rsidRDefault="00000000" w:rsidRPr="00000000" w14:paraId="00000872">
      <w:pPr>
        <w:pageBreakBefore w:val="0"/>
        <w:numPr>
          <w:ilvl w:val="1"/>
          <w:numId w:val="10"/>
        </w:numPr>
        <w:ind w:left="1440" w:hanging="360"/>
        <w:rPr>
          <w:u w:val="none"/>
        </w:rPr>
      </w:pPr>
      <w:r w:rsidDel="00000000" w:rsidR="00000000" w:rsidRPr="00000000">
        <w:rPr>
          <w:rtl w:val="0"/>
        </w:rPr>
        <w:t xml:space="preserve">Klaus Fuchs accused of handing secrets about atomic bombs to the USSR, enabling them to successfully create and test one</w:t>
      </w:r>
    </w:p>
    <w:p w:rsidR="00000000" w:rsidDel="00000000" w:rsidP="00000000" w:rsidRDefault="00000000" w:rsidRPr="00000000" w14:paraId="00000873">
      <w:pPr>
        <w:pageBreakBefore w:val="0"/>
        <w:numPr>
          <w:ilvl w:val="1"/>
          <w:numId w:val="10"/>
        </w:numPr>
        <w:ind w:left="1440" w:hanging="360"/>
        <w:rPr>
          <w:u w:val="none"/>
        </w:rPr>
      </w:pPr>
      <w:r w:rsidDel="00000000" w:rsidR="00000000" w:rsidRPr="00000000">
        <w:rPr>
          <w:rtl w:val="0"/>
        </w:rPr>
        <w:t xml:space="preserve">Ethel and Julius Rosenberg: executed for being accused for spying for the USSR</w:t>
      </w:r>
    </w:p>
    <w:p w:rsidR="00000000" w:rsidDel="00000000" w:rsidP="00000000" w:rsidRDefault="00000000" w:rsidRPr="00000000" w14:paraId="00000874">
      <w:pPr>
        <w:pageBreakBefore w:val="0"/>
        <w:numPr>
          <w:ilvl w:val="1"/>
          <w:numId w:val="10"/>
        </w:numPr>
        <w:ind w:left="1440" w:hanging="360"/>
        <w:rPr>
          <w:u w:val="none"/>
        </w:rPr>
      </w:pPr>
      <w:r w:rsidDel="00000000" w:rsidR="00000000" w:rsidRPr="00000000">
        <w:rPr>
          <w:rtl w:val="0"/>
        </w:rPr>
        <w:t xml:space="preserve">McCarthyism</w:t>
      </w:r>
    </w:p>
    <w:p w:rsidR="00000000" w:rsidDel="00000000" w:rsidP="00000000" w:rsidRDefault="00000000" w:rsidRPr="00000000" w14:paraId="00000875">
      <w:pPr>
        <w:pageBreakBefore w:val="0"/>
        <w:numPr>
          <w:ilvl w:val="2"/>
          <w:numId w:val="10"/>
        </w:numPr>
        <w:ind w:left="2160" w:hanging="360"/>
        <w:rPr>
          <w:u w:val="none"/>
        </w:rPr>
      </w:pPr>
      <w:r w:rsidDel="00000000" w:rsidR="00000000" w:rsidRPr="00000000">
        <w:rPr>
          <w:rtl w:val="0"/>
        </w:rPr>
        <w:t xml:space="preserve">Joseph McCarthy witch hunt: McCarthy was ineffective at being a legislator.  He wanted to be reelected, so he needed to stir up some publicity.  He decided to cry out that communists were infecting the US government, but without evidence</w:t>
      </w:r>
    </w:p>
    <w:p w:rsidR="00000000" w:rsidDel="00000000" w:rsidP="00000000" w:rsidRDefault="00000000" w:rsidRPr="00000000" w14:paraId="00000876">
      <w:pPr>
        <w:pageBreakBefore w:val="0"/>
        <w:numPr>
          <w:ilvl w:val="2"/>
          <w:numId w:val="10"/>
        </w:numPr>
        <w:ind w:left="2160" w:hanging="360"/>
        <w:rPr>
          <w:u w:val="none"/>
        </w:rPr>
      </w:pPr>
      <w:r w:rsidDel="00000000" w:rsidR="00000000" w:rsidRPr="00000000">
        <w:rPr>
          <w:rtl w:val="0"/>
        </w:rPr>
        <w:t xml:space="preserve">He only gave out names and “evidence” in places where he has legal immunity in case he gets sued for slander</w:t>
      </w:r>
    </w:p>
    <w:p w:rsidR="00000000" w:rsidDel="00000000" w:rsidP="00000000" w:rsidRDefault="00000000" w:rsidRPr="00000000" w14:paraId="00000877">
      <w:pPr>
        <w:pageBreakBefore w:val="0"/>
        <w:numPr>
          <w:ilvl w:val="2"/>
          <w:numId w:val="10"/>
        </w:numPr>
        <w:ind w:left="2160" w:hanging="360"/>
        <w:rPr>
          <w:u w:val="none"/>
        </w:rPr>
      </w:pPr>
      <w:r w:rsidDel="00000000" w:rsidR="00000000" w:rsidRPr="00000000">
        <w:rPr>
          <w:rtl w:val="0"/>
        </w:rPr>
        <w:t xml:space="preserve">One day, he accused the US military as being communist, leading  to a nationally televised investigation.  He was seen bullying witnesses on TV, costing the legitimacy of him and the Senate</w:t>
      </w:r>
    </w:p>
    <w:p w:rsidR="00000000" w:rsidDel="00000000" w:rsidP="00000000" w:rsidRDefault="00000000" w:rsidRPr="00000000" w14:paraId="00000878">
      <w:pPr>
        <w:pageBreakBefore w:val="0"/>
        <w:numPr>
          <w:ilvl w:val="2"/>
          <w:numId w:val="10"/>
        </w:numPr>
        <w:ind w:left="2160" w:hanging="360"/>
        <w:rPr>
          <w:u w:val="none"/>
        </w:rPr>
      </w:pPr>
      <w:r w:rsidDel="00000000" w:rsidR="00000000" w:rsidRPr="00000000">
        <w:rPr>
          <w:rtl w:val="0"/>
        </w:rPr>
        <w:t xml:space="preserve">He then faded away and became an alcoholic and died as a broken down man</w:t>
      </w:r>
    </w:p>
    <w:p w:rsidR="00000000" w:rsidDel="00000000" w:rsidP="00000000" w:rsidRDefault="00000000" w:rsidRPr="00000000" w14:paraId="00000879">
      <w:pPr>
        <w:pageBreakBefore w:val="0"/>
        <w:numPr>
          <w:ilvl w:val="1"/>
          <w:numId w:val="10"/>
        </w:numPr>
        <w:ind w:left="1440" w:hanging="360"/>
        <w:rPr>
          <w:u w:val="none"/>
        </w:rPr>
      </w:pPr>
      <w:r w:rsidDel="00000000" w:rsidR="00000000" w:rsidRPr="00000000">
        <w:rPr>
          <w:rtl w:val="0"/>
        </w:rPr>
        <w:t xml:space="preserve">States passed laws that made it illegal to oppose the federal government</w:t>
      </w:r>
    </w:p>
    <w:p w:rsidR="00000000" w:rsidDel="00000000" w:rsidP="00000000" w:rsidRDefault="00000000" w:rsidRPr="00000000" w14:paraId="0000087A">
      <w:pPr>
        <w:pageBreakBefore w:val="0"/>
        <w:numPr>
          <w:ilvl w:val="2"/>
          <w:numId w:val="10"/>
        </w:numPr>
        <w:ind w:left="2160" w:hanging="360"/>
        <w:rPr>
          <w:u w:val="none"/>
        </w:rPr>
      </w:pPr>
      <w:r w:rsidDel="00000000" w:rsidR="00000000" w:rsidRPr="00000000">
        <w:rPr>
          <w:rtl w:val="0"/>
        </w:rPr>
        <w:t xml:space="preserve">Eventually ruled unconstitutional for violating the first Amendment</w:t>
      </w:r>
      <w:r w:rsidDel="00000000" w:rsidR="00000000" w:rsidRPr="00000000">
        <w:rPr>
          <w:rtl w:val="0"/>
        </w:rPr>
      </w:r>
    </w:p>
    <w:p w:rsidR="00000000" w:rsidDel="00000000" w:rsidP="00000000" w:rsidRDefault="00000000" w:rsidRPr="00000000" w14:paraId="0000087B">
      <w:pPr>
        <w:pageBreakBefore w:val="0"/>
        <w:numPr>
          <w:ilvl w:val="0"/>
          <w:numId w:val="10"/>
        </w:numPr>
        <w:ind w:left="720" w:hanging="360"/>
        <w:rPr>
          <w:u w:val="none"/>
        </w:rPr>
      </w:pPr>
      <w:r w:rsidDel="00000000" w:rsidR="00000000" w:rsidRPr="00000000">
        <w:rPr>
          <w:rtl w:val="0"/>
        </w:rPr>
        <w:t xml:space="preserve">Race between US and USSR to develop the world’s first hydrogen bomb</w:t>
      </w:r>
    </w:p>
    <w:p w:rsidR="00000000" w:rsidDel="00000000" w:rsidP="00000000" w:rsidRDefault="00000000" w:rsidRPr="00000000" w14:paraId="0000087C">
      <w:pPr>
        <w:pageBreakBefore w:val="0"/>
        <w:numPr>
          <w:ilvl w:val="1"/>
          <w:numId w:val="10"/>
        </w:numPr>
        <w:ind w:left="1440" w:hanging="360"/>
        <w:rPr>
          <w:u w:val="none"/>
        </w:rPr>
      </w:pPr>
      <w:r w:rsidDel="00000000" w:rsidR="00000000" w:rsidRPr="00000000">
        <w:rPr>
          <w:rtl w:val="0"/>
        </w:rPr>
        <w:t xml:space="preserve">Even deadlier than an atomic bomb</w:t>
      </w:r>
    </w:p>
    <w:p w:rsidR="00000000" w:rsidDel="00000000" w:rsidP="00000000" w:rsidRDefault="00000000" w:rsidRPr="00000000" w14:paraId="0000087D">
      <w:pPr>
        <w:pageBreakBefore w:val="0"/>
        <w:numPr>
          <w:ilvl w:val="0"/>
          <w:numId w:val="10"/>
        </w:numPr>
        <w:ind w:left="720" w:hanging="360"/>
        <w:rPr>
          <w:highlight w:val="yellow"/>
        </w:rPr>
      </w:pPr>
      <w:r w:rsidDel="00000000" w:rsidR="00000000" w:rsidRPr="00000000">
        <w:rPr>
          <w:highlight w:val="yellow"/>
          <w:rtl w:val="0"/>
        </w:rPr>
        <w:t xml:space="preserve">Brinkmanship</w:t>
      </w:r>
    </w:p>
    <w:p w:rsidR="00000000" w:rsidDel="00000000" w:rsidP="00000000" w:rsidRDefault="00000000" w:rsidRPr="00000000" w14:paraId="0000087E">
      <w:pPr>
        <w:pageBreakBefore w:val="0"/>
        <w:numPr>
          <w:ilvl w:val="1"/>
          <w:numId w:val="10"/>
        </w:numPr>
        <w:ind w:left="1440" w:hanging="360"/>
        <w:rPr>
          <w:u w:val="none"/>
        </w:rPr>
      </w:pPr>
      <w:r w:rsidDel="00000000" w:rsidR="00000000" w:rsidRPr="00000000">
        <w:rPr>
          <w:rtl w:val="0"/>
        </w:rPr>
        <w:t xml:space="preserve">Eisenhower’s administration was extremely anticommunist, so to establish that, they are willing to use whatever force necessary </w:t>
      </w:r>
    </w:p>
    <w:p w:rsidR="00000000" w:rsidDel="00000000" w:rsidP="00000000" w:rsidRDefault="00000000" w:rsidRPr="00000000" w14:paraId="0000087F">
      <w:pPr>
        <w:pageBreakBefore w:val="0"/>
        <w:numPr>
          <w:ilvl w:val="1"/>
          <w:numId w:val="10"/>
        </w:numPr>
        <w:ind w:left="1440" w:hanging="360"/>
        <w:rPr>
          <w:u w:val="none"/>
        </w:rPr>
      </w:pPr>
      <w:r w:rsidDel="00000000" w:rsidR="00000000" w:rsidRPr="00000000">
        <w:rPr>
          <w:rtl w:val="0"/>
        </w:rPr>
        <w:t xml:space="preserve">USSR followed suit</w:t>
      </w:r>
    </w:p>
    <w:p w:rsidR="00000000" w:rsidDel="00000000" w:rsidP="00000000" w:rsidRDefault="00000000" w:rsidRPr="00000000" w14:paraId="00000880">
      <w:pPr>
        <w:pageBreakBefore w:val="0"/>
        <w:numPr>
          <w:ilvl w:val="1"/>
          <w:numId w:val="10"/>
        </w:numPr>
        <w:ind w:left="1440" w:hanging="360"/>
      </w:pPr>
      <w:r w:rsidDel="00000000" w:rsidR="00000000" w:rsidRPr="00000000">
        <w:rPr>
          <w:rtl w:val="0"/>
        </w:rPr>
        <w:t xml:space="preserve">For 30 years, citizen lived in constant fear of nuclear attack at any moment</w:t>
      </w:r>
    </w:p>
    <w:p w:rsidR="00000000" w:rsidDel="00000000" w:rsidP="00000000" w:rsidRDefault="00000000" w:rsidRPr="00000000" w14:paraId="00000881">
      <w:pPr>
        <w:pageBreakBefore w:val="0"/>
        <w:numPr>
          <w:ilvl w:val="0"/>
          <w:numId w:val="10"/>
        </w:numPr>
        <w:ind w:left="720" w:hanging="360"/>
        <w:rPr>
          <w:highlight w:val="yellow"/>
        </w:rPr>
      </w:pPr>
      <w:r w:rsidDel="00000000" w:rsidR="00000000" w:rsidRPr="00000000">
        <w:rPr>
          <w:highlight w:val="yellow"/>
          <w:rtl w:val="0"/>
        </w:rPr>
        <w:t xml:space="preserve">CIA</w:t>
      </w:r>
    </w:p>
    <w:p w:rsidR="00000000" w:rsidDel="00000000" w:rsidP="00000000" w:rsidRDefault="00000000" w:rsidRPr="00000000" w14:paraId="00000882">
      <w:pPr>
        <w:pageBreakBefore w:val="0"/>
        <w:numPr>
          <w:ilvl w:val="1"/>
          <w:numId w:val="10"/>
        </w:numPr>
        <w:ind w:left="1440" w:hanging="360"/>
        <w:rPr>
          <w:u w:val="none"/>
        </w:rPr>
      </w:pPr>
      <w:r w:rsidDel="00000000" w:rsidR="00000000" w:rsidRPr="00000000">
        <w:rPr>
          <w:rtl w:val="0"/>
        </w:rPr>
        <w:t xml:space="preserve">Established to spy for intelligence abroad</w:t>
      </w:r>
    </w:p>
    <w:p w:rsidR="00000000" w:rsidDel="00000000" w:rsidP="00000000" w:rsidRDefault="00000000" w:rsidRPr="00000000" w14:paraId="00000883">
      <w:pPr>
        <w:pageBreakBefore w:val="0"/>
        <w:numPr>
          <w:ilvl w:val="1"/>
          <w:numId w:val="10"/>
        </w:numPr>
        <w:ind w:left="1440" w:hanging="360"/>
        <w:rPr>
          <w:u w:val="none"/>
        </w:rPr>
      </w:pPr>
      <w:r w:rsidDel="00000000" w:rsidR="00000000" w:rsidRPr="00000000">
        <w:rPr>
          <w:rtl w:val="0"/>
        </w:rPr>
        <w:t xml:space="preserve">Overthrew communist governments</w:t>
      </w:r>
    </w:p>
    <w:p w:rsidR="00000000" w:rsidDel="00000000" w:rsidP="00000000" w:rsidRDefault="00000000" w:rsidRPr="00000000" w14:paraId="00000884">
      <w:pPr>
        <w:pageBreakBefore w:val="0"/>
        <w:numPr>
          <w:ilvl w:val="2"/>
          <w:numId w:val="10"/>
        </w:numPr>
        <w:ind w:left="2160" w:hanging="360"/>
        <w:rPr>
          <w:u w:val="none"/>
        </w:rPr>
      </w:pPr>
      <w:r w:rsidDel="00000000" w:rsidR="00000000" w:rsidRPr="00000000">
        <w:rPr>
          <w:rtl w:val="0"/>
        </w:rPr>
        <w:t xml:space="preserve">Iran: CIA funded pro-Americans to overthrow the existing government in fear that the existing was going to turn to USSR for help</w:t>
      </w:r>
    </w:p>
    <w:p w:rsidR="00000000" w:rsidDel="00000000" w:rsidP="00000000" w:rsidRDefault="00000000" w:rsidRPr="00000000" w14:paraId="00000885">
      <w:pPr>
        <w:pageBreakBefore w:val="0"/>
        <w:numPr>
          <w:ilvl w:val="2"/>
          <w:numId w:val="10"/>
        </w:numPr>
        <w:ind w:left="2160" w:hanging="360"/>
        <w:rPr>
          <w:u w:val="none"/>
        </w:rPr>
      </w:pPr>
      <w:r w:rsidDel="00000000" w:rsidR="00000000" w:rsidRPr="00000000">
        <w:rPr>
          <w:rtl w:val="0"/>
        </w:rPr>
        <w:t xml:space="preserve">Guatemala: CIA suspected the government to be communist for how it was distributing land.  Led a military attack and won</w:t>
      </w:r>
    </w:p>
    <w:p w:rsidR="00000000" w:rsidDel="00000000" w:rsidP="00000000" w:rsidRDefault="00000000" w:rsidRPr="00000000" w14:paraId="00000886">
      <w:pPr>
        <w:pageBreakBefore w:val="0"/>
        <w:numPr>
          <w:ilvl w:val="0"/>
          <w:numId w:val="10"/>
        </w:numPr>
        <w:ind w:left="720" w:hanging="360"/>
        <w:rPr>
          <w:highlight w:val="yellow"/>
        </w:rPr>
      </w:pPr>
      <w:r w:rsidDel="00000000" w:rsidR="00000000" w:rsidRPr="00000000">
        <w:rPr>
          <w:highlight w:val="yellow"/>
          <w:rtl w:val="0"/>
        </w:rPr>
        <w:t xml:space="preserve">Geneva summit</w:t>
      </w:r>
    </w:p>
    <w:p w:rsidR="00000000" w:rsidDel="00000000" w:rsidP="00000000" w:rsidRDefault="00000000" w:rsidRPr="00000000" w14:paraId="00000887">
      <w:pPr>
        <w:pageBreakBefore w:val="0"/>
        <w:numPr>
          <w:ilvl w:val="1"/>
          <w:numId w:val="10"/>
        </w:numPr>
        <w:ind w:left="1440" w:hanging="360"/>
        <w:rPr>
          <w:u w:val="none"/>
        </w:rPr>
      </w:pPr>
      <w:r w:rsidDel="00000000" w:rsidR="00000000" w:rsidRPr="00000000">
        <w:rPr>
          <w:rtl w:val="0"/>
        </w:rPr>
        <w:t xml:space="preserve">US proposed that US can fly over USSR and vice versa to defend against nuclear attack</w:t>
      </w:r>
    </w:p>
    <w:p w:rsidR="00000000" w:rsidDel="00000000" w:rsidP="00000000" w:rsidRDefault="00000000" w:rsidRPr="00000000" w14:paraId="00000888">
      <w:pPr>
        <w:pageBreakBefore w:val="0"/>
        <w:numPr>
          <w:ilvl w:val="1"/>
          <w:numId w:val="10"/>
        </w:numPr>
        <w:ind w:left="1440" w:hanging="360"/>
        <w:rPr>
          <w:u w:val="none"/>
        </w:rPr>
      </w:pPr>
      <w:r w:rsidDel="00000000" w:rsidR="00000000" w:rsidRPr="00000000">
        <w:rPr>
          <w:rtl w:val="0"/>
        </w:rPr>
        <w:t xml:space="preserve">USSR rejected</w:t>
      </w:r>
    </w:p>
    <w:p w:rsidR="00000000" w:rsidDel="00000000" w:rsidP="00000000" w:rsidRDefault="00000000" w:rsidRPr="00000000" w14:paraId="00000889">
      <w:pPr>
        <w:pageBreakBefore w:val="0"/>
        <w:numPr>
          <w:ilvl w:val="1"/>
          <w:numId w:val="10"/>
        </w:numPr>
        <w:ind w:left="1440" w:hanging="360"/>
        <w:rPr>
          <w:u w:val="none"/>
        </w:rPr>
      </w:pPr>
      <w:r w:rsidDel="00000000" w:rsidR="00000000" w:rsidRPr="00000000">
        <w:rPr>
          <w:rtl w:val="0"/>
        </w:rPr>
        <w:t xml:space="preserve">U-2</w:t>
      </w:r>
    </w:p>
    <w:p w:rsidR="00000000" w:rsidDel="00000000" w:rsidP="00000000" w:rsidRDefault="00000000" w:rsidRPr="00000000" w14:paraId="0000088A">
      <w:pPr>
        <w:pageBreakBefore w:val="0"/>
        <w:numPr>
          <w:ilvl w:val="2"/>
          <w:numId w:val="10"/>
        </w:numPr>
        <w:ind w:left="2160" w:hanging="360"/>
        <w:rPr>
          <w:u w:val="none"/>
        </w:rPr>
      </w:pPr>
      <w:r w:rsidDel="00000000" w:rsidR="00000000" w:rsidRPr="00000000">
        <w:rPr>
          <w:rtl w:val="0"/>
        </w:rPr>
        <w:t xml:space="preserve">Despite the rejection, the US secretly went ahead anyways, using discrete high altitude U-2 plane</w:t>
      </w:r>
    </w:p>
    <w:p w:rsidR="00000000" w:rsidDel="00000000" w:rsidP="00000000" w:rsidRDefault="00000000" w:rsidRPr="00000000" w14:paraId="0000088B">
      <w:pPr>
        <w:pageBreakBefore w:val="0"/>
        <w:numPr>
          <w:ilvl w:val="2"/>
          <w:numId w:val="10"/>
        </w:numPr>
        <w:ind w:left="2160" w:hanging="360"/>
        <w:rPr>
          <w:u w:val="none"/>
        </w:rPr>
      </w:pPr>
      <w:r w:rsidDel="00000000" w:rsidR="00000000" w:rsidRPr="00000000">
        <w:rPr>
          <w:rtl w:val="0"/>
        </w:rPr>
        <w:t xml:space="preserve">One was discovered and shot down</w:t>
      </w:r>
    </w:p>
    <w:p w:rsidR="00000000" w:rsidDel="00000000" w:rsidP="00000000" w:rsidRDefault="00000000" w:rsidRPr="00000000" w14:paraId="0000088C">
      <w:pPr>
        <w:pageBreakBefore w:val="0"/>
        <w:numPr>
          <w:ilvl w:val="2"/>
          <w:numId w:val="10"/>
        </w:numPr>
        <w:ind w:left="2160" w:hanging="360"/>
        <w:rPr>
          <w:u w:val="none"/>
        </w:rPr>
      </w:pPr>
      <w:r w:rsidDel="00000000" w:rsidR="00000000" w:rsidRPr="00000000">
        <w:rPr>
          <w:rtl w:val="0"/>
        </w:rPr>
        <w:t xml:space="preserve">Led to USSR to cancel a peace summit</w:t>
      </w:r>
    </w:p>
    <w:p w:rsidR="00000000" w:rsidDel="00000000" w:rsidP="00000000" w:rsidRDefault="00000000" w:rsidRPr="00000000" w14:paraId="0000088D">
      <w:pPr>
        <w:pageBreakBefore w:val="0"/>
        <w:numPr>
          <w:ilvl w:val="0"/>
          <w:numId w:val="10"/>
        </w:numPr>
        <w:ind w:left="720" w:hanging="360"/>
        <w:rPr>
          <w:highlight w:val="yellow"/>
        </w:rPr>
      </w:pPr>
      <w:r w:rsidDel="00000000" w:rsidR="00000000" w:rsidRPr="00000000">
        <w:rPr>
          <w:highlight w:val="yellow"/>
          <w:rtl w:val="0"/>
        </w:rPr>
        <w:t xml:space="preserve">Suez war</w:t>
      </w:r>
    </w:p>
    <w:p w:rsidR="00000000" w:rsidDel="00000000" w:rsidP="00000000" w:rsidRDefault="00000000" w:rsidRPr="00000000" w14:paraId="0000088E">
      <w:pPr>
        <w:pageBreakBefore w:val="0"/>
        <w:numPr>
          <w:ilvl w:val="1"/>
          <w:numId w:val="10"/>
        </w:numPr>
        <w:ind w:left="1440" w:hanging="360"/>
        <w:rPr>
          <w:u w:val="none"/>
        </w:rPr>
      </w:pPr>
      <w:r w:rsidDel="00000000" w:rsidR="00000000" w:rsidRPr="00000000">
        <w:rPr>
          <w:rtl w:val="0"/>
        </w:rPr>
        <w:t xml:space="preserve">US and Britain agreed to help Egypt finance a dam for the Nile River</w:t>
      </w:r>
    </w:p>
    <w:p w:rsidR="00000000" w:rsidDel="00000000" w:rsidP="00000000" w:rsidRDefault="00000000" w:rsidRPr="00000000" w14:paraId="0000088F">
      <w:pPr>
        <w:pageBreakBefore w:val="0"/>
        <w:numPr>
          <w:ilvl w:val="1"/>
          <w:numId w:val="10"/>
        </w:numPr>
        <w:ind w:left="1440" w:hanging="360"/>
        <w:rPr>
          <w:u w:val="none"/>
        </w:rPr>
      </w:pPr>
      <w:r w:rsidDel="00000000" w:rsidR="00000000" w:rsidRPr="00000000">
        <w:rPr>
          <w:rtl w:val="0"/>
        </w:rPr>
        <w:t xml:space="preserve">Egypt’s head of government tried to play the USSR against the US to squeeze the most aid out of both</w:t>
      </w:r>
    </w:p>
    <w:p w:rsidR="00000000" w:rsidDel="00000000" w:rsidP="00000000" w:rsidRDefault="00000000" w:rsidRPr="00000000" w14:paraId="00000890">
      <w:pPr>
        <w:pageBreakBefore w:val="0"/>
        <w:numPr>
          <w:ilvl w:val="1"/>
          <w:numId w:val="10"/>
        </w:numPr>
        <w:ind w:left="1440" w:hanging="360"/>
        <w:rPr>
          <w:u w:val="none"/>
        </w:rPr>
      </w:pPr>
      <w:r w:rsidDel="00000000" w:rsidR="00000000" w:rsidRPr="00000000">
        <w:rPr>
          <w:rtl w:val="0"/>
        </w:rPr>
        <w:t xml:space="preserve">US realized and withdrew aid</w:t>
      </w:r>
    </w:p>
    <w:p w:rsidR="00000000" w:rsidDel="00000000" w:rsidP="00000000" w:rsidRDefault="00000000" w:rsidRPr="00000000" w14:paraId="00000891">
      <w:pPr>
        <w:pageBreakBefore w:val="0"/>
        <w:numPr>
          <w:ilvl w:val="1"/>
          <w:numId w:val="10"/>
        </w:numPr>
        <w:ind w:left="1440" w:hanging="360"/>
        <w:rPr>
          <w:u w:val="none"/>
        </w:rPr>
      </w:pPr>
      <w:r w:rsidDel="00000000" w:rsidR="00000000" w:rsidRPr="00000000">
        <w:rPr>
          <w:rtl w:val="0"/>
        </w:rPr>
        <w:t xml:space="preserve">Egypt responded by nationalizing Suez Canal, owned by France and Britain</w:t>
      </w:r>
    </w:p>
    <w:p w:rsidR="00000000" w:rsidDel="00000000" w:rsidP="00000000" w:rsidRDefault="00000000" w:rsidRPr="00000000" w14:paraId="00000892">
      <w:pPr>
        <w:pageBreakBefore w:val="0"/>
        <w:numPr>
          <w:ilvl w:val="1"/>
          <w:numId w:val="10"/>
        </w:numPr>
        <w:ind w:left="1440" w:hanging="360"/>
        <w:rPr>
          <w:u w:val="none"/>
        </w:rPr>
      </w:pPr>
      <w:r w:rsidDel="00000000" w:rsidR="00000000" w:rsidRPr="00000000">
        <w:rPr>
          <w:rtl w:val="0"/>
        </w:rPr>
        <w:t xml:space="preserve">France and Britain responded by sending troops to Egypt</w:t>
      </w:r>
    </w:p>
    <w:p w:rsidR="00000000" w:rsidDel="00000000" w:rsidP="00000000" w:rsidRDefault="00000000" w:rsidRPr="00000000" w14:paraId="00000893">
      <w:pPr>
        <w:pageBreakBefore w:val="0"/>
        <w:numPr>
          <w:ilvl w:val="1"/>
          <w:numId w:val="10"/>
        </w:numPr>
        <w:ind w:left="1440" w:hanging="360"/>
        <w:rPr>
          <w:u w:val="none"/>
        </w:rPr>
      </w:pPr>
      <w:r w:rsidDel="00000000" w:rsidR="00000000" w:rsidRPr="00000000">
        <w:rPr>
          <w:rtl w:val="0"/>
        </w:rPr>
        <w:t xml:space="preserve">Egypt also blocked Israel ships</w:t>
      </w:r>
    </w:p>
    <w:p w:rsidR="00000000" w:rsidDel="00000000" w:rsidP="00000000" w:rsidRDefault="00000000" w:rsidRPr="00000000" w14:paraId="00000894">
      <w:pPr>
        <w:pageBreakBefore w:val="0"/>
        <w:numPr>
          <w:ilvl w:val="1"/>
          <w:numId w:val="10"/>
        </w:numPr>
        <w:ind w:left="1440" w:hanging="360"/>
        <w:rPr>
          <w:u w:val="none"/>
        </w:rPr>
      </w:pPr>
      <w:r w:rsidDel="00000000" w:rsidR="00000000" w:rsidRPr="00000000">
        <w:rPr>
          <w:rtl w:val="0"/>
        </w:rPr>
        <w:t xml:space="preserve">Israel responded by sending troops to Egypt</w:t>
      </w:r>
    </w:p>
    <w:p w:rsidR="00000000" w:rsidDel="00000000" w:rsidP="00000000" w:rsidRDefault="00000000" w:rsidRPr="00000000" w14:paraId="00000895">
      <w:pPr>
        <w:pageBreakBefore w:val="0"/>
        <w:numPr>
          <w:ilvl w:val="1"/>
          <w:numId w:val="10"/>
        </w:numPr>
        <w:ind w:left="1440" w:hanging="360"/>
        <w:rPr>
          <w:u w:val="none"/>
        </w:rPr>
      </w:pPr>
      <w:r w:rsidDel="00000000" w:rsidR="00000000" w:rsidRPr="00000000">
        <w:rPr>
          <w:rtl w:val="0"/>
        </w:rPr>
        <w:t xml:space="preserve">UN intervened and got Egypt to keep control of Suez Canal</w:t>
      </w:r>
    </w:p>
    <w:p w:rsidR="00000000" w:rsidDel="00000000" w:rsidP="00000000" w:rsidRDefault="00000000" w:rsidRPr="00000000" w14:paraId="00000896">
      <w:pPr>
        <w:pageBreakBefore w:val="0"/>
        <w:numPr>
          <w:ilvl w:val="0"/>
          <w:numId w:val="10"/>
        </w:numPr>
        <w:ind w:left="720" w:hanging="360"/>
        <w:rPr>
          <w:u w:val="none"/>
        </w:rPr>
      </w:pPr>
      <w:r w:rsidDel="00000000" w:rsidR="00000000" w:rsidRPr="00000000">
        <w:rPr>
          <w:rtl w:val="0"/>
        </w:rPr>
        <w:t xml:space="preserve">Eisenhower Doctrine: the US will defend the Middle East from communism</w:t>
      </w:r>
    </w:p>
    <w:p w:rsidR="00000000" w:rsidDel="00000000" w:rsidP="00000000" w:rsidRDefault="00000000" w:rsidRPr="00000000" w14:paraId="00000897">
      <w:pPr>
        <w:pageBreakBefore w:val="0"/>
        <w:numPr>
          <w:ilvl w:val="0"/>
          <w:numId w:val="10"/>
        </w:numPr>
        <w:ind w:left="720" w:hanging="360"/>
        <w:rPr>
          <w:highlight w:val="yellow"/>
        </w:rPr>
      </w:pPr>
      <w:r w:rsidDel="00000000" w:rsidR="00000000" w:rsidRPr="00000000">
        <w:rPr>
          <w:highlight w:val="yellow"/>
          <w:rtl w:val="0"/>
        </w:rPr>
        <w:t xml:space="preserve">Hungarian uprising</w:t>
      </w:r>
    </w:p>
    <w:p w:rsidR="00000000" w:rsidDel="00000000" w:rsidP="00000000" w:rsidRDefault="00000000" w:rsidRPr="00000000" w14:paraId="00000898">
      <w:pPr>
        <w:pageBreakBefore w:val="0"/>
        <w:numPr>
          <w:ilvl w:val="1"/>
          <w:numId w:val="10"/>
        </w:numPr>
        <w:ind w:left="1440" w:hanging="360"/>
        <w:rPr>
          <w:u w:val="none"/>
        </w:rPr>
      </w:pPr>
      <w:r w:rsidDel="00000000" w:rsidR="00000000" w:rsidRPr="00000000">
        <w:rPr>
          <w:rtl w:val="0"/>
        </w:rPr>
        <w:t xml:space="preserve">Hungarian was USSR dominated</w:t>
      </w:r>
    </w:p>
    <w:p w:rsidR="00000000" w:rsidDel="00000000" w:rsidP="00000000" w:rsidRDefault="00000000" w:rsidRPr="00000000" w14:paraId="00000899">
      <w:pPr>
        <w:pageBreakBefore w:val="0"/>
        <w:numPr>
          <w:ilvl w:val="1"/>
          <w:numId w:val="10"/>
        </w:numPr>
        <w:ind w:left="1440" w:hanging="360"/>
        <w:rPr>
          <w:u w:val="none"/>
        </w:rPr>
      </w:pPr>
      <w:r w:rsidDel="00000000" w:rsidR="00000000" w:rsidRPr="00000000">
        <w:rPr>
          <w:rtl w:val="0"/>
        </w:rPr>
        <w:t xml:space="preserve">Imre Nagy revolted the existing government and formed a new one containing democracy</w:t>
      </w:r>
    </w:p>
    <w:p w:rsidR="00000000" w:rsidDel="00000000" w:rsidP="00000000" w:rsidRDefault="00000000" w:rsidRPr="00000000" w14:paraId="0000089A">
      <w:pPr>
        <w:pageBreakBefore w:val="0"/>
        <w:numPr>
          <w:ilvl w:val="1"/>
          <w:numId w:val="10"/>
        </w:numPr>
        <w:ind w:left="1440" w:hanging="360"/>
        <w:rPr>
          <w:u w:val="none"/>
        </w:rPr>
      </w:pPr>
      <w:r w:rsidDel="00000000" w:rsidR="00000000" w:rsidRPr="00000000">
        <w:rPr>
          <w:rtl w:val="0"/>
        </w:rPr>
        <w:t xml:space="preserve">USSR responded with force and rekted Nagy’s government</w:t>
      </w:r>
    </w:p>
    <w:p w:rsidR="00000000" w:rsidDel="00000000" w:rsidP="00000000" w:rsidRDefault="00000000" w:rsidRPr="00000000" w14:paraId="0000089B">
      <w:pPr>
        <w:pageBreakBefore w:val="0"/>
        <w:numPr>
          <w:ilvl w:val="1"/>
          <w:numId w:val="10"/>
        </w:numPr>
        <w:ind w:left="1440" w:hanging="360"/>
        <w:rPr>
          <w:u w:val="none"/>
        </w:rPr>
      </w:pPr>
      <w:r w:rsidDel="00000000" w:rsidR="00000000" w:rsidRPr="00000000">
        <w:rPr>
          <w:rtl w:val="0"/>
        </w:rPr>
        <w:t xml:space="preserve">Hungarians disappointed that the US and UN didn’t step in</w:t>
      </w:r>
    </w:p>
    <w:p w:rsidR="00000000" w:rsidDel="00000000" w:rsidP="00000000" w:rsidRDefault="00000000" w:rsidRPr="00000000" w14:paraId="0000089C">
      <w:pPr>
        <w:pageBreakBefore w:val="0"/>
        <w:numPr>
          <w:ilvl w:val="0"/>
          <w:numId w:val="10"/>
        </w:numPr>
        <w:ind w:left="720" w:hanging="360"/>
        <w:rPr>
          <w:highlight w:val="yellow"/>
        </w:rPr>
      </w:pPr>
      <w:r w:rsidDel="00000000" w:rsidR="00000000" w:rsidRPr="00000000">
        <w:rPr>
          <w:highlight w:val="yellow"/>
          <w:rtl w:val="0"/>
        </w:rPr>
        <w:t xml:space="preserve">Nikita Khrushchev</w:t>
      </w:r>
    </w:p>
    <w:p w:rsidR="00000000" w:rsidDel="00000000" w:rsidP="00000000" w:rsidRDefault="00000000" w:rsidRPr="00000000" w14:paraId="0000089D">
      <w:pPr>
        <w:pageBreakBefore w:val="0"/>
        <w:numPr>
          <w:ilvl w:val="1"/>
          <w:numId w:val="10"/>
        </w:numPr>
        <w:ind w:left="1440" w:hanging="360"/>
        <w:rPr>
          <w:u w:val="none"/>
        </w:rPr>
      </w:pPr>
      <w:r w:rsidDel="00000000" w:rsidR="00000000" w:rsidRPr="00000000">
        <w:rPr>
          <w:rtl w:val="0"/>
        </w:rPr>
        <w:t xml:space="preserve">succeeded Stalin</w:t>
      </w:r>
    </w:p>
    <w:p w:rsidR="00000000" w:rsidDel="00000000" w:rsidP="00000000" w:rsidRDefault="00000000" w:rsidRPr="00000000" w14:paraId="0000089E">
      <w:pPr>
        <w:pageBreakBefore w:val="0"/>
        <w:numPr>
          <w:ilvl w:val="1"/>
          <w:numId w:val="10"/>
        </w:numPr>
        <w:ind w:left="1440" w:hanging="360"/>
        <w:rPr>
          <w:u w:val="none"/>
        </w:rPr>
      </w:pPr>
      <w:r w:rsidDel="00000000" w:rsidR="00000000" w:rsidRPr="00000000">
        <w:rPr>
          <w:rtl w:val="0"/>
        </w:rPr>
        <w:t xml:space="preserve">Favored peaceful coexistence</w:t>
      </w:r>
    </w:p>
    <w:p w:rsidR="00000000" w:rsidDel="00000000" w:rsidP="00000000" w:rsidRDefault="00000000" w:rsidRPr="00000000" w14:paraId="0000089F">
      <w:pPr>
        <w:pageBreakBefore w:val="0"/>
        <w:numPr>
          <w:ilvl w:val="0"/>
          <w:numId w:val="10"/>
        </w:numPr>
        <w:ind w:left="720" w:hanging="360"/>
        <w:rPr>
          <w:u w:val="none"/>
        </w:rPr>
      </w:pPr>
      <w:r w:rsidDel="00000000" w:rsidR="00000000" w:rsidRPr="00000000">
        <w:rPr>
          <w:rtl w:val="0"/>
        </w:rPr>
        <w:t xml:space="preserve">Space race: US was surprised that the USSR went into space, so they rushed to do the same</w:t>
      </w:r>
      <w:r w:rsidDel="00000000" w:rsidR="00000000" w:rsidRPr="00000000">
        <w:rPr>
          <w:rtl w:val="0"/>
        </w:rPr>
      </w:r>
    </w:p>
    <w:p w:rsidR="00000000" w:rsidDel="00000000" w:rsidP="00000000" w:rsidRDefault="00000000" w:rsidRPr="00000000" w14:paraId="000008A0">
      <w:pPr>
        <w:pageBreakBefore w:val="0"/>
        <w:rPr/>
      </w:pPr>
      <w:r w:rsidDel="00000000" w:rsidR="00000000" w:rsidRPr="00000000">
        <w:rPr>
          <w:rtl w:val="0"/>
        </w:rPr>
      </w:r>
    </w:p>
    <w:p w:rsidR="00000000" w:rsidDel="00000000" w:rsidP="00000000" w:rsidRDefault="00000000" w:rsidRPr="00000000" w14:paraId="000008A1">
      <w:pPr>
        <w:pStyle w:val="Title"/>
        <w:pageBreakBefore w:val="0"/>
        <w:rPr/>
      </w:pPr>
      <w:bookmarkStart w:colFirst="0" w:colLast="0" w:name="_55uk43wi2n6t" w:id="19"/>
      <w:bookmarkEnd w:id="19"/>
      <w:r w:rsidDel="00000000" w:rsidR="00000000" w:rsidRPr="00000000">
        <w:rPr>
          <w:rtl w:val="0"/>
        </w:rPr>
        <w:t xml:space="preserve">Post WW2 (50’s, 60’s, 70’s)</w:t>
      </w:r>
    </w:p>
    <w:p w:rsidR="00000000" w:rsidDel="00000000" w:rsidP="00000000" w:rsidRDefault="00000000" w:rsidRPr="00000000" w14:paraId="000008A2">
      <w:pPr>
        <w:pageBreakBefore w:val="0"/>
        <w:numPr>
          <w:ilvl w:val="0"/>
          <w:numId w:val="1"/>
        </w:numPr>
        <w:ind w:left="720" w:hanging="360"/>
        <w:rPr>
          <w:u w:val="none"/>
        </w:rPr>
      </w:pPr>
      <w:r w:rsidDel="00000000" w:rsidR="00000000" w:rsidRPr="00000000">
        <w:rPr>
          <w:rtl w:val="0"/>
        </w:rPr>
        <w:t xml:space="preserve">GI Bill of Rights: the federal government pays part of a veteran’s education tuition, 1 year’s worth of unemployment benefits while job hunting and low interest federal loans, all to help veterans transition back to civilian life</w:t>
      </w:r>
    </w:p>
    <w:p w:rsidR="00000000" w:rsidDel="00000000" w:rsidP="00000000" w:rsidRDefault="00000000" w:rsidRPr="00000000" w14:paraId="000008A3">
      <w:pPr>
        <w:pageBreakBefore w:val="0"/>
        <w:numPr>
          <w:ilvl w:val="0"/>
          <w:numId w:val="1"/>
        </w:numPr>
        <w:ind w:left="720" w:hanging="360"/>
        <w:rPr>
          <w:u w:val="none"/>
        </w:rPr>
      </w:pPr>
      <w:r w:rsidDel="00000000" w:rsidR="00000000" w:rsidRPr="00000000">
        <w:rPr>
          <w:rtl w:val="0"/>
        </w:rPr>
        <w:t xml:space="preserve">Housing crisis: there was a shortage of housing, so people lived in cramped apartments or with relatives.  In response, some companies began mass producing homes</w:t>
      </w:r>
    </w:p>
    <w:p w:rsidR="00000000" w:rsidDel="00000000" w:rsidP="00000000" w:rsidRDefault="00000000" w:rsidRPr="00000000" w14:paraId="000008A4">
      <w:pPr>
        <w:pageBreakBefore w:val="0"/>
        <w:numPr>
          <w:ilvl w:val="0"/>
          <w:numId w:val="1"/>
        </w:numPr>
        <w:ind w:left="720" w:hanging="360"/>
        <w:rPr>
          <w:u w:val="none"/>
        </w:rPr>
      </w:pPr>
      <w:r w:rsidDel="00000000" w:rsidR="00000000" w:rsidRPr="00000000">
        <w:rPr>
          <w:rtl w:val="0"/>
        </w:rPr>
        <w:t xml:space="preserve">Many divorces happened after the war.  During the war, women’s position grew, and when men returned, women didn’t return to their old positions, leading to conflicts in many families</w:t>
      </w:r>
    </w:p>
    <w:p w:rsidR="00000000" w:rsidDel="00000000" w:rsidP="00000000" w:rsidRDefault="00000000" w:rsidRPr="00000000" w14:paraId="000008A5">
      <w:pPr>
        <w:pageBreakBefore w:val="0"/>
        <w:numPr>
          <w:ilvl w:val="0"/>
          <w:numId w:val="1"/>
        </w:numPr>
        <w:ind w:left="720" w:hanging="360"/>
        <w:rPr>
          <w:highlight w:val="yellow"/>
        </w:rPr>
      </w:pPr>
      <w:r w:rsidDel="00000000" w:rsidR="00000000" w:rsidRPr="00000000">
        <w:rPr>
          <w:highlight w:val="yellow"/>
          <w:rtl w:val="0"/>
        </w:rPr>
        <w:t xml:space="preserve">Economy</w:t>
      </w:r>
    </w:p>
    <w:p w:rsidR="00000000" w:rsidDel="00000000" w:rsidP="00000000" w:rsidRDefault="00000000" w:rsidRPr="00000000" w14:paraId="000008A6">
      <w:pPr>
        <w:pageBreakBefore w:val="0"/>
        <w:numPr>
          <w:ilvl w:val="1"/>
          <w:numId w:val="1"/>
        </w:numPr>
        <w:ind w:left="1440" w:hanging="360"/>
      </w:pPr>
      <w:r w:rsidDel="00000000" w:rsidR="00000000" w:rsidRPr="00000000">
        <w:rPr>
          <w:rtl w:val="0"/>
        </w:rPr>
        <w:t xml:space="preserve">Government wartime positions got laid off, leading to mass unemployment</w:t>
      </w:r>
    </w:p>
    <w:p w:rsidR="00000000" w:rsidDel="00000000" w:rsidP="00000000" w:rsidRDefault="00000000" w:rsidRPr="00000000" w14:paraId="000008A7">
      <w:pPr>
        <w:pageBreakBefore w:val="0"/>
        <w:numPr>
          <w:ilvl w:val="1"/>
          <w:numId w:val="1"/>
        </w:numPr>
        <w:ind w:left="1440" w:hanging="360"/>
      </w:pPr>
      <w:r w:rsidDel="00000000" w:rsidR="00000000" w:rsidRPr="00000000">
        <w:rPr>
          <w:rtl w:val="0"/>
        </w:rPr>
        <w:t xml:space="preserve">The Office of Price Administration closed after the war, leading to skyrocketing prices of goods</w:t>
      </w:r>
    </w:p>
    <w:p w:rsidR="00000000" w:rsidDel="00000000" w:rsidP="00000000" w:rsidRDefault="00000000" w:rsidRPr="00000000" w14:paraId="000008A8">
      <w:pPr>
        <w:pageBreakBefore w:val="0"/>
        <w:numPr>
          <w:ilvl w:val="1"/>
          <w:numId w:val="1"/>
        </w:numPr>
        <w:ind w:left="1440" w:hanging="360"/>
      </w:pPr>
      <w:r w:rsidDel="00000000" w:rsidR="00000000" w:rsidRPr="00000000">
        <w:rPr>
          <w:rtl w:val="0"/>
        </w:rPr>
        <w:t xml:space="preserve">Economy boomed.  During wartime, people couldn’t buy many things, so once the war ended, demand for goods skyrocketed.  This demand in turn created new jobs.  National defense positions created due to Cold War also created jobs</w:t>
      </w:r>
    </w:p>
    <w:p w:rsidR="00000000" w:rsidDel="00000000" w:rsidP="00000000" w:rsidRDefault="00000000" w:rsidRPr="00000000" w14:paraId="000008A9">
      <w:pPr>
        <w:pageBreakBefore w:val="0"/>
        <w:numPr>
          <w:ilvl w:val="1"/>
          <w:numId w:val="1"/>
        </w:numPr>
        <w:ind w:left="1440" w:hanging="360"/>
        <w:rPr>
          <w:u w:val="none"/>
        </w:rPr>
      </w:pPr>
      <w:r w:rsidDel="00000000" w:rsidR="00000000" w:rsidRPr="00000000">
        <w:rPr>
          <w:rtl w:val="0"/>
        </w:rPr>
        <w:t xml:space="preserve">Workers were striking due to wages not following the skyrocketing prices of goods.  President Truman responded by seizing control of the industries of the strikers and threatened to draft their workers into forced working in those industries.  This threat caused the unions to give in</w:t>
      </w:r>
    </w:p>
    <w:p w:rsidR="00000000" w:rsidDel="00000000" w:rsidP="00000000" w:rsidRDefault="00000000" w:rsidRPr="00000000" w14:paraId="000008AA">
      <w:pPr>
        <w:pageBreakBefore w:val="0"/>
        <w:numPr>
          <w:ilvl w:val="1"/>
          <w:numId w:val="1"/>
        </w:numPr>
        <w:ind w:left="1440" w:hanging="360"/>
        <w:rPr>
          <w:u w:val="none"/>
        </w:rPr>
      </w:pPr>
      <w:r w:rsidDel="00000000" w:rsidR="00000000" w:rsidRPr="00000000">
        <w:rPr>
          <w:rtl w:val="0"/>
        </w:rPr>
        <w:t xml:space="preserve">1947: Taft-Hartley Act passed, reversing many of the rights gained by unions during the New Deal</w:t>
      </w:r>
    </w:p>
    <w:p w:rsidR="00000000" w:rsidDel="00000000" w:rsidP="00000000" w:rsidRDefault="00000000" w:rsidRPr="00000000" w14:paraId="000008AB">
      <w:pPr>
        <w:pageBreakBefore w:val="0"/>
        <w:numPr>
          <w:ilvl w:val="0"/>
          <w:numId w:val="1"/>
        </w:numPr>
        <w:ind w:left="720" w:hanging="360"/>
        <w:rPr>
          <w:highlight w:val="yellow"/>
        </w:rPr>
      </w:pPr>
      <w:r w:rsidDel="00000000" w:rsidR="00000000" w:rsidRPr="00000000">
        <w:rPr>
          <w:highlight w:val="yellow"/>
          <w:rtl w:val="0"/>
        </w:rPr>
        <w:t xml:space="preserve">Civil rights</w:t>
      </w:r>
    </w:p>
    <w:p w:rsidR="00000000" w:rsidDel="00000000" w:rsidP="00000000" w:rsidRDefault="00000000" w:rsidRPr="00000000" w14:paraId="000008AC">
      <w:pPr>
        <w:pageBreakBefore w:val="0"/>
        <w:numPr>
          <w:ilvl w:val="1"/>
          <w:numId w:val="1"/>
        </w:numPr>
        <w:ind w:left="1440" w:hanging="360"/>
        <w:rPr>
          <w:u w:val="none"/>
        </w:rPr>
      </w:pPr>
      <w:r w:rsidDel="00000000" w:rsidR="00000000" w:rsidRPr="00000000">
        <w:rPr>
          <w:rtl w:val="0"/>
        </w:rPr>
        <w:t xml:space="preserve">Truman was extremely pro civil rights, to the point that he doesn’t care if he won’t get reelected due to opposition to that</w:t>
      </w:r>
    </w:p>
    <w:p w:rsidR="00000000" w:rsidDel="00000000" w:rsidP="00000000" w:rsidRDefault="00000000" w:rsidRPr="00000000" w14:paraId="000008AD">
      <w:pPr>
        <w:pageBreakBefore w:val="0"/>
        <w:numPr>
          <w:ilvl w:val="2"/>
          <w:numId w:val="1"/>
        </w:numPr>
        <w:ind w:left="2160" w:hanging="360"/>
        <w:rPr>
          <w:u w:val="none"/>
        </w:rPr>
      </w:pPr>
      <w:r w:rsidDel="00000000" w:rsidR="00000000" w:rsidRPr="00000000">
        <w:rPr>
          <w:rtl w:val="0"/>
        </w:rPr>
        <w:t xml:space="preserve">Southern Democrats who hated civil rights left the party and created their own called Dixiecrats</w:t>
      </w:r>
    </w:p>
    <w:p w:rsidR="00000000" w:rsidDel="00000000" w:rsidP="00000000" w:rsidRDefault="00000000" w:rsidRPr="00000000" w14:paraId="000008AE">
      <w:pPr>
        <w:pageBreakBefore w:val="0"/>
        <w:numPr>
          <w:ilvl w:val="1"/>
          <w:numId w:val="1"/>
        </w:numPr>
        <w:ind w:left="1440" w:hanging="360"/>
        <w:rPr>
          <w:u w:val="none"/>
        </w:rPr>
      </w:pPr>
      <w:r w:rsidDel="00000000" w:rsidR="00000000" w:rsidRPr="00000000">
        <w:rPr>
          <w:rtl w:val="0"/>
        </w:rPr>
        <w:t xml:space="preserve">He proposed federal antilynching laws, ban on poll tax, permanent civil rights commission</w:t>
      </w:r>
    </w:p>
    <w:p w:rsidR="00000000" w:rsidDel="00000000" w:rsidP="00000000" w:rsidRDefault="00000000" w:rsidRPr="00000000" w14:paraId="000008AF">
      <w:pPr>
        <w:pageBreakBefore w:val="0"/>
        <w:numPr>
          <w:ilvl w:val="1"/>
          <w:numId w:val="1"/>
        </w:numPr>
        <w:ind w:left="1440" w:hanging="360"/>
        <w:rPr>
          <w:u w:val="none"/>
        </w:rPr>
      </w:pPr>
      <w:r w:rsidDel="00000000" w:rsidR="00000000" w:rsidRPr="00000000">
        <w:rPr>
          <w:rtl w:val="0"/>
        </w:rPr>
        <w:t xml:space="preserve">These proposals were vetoed by Congress, so he issued an executive order to racially integrate the armed forces </w:t>
      </w:r>
    </w:p>
    <w:p w:rsidR="00000000" w:rsidDel="00000000" w:rsidP="00000000" w:rsidRDefault="00000000" w:rsidRPr="00000000" w14:paraId="000008B0">
      <w:pPr>
        <w:pageBreakBefore w:val="0"/>
        <w:numPr>
          <w:ilvl w:val="0"/>
          <w:numId w:val="1"/>
        </w:numPr>
        <w:ind w:left="720" w:hanging="360"/>
        <w:rPr>
          <w:highlight w:val="yellow"/>
        </w:rPr>
      </w:pPr>
      <w:r w:rsidDel="00000000" w:rsidR="00000000" w:rsidRPr="00000000">
        <w:rPr>
          <w:highlight w:val="yellow"/>
          <w:rtl w:val="0"/>
        </w:rPr>
        <w:t xml:space="preserve">Fair Deal</w:t>
      </w:r>
    </w:p>
    <w:p w:rsidR="00000000" w:rsidDel="00000000" w:rsidP="00000000" w:rsidRDefault="00000000" w:rsidRPr="00000000" w14:paraId="000008B1">
      <w:pPr>
        <w:pageBreakBefore w:val="0"/>
        <w:numPr>
          <w:ilvl w:val="1"/>
          <w:numId w:val="1"/>
        </w:numPr>
        <w:ind w:left="1440" w:hanging="360"/>
        <w:rPr>
          <w:u w:val="none"/>
        </w:rPr>
      </w:pPr>
      <w:r w:rsidDel="00000000" w:rsidR="00000000" w:rsidRPr="00000000">
        <w:rPr>
          <w:rtl w:val="0"/>
        </w:rPr>
        <w:t xml:space="preserve">Truman’s extension of New Deal</w:t>
      </w:r>
    </w:p>
    <w:p w:rsidR="00000000" w:rsidDel="00000000" w:rsidP="00000000" w:rsidRDefault="00000000" w:rsidRPr="00000000" w14:paraId="000008B2">
      <w:pPr>
        <w:pageBreakBefore w:val="0"/>
        <w:numPr>
          <w:ilvl w:val="1"/>
          <w:numId w:val="1"/>
        </w:numPr>
        <w:ind w:left="1440" w:hanging="360"/>
        <w:rPr>
          <w:u w:val="none"/>
        </w:rPr>
      </w:pPr>
      <w:r w:rsidDel="00000000" w:rsidR="00000000" w:rsidRPr="00000000">
        <w:rPr>
          <w:rtl w:val="0"/>
        </w:rPr>
        <w:t xml:space="preserve">Nationwide compulsory health insurance</w:t>
      </w:r>
    </w:p>
    <w:p w:rsidR="00000000" w:rsidDel="00000000" w:rsidP="00000000" w:rsidRDefault="00000000" w:rsidRPr="00000000" w14:paraId="000008B3">
      <w:pPr>
        <w:pageBreakBefore w:val="0"/>
        <w:numPr>
          <w:ilvl w:val="1"/>
          <w:numId w:val="1"/>
        </w:numPr>
        <w:ind w:left="1440" w:hanging="360"/>
        <w:rPr>
          <w:u w:val="none"/>
        </w:rPr>
      </w:pPr>
      <w:r w:rsidDel="00000000" w:rsidR="00000000" w:rsidRPr="00000000">
        <w:rPr>
          <w:rtl w:val="0"/>
        </w:rPr>
        <w:t xml:space="preserve">Crop-subsidy system</w:t>
      </w:r>
    </w:p>
    <w:p w:rsidR="00000000" w:rsidDel="00000000" w:rsidP="00000000" w:rsidRDefault="00000000" w:rsidRPr="00000000" w14:paraId="000008B4">
      <w:pPr>
        <w:pageBreakBefore w:val="0"/>
        <w:numPr>
          <w:ilvl w:val="1"/>
          <w:numId w:val="1"/>
        </w:numPr>
        <w:ind w:left="1440" w:hanging="360"/>
        <w:rPr>
          <w:u w:val="none"/>
        </w:rPr>
      </w:pPr>
      <w:r w:rsidDel="00000000" w:rsidR="00000000" w:rsidRPr="00000000">
        <w:rPr>
          <w:rtl w:val="0"/>
        </w:rPr>
        <w:t xml:space="preserve">^ Those didn’t get to see the light of day ^</w:t>
      </w:r>
    </w:p>
    <w:p w:rsidR="00000000" w:rsidDel="00000000" w:rsidP="00000000" w:rsidRDefault="00000000" w:rsidRPr="00000000" w14:paraId="000008B5">
      <w:pPr>
        <w:pageBreakBefore w:val="0"/>
        <w:numPr>
          <w:ilvl w:val="1"/>
          <w:numId w:val="1"/>
        </w:numPr>
        <w:ind w:left="1440" w:hanging="360"/>
        <w:rPr>
          <w:u w:val="none"/>
        </w:rPr>
      </w:pPr>
      <w:r w:rsidDel="00000000" w:rsidR="00000000" w:rsidRPr="00000000">
        <w:rPr>
          <w:rtl w:val="0"/>
        </w:rPr>
        <w:t xml:space="preserve">Raised minimum wage</w:t>
      </w:r>
    </w:p>
    <w:p w:rsidR="00000000" w:rsidDel="00000000" w:rsidP="00000000" w:rsidRDefault="00000000" w:rsidRPr="00000000" w14:paraId="000008B6">
      <w:pPr>
        <w:pageBreakBefore w:val="0"/>
        <w:numPr>
          <w:ilvl w:val="1"/>
          <w:numId w:val="1"/>
        </w:numPr>
        <w:ind w:left="1440" w:hanging="360"/>
        <w:rPr>
          <w:u w:val="none"/>
        </w:rPr>
      </w:pPr>
      <w:r w:rsidDel="00000000" w:rsidR="00000000" w:rsidRPr="00000000">
        <w:rPr>
          <w:rtl w:val="0"/>
        </w:rPr>
        <w:t xml:space="preserve">Extended Social Security coverage</w:t>
      </w:r>
    </w:p>
    <w:p w:rsidR="00000000" w:rsidDel="00000000" w:rsidP="00000000" w:rsidRDefault="00000000" w:rsidRPr="00000000" w14:paraId="000008B7">
      <w:pPr>
        <w:pageBreakBefore w:val="0"/>
        <w:numPr>
          <w:ilvl w:val="1"/>
          <w:numId w:val="1"/>
        </w:numPr>
        <w:ind w:left="1440" w:hanging="360"/>
        <w:rPr>
          <w:u w:val="none"/>
        </w:rPr>
      </w:pPr>
      <w:r w:rsidDel="00000000" w:rsidR="00000000" w:rsidRPr="00000000">
        <w:rPr>
          <w:rtl w:val="0"/>
        </w:rPr>
        <w:t xml:space="preserve">Flood control and irrigation projects</w:t>
      </w:r>
    </w:p>
    <w:p w:rsidR="00000000" w:rsidDel="00000000" w:rsidP="00000000" w:rsidRDefault="00000000" w:rsidRPr="00000000" w14:paraId="000008B8">
      <w:pPr>
        <w:pageBreakBefore w:val="0"/>
        <w:numPr>
          <w:ilvl w:val="1"/>
          <w:numId w:val="1"/>
        </w:numPr>
        <w:ind w:left="1440" w:hanging="360"/>
        <w:rPr>
          <w:u w:val="none"/>
        </w:rPr>
      </w:pPr>
      <w:r w:rsidDel="00000000" w:rsidR="00000000" w:rsidRPr="00000000">
        <w:rPr>
          <w:rtl w:val="0"/>
        </w:rPr>
        <w:t xml:space="preserve">Building housing units for low income families so they don’t have to live in slums</w:t>
      </w:r>
    </w:p>
    <w:p w:rsidR="00000000" w:rsidDel="00000000" w:rsidP="00000000" w:rsidRDefault="00000000" w:rsidRPr="00000000" w14:paraId="000008B9">
      <w:pPr>
        <w:pageBreakBefore w:val="0"/>
        <w:numPr>
          <w:ilvl w:val="0"/>
          <w:numId w:val="1"/>
        </w:numPr>
        <w:ind w:left="720" w:hanging="360"/>
        <w:rPr>
          <w:highlight w:val="yellow"/>
        </w:rPr>
      </w:pPr>
      <w:r w:rsidDel="00000000" w:rsidR="00000000" w:rsidRPr="00000000">
        <w:rPr>
          <w:highlight w:val="yellow"/>
          <w:rtl w:val="0"/>
        </w:rPr>
        <w:t xml:space="preserve">Eisenhower</w:t>
      </w:r>
    </w:p>
    <w:p w:rsidR="00000000" w:rsidDel="00000000" w:rsidP="00000000" w:rsidRDefault="00000000" w:rsidRPr="00000000" w14:paraId="000008BA">
      <w:pPr>
        <w:pageBreakBefore w:val="0"/>
        <w:numPr>
          <w:ilvl w:val="1"/>
          <w:numId w:val="1"/>
        </w:numPr>
        <w:ind w:left="1440" w:hanging="360"/>
      </w:pPr>
      <w:r w:rsidDel="00000000" w:rsidR="00000000" w:rsidRPr="00000000">
        <w:rPr>
          <w:rtl w:val="0"/>
        </w:rPr>
        <w:t xml:space="preserve">Truman’s approval rating sank due to stalemate in the Korean War and McCarthyism</w:t>
      </w:r>
    </w:p>
    <w:p w:rsidR="00000000" w:rsidDel="00000000" w:rsidP="00000000" w:rsidRDefault="00000000" w:rsidRPr="00000000" w14:paraId="000008BB">
      <w:pPr>
        <w:pageBreakBefore w:val="0"/>
        <w:numPr>
          <w:ilvl w:val="2"/>
          <w:numId w:val="1"/>
        </w:numPr>
        <w:ind w:left="2160" w:hanging="360"/>
      </w:pPr>
      <w:r w:rsidDel="00000000" w:rsidR="00000000" w:rsidRPr="00000000">
        <w:rPr>
          <w:rtl w:val="0"/>
        </w:rPr>
        <w:t xml:space="preserve">Eisenhower, of the opposite party (R) won the next presidency</w:t>
      </w:r>
    </w:p>
    <w:p w:rsidR="00000000" w:rsidDel="00000000" w:rsidP="00000000" w:rsidRDefault="00000000" w:rsidRPr="00000000" w14:paraId="000008BC">
      <w:pPr>
        <w:pageBreakBefore w:val="0"/>
        <w:numPr>
          <w:ilvl w:val="1"/>
          <w:numId w:val="1"/>
        </w:numPr>
        <w:ind w:left="1440" w:hanging="360"/>
        <w:rPr>
          <w:u w:val="none"/>
        </w:rPr>
      </w:pPr>
      <w:r w:rsidDel="00000000" w:rsidR="00000000" w:rsidRPr="00000000">
        <w:rPr>
          <w:rtl w:val="0"/>
        </w:rPr>
        <w:t xml:space="preserve">Dynamic conservatism: convservative about money, liberal about humans</w:t>
      </w:r>
    </w:p>
    <w:p w:rsidR="00000000" w:rsidDel="00000000" w:rsidP="00000000" w:rsidRDefault="00000000" w:rsidRPr="00000000" w14:paraId="000008BD">
      <w:pPr>
        <w:pageBreakBefore w:val="0"/>
        <w:numPr>
          <w:ilvl w:val="1"/>
          <w:numId w:val="1"/>
        </w:numPr>
        <w:ind w:left="1440" w:hanging="360"/>
        <w:rPr>
          <w:u w:val="none"/>
        </w:rPr>
      </w:pPr>
      <w:r w:rsidDel="00000000" w:rsidR="00000000" w:rsidRPr="00000000">
        <w:rPr>
          <w:rtl w:val="0"/>
        </w:rPr>
        <w:t xml:space="preserve">Middle of the road: avoided controversial topics</w:t>
      </w:r>
    </w:p>
    <w:p w:rsidR="00000000" w:rsidDel="00000000" w:rsidP="00000000" w:rsidRDefault="00000000" w:rsidRPr="00000000" w14:paraId="000008BE">
      <w:pPr>
        <w:pageBreakBefore w:val="0"/>
        <w:numPr>
          <w:ilvl w:val="1"/>
          <w:numId w:val="1"/>
        </w:numPr>
        <w:ind w:left="1440" w:hanging="360"/>
        <w:rPr>
          <w:u w:val="none"/>
        </w:rPr>
      </w:pPr>
      <w:r w:rsidDel="00000000" w:rsidR="00000000" w:rsidRPr="00000000">
        <w:rPr>
          <w:rtl w:val="0"/>
        </w:rPr>
        <w:t xml:space="preserve">Civil rights</w:t>
      </w:r>
    </w:p>
    <w:p w:rsidR="00000000" w:rsidDel="00000000" w:rsidP="00000000" w:rsidRDefault="00000000" w:rsidRPr="00000000" w14:paraId="000008BF">
      <w:pPr>
        <w:pageBreakBefore w:val="0"/>
        <w:numPr>
          <w:ilvl w:val="2"/>
          <w:numId w:val="1"/>
        </w:numPr>
        <w:ind w:left="2160" w:hanging="360"/>
        <w:rPr>
          <w:u w:val="none"/>
        </w:rPr>
      </w:pPr>
      <w:r w:rsidDel="00000000" w:rsidR="00000000" w:rsidRPr="00000000">
        <w:rPr>
          <w:rtl w:val="0"/>
        </w:rPr>
        <w:t xml:space="preserve">Brown v. Board of Ed: public schools must be racially integrated</w:t>
      </w:r>
    </w:p>
    <w:p w:rsidR="00000000" w:rsidDel="00000000" w:rsidP="00000000" w:rsidRDefault="00000000" w:rsidRPr="00000000" w14:paraId="000008C0">
      <w:pPr>
        <w:pageBreakBefore w:val="0"/>
        <w:numPr>
          <w:ilvl w:val="2"/>
          <w:numId w:val="1"/>
        </w:numPr>
        <w:ind w:left="2160" w:hanging="360"/>
        <w:rPr>
          <w:u w:val="none"/>
        </w:rPr>
      </w:pPr>
      <w:r w:rsidDel="00000000" w:rsidR="00000000" w:rsidRPr="00000000">
        <w:rPr>
          <w:rtl w:val="0"/>
        </w:rPr>
        <w:t xml:space="preserve">Rosa Parks bus incident</w:t>
      </w:r>
    </w:p>
    <w:p w:rsidR="00000000" w:rsidDel="00000000" w:rsidP="00000000" w:rsidRDefault="00000000" w:rsidRPr="00000000" w14:paraId="000008C1">
      <w:pPr>
        <w:pageBreakBefore w:val="0"/>
        <w:numPr>
          <w:ilvl w:val="1"/>
          <w:numId w:val="1"/>
        </w:numPr>
        <w:ind w:left="1440" w:hanging="360"/>
        <w:rPr>
          <w:u w:val="none"/>
        </w:rPr>
      </w:pPr>
      <w:r w:rsidDel="00000000" w:rsidR="00000000" w:rsidRPr="00000000">
        <w:rPr>
          <w:rtl w:val="0"/>
        </w:rPr>
        <w:t xml:space="preserve">Balanced federal budget, cut taxes</w:t>
      </w:r>
    </w:p>
    <w:p w:rsidR="00000000" w:rsidDel="00000000" w:rsidP="00000000" w:rsidRDefault="00000000" w:rsidRPr="00000000" w14:paraId="000008C2">
      <w:pPr>
        <w:pageBreakBefore w:val="0"/>
        <w:numPr>
          <w:ilvl w:val="1"/>
          <w:numId w:val="1"/>
        </w:numPr>
        <w:ind w:left="1440" w:hanging="360"/>
        <w:rPr>
          <w:u w:val="none"/>
        </w:rPr>
      </w:pPr>
      <w:r w:rsidDel="00000000" w:rsidR="00000000" w:rsidRPr="00000000">
        <w:rPr>
          <w:rtl w:val="0"/>
        </w:rPr>
        <w:t xml:space="preserve">Raised minimum wage</w:t>
      </w:r>
    </w:p>
    <w:p w:rsidR="00000000" w:rsidDel="00000000" w:rsidP="00000000" w:rsidRDefault="00000000" w:rsidRPr="00000000" w14:paraId="000008C3">
      <w:pPr>
        <w:pageBreakBefore w:val="0"/>
        <w:numPr>
          <w:ilvl w:val="1"/>
          <w:numId w:val="1"/>
        </w:numPr>
        <w:ind w:left="1440" w:hanging="360"/>
        <w:rPr>
          <w:u w:val="none"/>
        </w:rPr>
      </w:pPr>
      <w:r w:rsidDel="00000000" w:rsidR="00000000" w:rsidRPr="00000000">
        <w:rPr>
          <w:rtl w:val="0"/>
        </w:rPr>
        <w:t xml:space="preserve">Extended Social Security</w:t>
      </w:r>
    </w:p>
    <w:p w:rsidR="00000000" w:rsidDel="00000000" w:rsidP="00000000" w:rsidRDefault="00000000" w:rsidRPr="00000000" w14:paraId="000008C4">
      <w:pPr>
        <w:pageBreakBefore w:val="0"/>
        <w:numPr>
          <w:ilvl w:val="1"/>
          <w:numId w:val="1"/>
        </w:numPr>
        <w:ind w:left="1440" w:hanging="360"/>
        <w:rPr>
          <w:u w:val="none"/>
        </w:rPr>
      </w:pPr>
      <w:r w:rsidDel="00000000" w:rsidR="00000000" w:rsidRPr="00000000">
        <w:rPr>
          <w:rtl w:val="0"/>
        </w:rPr>
        <w:t xml:space="preserve">Increased funding for public housing, interstate highways, Dept of Health, Ed, Welfare</w:t>
      </w:r>
    </w:p>
    <w:p w:rsidR="00000000" w:rsidDel="00000000" w:rsidP="00000000" w:rsidRDefault="00000000" w:rsidRPr="00000000" w14:paraId="000008C5">
      <w:pPr>
        <w:pageBreakBefore w:val="0"/>
        <w:numPr>
          <w:ilvl w:val="0"/>
          <w:numId w:val="1"/>
        </w:numPr>
        <w:ind w:left="720" w:hanging="360"/>
        <w:rPr>
          <w:highlight w:val="yellow"/>
        </w:rPr>
      </w:pPr>
      <w:r w:rsidDel="00000000" w:rsidR="00000000" w:rsidRPr="00000000">
        <w:rPr>
          <w:highlight w:val="yellow"/>
          <w:rtl w:val="0"/>
        </w:rPr>
        <w:t xml:space="preserve">‘50s lifestyle</w:t>
      </w:r>
    </w:p>
    <w:p w:rsidR="00000000" w:rsidDel="00000000" w:rsidP="00000000" w:rsidRDefault="00000000" w:rsidRPr="00000000" w14:paraId="000008C6">
      <w:pPr>
        <w:pageBreakBefore w:val="0"/>
        <w:numPr>
          <w:ilvl w:val="1"/>
          <w:numId w:val="1"/>
        </w:numPr>
        <w:ind w:left="1440" w:hanging="360"/>
        <w:rPr>
          <w:u w:val="none"/>
        </w:rPr>
      </w:pPr>
      <w:r w:rsidDel="00000000" w:rsidR="00000000" w:rsidRPr="00000000">
        <w:rPr>
          <w:rtl w:val="0"/>
        </w:rPr>
        <w:t xml:space="preserve">Dream like high living standards</w:t>
      </w:r>
    </w:p>
    <w:p w:rsidR="00000000" w:rsidDel="00000000" w:rsidP="00000000" w:rsidRDefault="00000000" w:rsidRPr="00000000" w14:paraId="000008C7">
      <w:pPr>
        <w:pageBreakBefore w:val="0"/>
        <w:numPr>
          <w:ilvl w:val="1"/>
          <w:numId w:val="1"/>
        </w:numPr>
        <w:ind w:left="1440" w:hanging="360"/>
        <w:rPr>
          <w:u w:val="none"/>
        </w:rPr>
      </w:pPr>
      <w:r w:rsidDel="00000000" w:rsidR="00000000" w:rsidRPr="00000000">
        <w:rPr>
          <w:rtl w:val="0"/>
        </w:rPr>
        <w:t xml:space="preserve">Many people got high paying white collar jobs: clerical, managerial, professional</w:t>
      </w:r>
    </w:p>
    <w:p w:rsidR="00000000" w:rsidDel="00000000" w:rsidP="00000000" w:rsidRDefault="00000000" w:rsidRPr="00000000" w14:paraId="000008C8">
      <w:pPr>
        <w:pageBreakBefore w:val="0"/>
        <w:numPr>
          <w:ilvl w:val="1"/>
          <w:numId w:val="1"/>
        </w:numPr>
        <w:ind w:left="1440" w:hanging="360"/>
        <w:rPr>
          <w:u w:val="none"/>
        </w:rPr>
      </w:pPr>
      <w:r w:rsidDel="00000000" w:rsidR="00000000" w:rsidRPr="00000000">
        <w:rPr>
          <w:rtl w:val="0"/>
        </w:rPr>
        <w:t xml:space="preserve">Conglomerates: major company that contains subsidiaries in unrelated industries</w:t>
      </w:r>
    </w:p>
    <w:p w:rsidR="00000000" w:rsidDel="00000000" w:rsidP="00000000" w:rsidRDefault="00000000" w:rsidRPr="00000000" w14:paraId="000008C9">
      <w:pPr>
        <w:pageBreakBefore w:val="0"/>
        <w:numPr>
          <w:ilvl w:val="1"/>
          <w:numId w:val="1"/>
        </w:numPr>
        <w:ind w:left="1440" w:hanging="360"/>
        <w:rPr>
          <w:u w:val="none"/>
        </w:rPr>
      </w:pPr>
      <w:r w:rsidDel="00000000" w:rsidR="00000000" w:rsidRPr="00000000">
        <w:rPr>
          <w:rtl w:val="0"/>
        </w:rPr>
        <w:t xml:space="preserve">Franchise: company that offers similar products/services in many locations</w:t>
      </w:r>
    </w:p>
    <w:p w:rsidR="00000000" w:rsidDel="00000000" w:rsidP="00000000" w:rsidRDefault="00000000" w:rsidRPr="00000000" w14:paraId="000008CA">
      <w:pPr>
        <w:pageBreakBefore w:val="0"/>
        <w:numPr>
          <w:ilvl w:val="1"/>
          <w:numId w:val="1"/>
        </w:numPr>
        <w:ind w:left="1440" w:hanging="360"/>
        <w:rPr>
          <w:u w:val="none"/>
        </w:rPr>
      </w:pPr>
      <w:r w:rsidDel="00000000" w:rsidR="00000000" w:rsidRPr="00000000">
        <w:rPr>
          <w:rtl w:val="0"/>
        </w:rPr>
        <w:t xml:space="preserve">Social conformity: businesses don’t like outside the box thinkers, leading to successful businesspeople to lose individuality</w:t>
      </w:r>
    </w:p>
    <w:p w:rsidR="00000000" w:rsidDel="00000000" w:rsidP="00000000" w:rsidRDefault="00000000" w:rsidRPr="00000000" w14:paraId="000008CB">
      <w:pPr>
        <w:pageBreakBefore w:val="0"/>
        <w:numPr>
          <w:ilvl w:val="2"/>
          <w:numId w:val="1"/>
        </w:numPr>
        <w:ind w:left="2160" w:hanging="360"/>
        <w:rPr>
          <w:u w:val="none"/>
        </w:rPr>
      </w:pPr>
      <w:r w:rsidDel="00000000" w:rsidR="00000000" w:rsidRPr="00000000">
        <w:rPr>
          <w:rtl w:val="0"/>
        </w:rPr>
        <w:t xml:space="preserve">Conforming to “corporate culture”: common compatibility with coworkers to ensure teamwork, cooperation, loyalty</w:t>
      </w:r>
    </w:p>
    <w:p w:rsidR="00000000" w:rsidDel="00000000" w:rsidP="00000000" w:rsidRDefault="00000000" w:rsidRPr="00000000" w14:paraId="000008CC">
      <w:pPr>
        <w:pageBreakBefore w:val="0"/>
        <w:numPr>
          <w:ilvl w:val="2"/>
          <w:numId w:val="1"/>
        </w:numPr>
        <w:ind w:left="2160" w:hanging="360"/>
        <w:rPr>
          <w:u w:val="none"/>
        </w:rPr>
      </w:pPr>
      <w:r w:rsidDel="00000000" w:rsidR="00000000" w:rsidRPr="00000000">
        <w:rPr>
          <w:rtl w:val="0"/>
        </w:rPr>
        <w:t xml:space="preserve">Caused a psychological toll on some people</w:t>
      </w:r>
    </w:p>
    <w:p w:rsidR="00000000" w:rsidDel="00000000" w:rsidP="00000000" w:rsidRDefault="00000000" w:rsidRPr="00000000" w14:paraId="000008CD">
      <w:pPr>
        <w:pageBreakBefore w:val="0"/>
        <w:numPr>
          <w:ilvl w:val="1"/>
          <w:numId w:val="1"/>
        </w:numPr>
        <w:ind w:left="1440" w:hanging="360"/>
        <w:rPr>
          <w:u w:val="none"/>
        </w:rPr>
      </w:pPr>
      <w:r w:rsidDel="00000000" w:rsidR="00000000" w:rsidRPr="00000000">
        <w:rPr>
          <w:rtl w:val="0"/>
        </w:rPr>
        <w:t xml:space="preserve">Affordability of commuting led rise to suburbs</w:t>
      </w:r>
    </w:p>
    <w:p w:rsidR="00000000" w:rsidDel="00000000" w:rsidP="00000000" w:rsidRDefault="00000000" w:rsidRPr="00000000" w14:paraId="000008CE">
      <w:pPr>
        <w:pageBreakBefore w:val="0"/>
        <w:numPr>
          <w:ilvl w:val="1"/>
          <w:numId w:val="1"/>
        </w:numPr>
        <w:ind w:left="1440" w:hanging="360"/>
        <w:rPr>
          <w:u w:val="none"/>
        </w:rPr>
      </w:pPr>
      <w:r w:rsidDel="00000000" w:rsidR="00000000" w:rsidRPr="00000000">
        <w:rPr>
          <w:rtl w:val="0"/>
        </w:rPr>
        <w:t xml:space="preserve">Baby boomers: soldiers returning from WW2 settled in and made lots of children</w:t>
      </w:r>
    </w:p>
    <w:p w:rsidR="00000000" w:rsidDel="00000000" w:rsidP="00000000" w:rsidRDefault="00000000" w:rsidRPr="00000000" w14:paraId="000008CF">
      <w:pPr>
        <w:pageBreakBefore w:val="0"/>
        <w:numPr>
          <w:ilvl w:val="2"/>
          <w:numId w:val="1"/>
        </w:numPr>
        <w:ind w:left="2160" w:hanging="360"/>
        <w:rPr>
          <w:u w:val="none"/>
        </w:rPr>
      </w:pPr>
      <w:r w:rsidDel="00000000" w:rsidR="00000000" w:rsidRPr="00000000">
        <w:rPr>
          <w:rtl w:val="0"/>
        </w:rPr>
        <w:t xml:space="preserve">Led to growth in toy, education and child care industry</w:t>
      </w:r>
    </w:p>
    <w:p w:rsidR="00000000" w:rsidDel="00000000" w:rsidP="00000000" w:rsidRDefault="00000000" w:rsidRPr="00000000" w14:paraId="000008D0">
      <w:pPr>
        <w:pageBreakBefore w:val="0"/>
        <w:numPr>
          <w:ilvl w:val="2"/>
          <w:numId w:val="1"/>
        </w:numPr>
        <w:ind w:left="2160" w:hanging="360"/>
        <w:rPr>
          <w:u w:val="none"/>
        </w:rPr>
      </w:pPr>
      <w:r w:rsidDel="00000000" w:rsidR="00000000" w:rsidRPr="00000000">
        <w:rPr>
          <w:rtl w:val="0"/>
        </w:rPr>
        <w:t xml:space="preserve">Common Sense Book of Baby and Child Care by Dr. Benjamin Spock was published, guiding parents on how to raise children</w:t>
      </w:r>
    </w:p>
    <w:p w:rsidR="00000000" w:rsidDel="00000000" w:rsidP="00000000" w:rsidRDefault="00000000" w:rsidRPr="00000000" w14:paraId="000008D1">
      <w:pPr>
        <w:pageBreakBefore w:val="0"/>
        <w:numPr>
          <w:ilvl w:val="3"/>
          <w:numId w:val="1"/>
        </w:numPr>
        <w:ind w:left="2880" w:hanging="360"/>
        <w:rPr>
          <w:u w:val="none"/>
        </w:rPr>
      </w:pPr>
      <w:r w:rsidDel="00000000" w:rsidR="00000000" w:rsidRPr="00000000">
        <w:rPr>
          <w:rtl w:val="0"/>
        </w:rPr>
        <w:t xml:space="preserve">Don’t spank or scold children</w:t>
      </w:r>
    </w:p>
    <w:p w:rsidR="00000000" w:rsidDel="00000000" w:rsidP="00000000" w:rsidRDefault="00000000" w:rsidRPr="00000000" w14:paraId="000008D2">
      <w:pPr>
        <w:pageBreakBefore w:val="0"/>
        <w:numPr>
          <w:ilvl w:val="3"/>
          <w:numId w:val="1"/>
        </w:numPr>
        <w:ind w:left="2880" w:hanging="360"/>
        <w:rPr>
          <w:u w:val="none"/>
        </w:rPr>
      </w:pPr>
      <w:r w:rsidDel="00000000" w:rsidR="00000000" w:rsidRPr="00000000">
        <w:rPr>
          <w:rtl w:val="0"/>
        </w:rPr>
        <w:t xml:space="preserve">Hold meetings with children to let them express themselves</w:t>
      </w:r>
    </w:p>
    <w:p w:rsidR="00000000" w:rsidDel="00000000" w:rsidP="00000000" w:rsidRDefault="00000000" w:rsidRPr="00000000" w14:paraId="000008D3">
      <w:pPr>
        <w:pageBreakBefore w:val="0"/>
        <w:numPr>
          <w:ilvl w:val="3"/>
          <w:numId w:val="1"/>
        </w:numPr>
        <w:ind w:left="2880" w:hanging="360"/>
        <w:rPr>
          <w:u w:val="none"/>
        </w:rPr>
      </w:pPr>
      <w:r w:rsidDel="00000000" w:rsidR="00000000" w:rsidRPr="00000000">
        <w:rPr>
          <w:rtl w:val="0"/>
        </w:rPr>
        <w:t xml:space="preserve">Mothers staying home with their children is important</w:t>
      </w:r>
    </w:p>
    <w:p w:rsidR="00000000" w:rsidDel="00000000" w:rsidP="00000000" w:rsidRDefault="00000000" w:rsidRPr="00000000" w14:paraId="000008D4">
      <w:pPr>
        <w:pageBreakBefore w:val="0"/>
        <w:numPr>
          <w:ilvl w:val="1"/>
          <w:numId w:val="1"/>
        </w:numPr>
        <w:ind w:left="1440" w:hanging="360"/>
        <w:rPr>
          <w:u w:val="none"/>
        </w:rPr>
      </w:pPr>
      <w:r w:rsidDel="00000000" w:rsidR="00000000" w:rsidRPr="00000000">
        <w:rPr>
          <w:rtl w:val="0"/>
        </w:rPr>
        <w:t xml:space="preserve">Vaccines were invented that mitigated many of the feared diseases at the time</w:t>
      </w:r>
    </w:p>
    <w:p w:rsidR="00000000" w:rsidDel="00000000" w:rsidP="00000000" w:rsidRDefault="00000000" w:rsidRPr="00000000" w14:paraId="000008D5">
      <w:pPr>
        <w:pageBreakBefore w:val="0"/>
        <w:numPr>
          <w:ilvl w:val="2"/>
          <w:numId w:val="1"/>
        </w:numPr>
        <w:ind w:left="2160" w:hanging="360"/>
        <w:rPr>
          <w:u w:val="none"/>
        </w:rPr>
      </w:pPr>
      <w:r w:rsidDel="00000000" w:rsidR="00000000" w:rsidRPr="00000000">
        <w:rPr>
          <w:rtl w:val="0"/>
        </w:rPr>
        <w:t xml:space="preserve">Fun fact: vaccines are legitimate</w:t>
      </w:r>
    </w:p>
    <w:p w:rsidR="00000000" w:rsidDel="00000000" w:rsidP="00000000" w:rsidRDefault="00000000" w:rsidRPr="00000000" w14:paraId="000008D6">
      <w:pPr>
        <w:pageBreakBefore w:val="0"/>
        <w:numPr>
          <w:ilvl w:val="1"/>
          <w:numId w:val="1"/>
        </w:numPr>
        <w:ind w:left="1440" w:hanging="360"/>
        <w:rPr>
          <w:u w:val="none"/>
        </w:rPr>
      </w:pPr>
      <w:r w:rsidDel="00000000" w:rsidR="00000000" w:rsidRPr="00000000">
        <w:rPr>
          <w:rtl w:val="0"/>
        </w:rPr>
        <w:t xml:space="preserve">Women’s role</w:t>
      </w:r>
    </w:p>
    <w:p w:rsidR="00000000" w:rsidDel="00000000" w:rsidP="00000000" w:rsidRDefault="00000000" w:rsidRPr="00000000" w14:paraId="000008D7">
      <w:pPr>
        <w:pageBreakBefore w:val="0"/>
        <w:numPr>
          <w:ilvl w:val="2"/>
          <w:numId w:val="1"/>
        </w:numPr>
        <w:ind w:left="2160" w:hanging="360"/>
        <w:rPr>
          <w:u w:val="none"/>
        </w:rPr>
      </w:pPr>
      <w:r w:rsidDel="00000000" w:rsidR="00000000" w:rsidRPr="00000000">
        <w:rPr>
          <w:rtl w:val="0"/>
        </w:rPr>
        <w:t xml:space="preserve">Glorified as mothers and homemakers</w:t>
      </w:r>
    </w:p>
    <w:p w:rsidR="00000000" w:rsidDel="00000000" w:rsidP="00000000" w:rsidRDefault="00000000" w:rsidRPr="00000000" w14:paraId="000008D8">
      <w:pPr>
        <w:pageBreakBefore w:val="0"/>
        <w:numPr>
          <w:ilvl w:val="2"/>
          <w:numId w:val="1"/>
        </w:numPr>
        <w:ind w:left="2160" w:hanging="360"/>
        <w:rPr>
          <w:u w:val="none"/>
        </w:rPr>
      </w:pPr>
      <w:r w:rsidDel="00000000" w:rsidR="00000000" w:rsidRPr="00000000">
        <w:rPr>
          <w:rtl w:val="0"/>
        </w:rPr>
        <w:t xml:space="preserve">Some women complained that those expectations made them feel isolated, bored, unfulfilled</w:t>
      </w:r>
    </w:p>
    <w:p w:rsidR="00000000" w:rsidDel="00000000" w:rsidP="00000000" w:rsidRDefault="00000000" w:rsidRPr="00000000" w14:paraId="000008D9">
      <w:pPr>
        <w:pageBreakBefore w:val="0"/>
        <w:numPr>
          <w:ilvl w:val="2"/>
          <w:numId w:val="1"/>
        </w:numPr>
        <w:ind w:left="2160" w:hanging="360"/>
        <w:rPr>
          <w:u w:val="none"/>
        </w:rPr>
      </w:pPr>
      <w:r w:rsidDel="00000000" w:rsidR="00000000" w:rsidRPr="00000000">
        <w:rPr>
          <w:rtl w:val="0"/>
        </w:rPr>
        <w:t xml:space="preserve">Those women also felt discontent when they move out of the house and do outside work, since women were paid less than men for the same work</w:t>
      </w:r>
    </w:p>
    <w:p w:rsidR="00000000" w:rsidDel="00000000" w:rsidP="00000000" w:rsidRDefault="00000000" w:rsidRPr="00000000" w14:paraId="000008DA">
      <w:pPr>
        <w:pageBreakBefore w:val="0"/>
        <w:numPr>
          <w:ilvl w:val="1"/>
          <w:numId w:val="1"/>
        </w:numPr>
        <w:ind w:left="1440" w:hanging="360"/>
        <w:rPr>
          <w:u w:val="none"/>
        </w:rPr>
      </w:pPr>
      <w:r w:rsidDel="00000000" w:rsidR="00000000" w:rsidRPr="00000000">
        <w:rPr>
          <w:rtl w:val="0"/>
        </w:rPr>
        <w:t xml:space="preserve">Leisure</w:t>
      </w:r>
    </w:p>
    <w:p w:rsidR="00000000" w:rsidDel="00000000" w:rsidP="00000000" w:rsidRDefault="00000000" w:rsidRPr="00000000" w14:paraId="000008DB">
      <w:pPr>
        <w:pageBreakBefore w:val="0"/>
        <w:numPr>
          <w:ilvl w:val="2"/>
          <w:numId w:val="1"/>
        </w:numPr>
        <w:ind w:left="2160" w:hanging="360"/>
        <w:rPr>
          <w:u w:val="none"/>
        </w:rPr>
      </w:pPr>
      <w:r w:rsidDel="00000000" w:rsidR="00000000" w:rsidRPr="00000000">
        <w:rPr>
          <w:rtl w:val="0"/>
        </w:rPr>
        <w:t xml:space="preserve">People had more leisure time than ever</w:t>
      </w:r>
    </w:p>
    <w:p w:rsidR="00000000" w:rsidDel="00000000" w:rsidP="00000000" w:rsidRDefault="00000000" w:rsidRPr="00000000" w14:paraId="000008DC">
      <w:pPr>
        <w:pageBreakBefore w:val="0"/>
        <w:numPr>
          <w:ilvl w:val="2"/>
          <w:numId w:val="1"/>
        </w:numPr>
        <w:ind w:left="2160" w:hanging="360"/>
        <w:rPr>
          <w:u w:val="none"/>
        </w:rPr>
      </w:pPr>
      <w:r w:rsidDel="00000000" w:rsidR="00000000" w:rsidRPr="00000000">
        <w:rPr>
          <w:rtl w:val="0"/>
        </w:rPr>
        <w:t xml:space="preserve">40 hour work week + many weeks of vacation</w:t>
      </w:r>
    </w:p>
    <w:p w:rsidR="00000000" w:rsidDel="00000000" w:rsidP="00000000" w:rsidRDefault="00000000" w:rsidRPr="00000000" w14:paraId="000008DD">
      <w:pPr>
        <w:pageBreakBefore w:val="0"/>
        <w:numPr>
          <w:ilvl w:val="2"/>
          <w:numId w:val="1"/>
        </w:numPr>
        <w:ind w:left="2160" w:hanging="360"/>
        <w:rPr>
          <w:u w:val="none"/>
        </w:rPr>
      </w:pPr>
      <w:r w:rsidDel="00000000" w:rsidR="00000000" w:rsidRPr="00000000">
        <w:rPr>
          <w:rtl w:val="0"/>
        </w:rPr>
        <w:t xml:space="preserve">Labor saving devices freed time for leisure activities</w:t>
      </w:r>
    </w:p>
    <w:p w:rsidR="00000000" w:rsidDel="00000000" w:rsidP="00000000" w:rsidRDefault="00000000" w:rsidRPr="00000000" w14:paraId="000008DE">
      <w:pPr>
        <w:pageBreakBefore w:val="0"/>
        <w:numPr>
          <w:ilvl w:val="2"/>
          <w:numId w:val="1"/>
        </w:numPr>
        <w:ind w:left="2160" w:hanging="360"/>
        <w:rPr>
          <w:u w:val="none"/>
        </w:rPr>
      </w:pPr>
      <w:r w:rsidDel="00000000" w:rsidR="00000000" w:rsidRPr="00000000">
        <w:rPr>
          <w:rtl w:val="0"/>
        </w:rPr>
        <w:t xml:space="preserve">Participation in sports</w:t>
      </w:r>
    </w:p>
    <w:p w:rsidR="00000000" w:rsidDel="00000000" w:rsidP="00000000" w:rsidRDefault="00000000" w:rsidRPr="00000000" w14:paraId="000008DF">
      <w:pPr>
        <w:pageBreakBefore w:val="0"/>
        <w:numPr>
          <w:ilvl w:val="2"/>
          <w:numId w:val="1"/>
        </w:numPr>
        <w:ind w:left="2160" w:hanging="360"/>
        <w:rPr>
          <w:u w:val="none"/>
        </w:rPr>
      </w:pPr>
      <w:r w:rsidDel="00000000" w:rsidR="00000000" w:rsidRPr="00000000">
        <w:rPr>
          <w:rtl w:val="0"/>
        </w:rPr>
        <w:t xml:space="preserve">Reading</w:t>
      </w:r>
    </w:p>
    <w:p w:rsidR="00000000" w:rsidDel="00000000" w:rsidP="00000000" w:rsidRDefault="00000000" w:rsidRPr="00000000" w14:paraId="000008E0">
      <w:pPr>
        <w:pageBreakBefore w:val="0"/>
        <w:numPr>
          <w:ilvl w:val="1"/>
          <w:numId w:val="1"/>
        </w:numPr>
        <w:ind w:left="1440" w:hanging="360"/>
        <w:rPr>
          <w:u w:val="none"/>
        </w:rPr>
      </w:pPr>
      <w:r w:rsidDel="00000000" w:rsidR="00000000" w:rsidRPr="00000000">
        <w:rPr>
          <w:rtl w:val="0"/>
        </w:rPr>
        <w:t xml:space="preserve">Cars</w:t>
      </w:r>
    </w:p>
    <w:p w:rsidR="00000000" w:rsidDel="00000000" w:rsidP="00000000" w:rsidRDefault="00000000" w:rsidRPr="00000000" w14:paraId="000008E1">
      <w:pPr>
        <w:pageBreakBefore w:val="0"/>
        <w:numPr>
          <w:ilvl w:val="2"/>
          <w:numId w:val="1"/>
        </w:numPr>
        <w:ind w:left="2160" w:hanging="360"/>
        <w:rPr>
          <w:u w:val="none"/>
        </w:rPr>
      </w:pPr>
      <w:r w:rsidDel="00000000" w:rsidR="00000000" w:rsidRPr="00000000">
        <w:rPr>
          <w:rtl w:val="0"/>
        </w:rPr>
        <w:t xml:space="preserve">US had plenty of gasoline post WW2, making it affordable</w:t>
      </w:r>
    </w:p>
    <w:p w:rsidR="00000000" w:rsidDel="00000000" w:rsidP="00000000" w:rsidRDefault="00000000" w:rsidRPr="00000000" w14:paraId="000008E2">
      <w:pPr>
        <w:pageBreakBefore w:val="0"/>
        <w:numPr>
          <w:ilvl w:val="2"/>
          <w:numId w:val="1"/>
        </w:numPr>
        <w:ind w:left="2160" w:hanging="360"/>
        <w:rPr>
          <w:u w:val="none"/>
        </w:rPr>
      </w:pPr>
      <w:r w:rsidDel="00000000" w:rsidR="00000000" w:rsidRPr="00000000">
        <w:rPr>
          <w:rtl w:val="0"/>
        </w:rPr>
        <w:t xml:space="preserve">Credit made purchasing cars attractive</w:t>
      </w:r>
    </w:p>
    <w:p w:rsidR="00000000" w:rsidDel="00000000" w:rsidP="00000000" w:rsidRDefault="00000000" w:rsidRPr="00000000" w14:paraId="000008E3">
      <w:pPr>
        <w:pageBreakBefore w:val="0"/>
        <w:numPr>
          <w:ilvl w:val="2"/>
          <w:numId w:val="1"/>
        </w:numPr>
        <w:ind w:left="2160" w:hanging="360"/>
        <w:rPr>
          <w:u w:val="none"/>
        </w:rPr>
      </w:pPr>
      <w:r w:rsidDel="00000000" w:rsidR="00000000" w:rsidRPr="00000000">
        <w:rPr>
          <w:rtl w:val="0"/>
        </w:rPr>
        <w:t xml:space="preserve">Lots of people had a car</w:t>
      </w:r>
    </w:p>
    <w:p w:rsidR="00000000" w:rsidDel="00000000" w:rsidP="00000000" w:rsidRDefault="00000000" w:rsidRPr="00000000" w14:paraId="000008E4">
      <w:pPr>
        <w:pageBreakBefore w:val="0"/>
        <w:numPr>
          <w:ilvl w:val="2"/>
          <w:numId w:val="1"/>
        </w:numPr>
        <w:ind w:left="2160" w:hanging="360"/>
        <w:rPr>
          <w:u w:val="none"/>
        </w:rPr>
      </w:pPr>
      <w:r w:rsidDel="00000000" w:rsidR="00000000" w:rsidRPr="00000000">
        <w:rPr>
          <w:rtl w:val="0"/>
        </w:rPr>
        <w:t xml:space="preserve">Cars were essential to get from suburbs to cities</w:t>
      </w:r>
    </w:p>
    <w:p w:rsidR="00000000" w:rsidDel="00000000" w:rsidP="00000000" w:rsidRDefault="00000000" w:rsidRPr="00000000" w14:paraId="000008E5">
      <w:pPr>
        <w:pageBreakBefore w:val="0"/>
        <w:numPr>
          <w:ilvl w:val="2"/>
          <w:numId w:val="1"/>
        </w:numPr>
        <w:ind w:left="2160" w:hanging="360"/>
        <w:rPr>
          <w:u w:val="none"/>
        </w:rPr>
      </w:pPr>
      <w:r w:rsidDel="00000000" w:rsidR="00000000" w:rsidRPr="00000000">
        <w:rPr>
          <w:rtl w:val="0"/>
        </w:rPr>
        <w:t xml:space="preserve">More cars mean more road</w:t>
      </w:r>
    </w:p>
    <w:p w:rsidR="00000000" w:rsidDel="00000000" w:rsidP="00000000" w:rsidRDefault="00000000" w:rsidRPr="00000000" w14:paraId="000008E6">
      <w:pPr>
        <w:pageBreakBefore w:val="0"/>
        <w:numPr>
          <w:ilvl w:val="2"/>
          <w:numId w:val="1"/>
        </w:numPr>
        <w:ind w:left="2160" w:hanging="360"/>
        <w:rPr>
          <w:u w:val="none"/>
        </w:rPr>
      </w:pPr>
      <w:r w:rsidDel="00000000" w:rsidR="00000000" w:rsidRPr="00000000">
        <w:rPr>
          <w:rtl w:val="0"/>
        </w:rPr>
        <w:t xml:space="preserve">Interstate Highway Act: a nationwide highway network</w:t>
      </w:r>
    </w:p>
    <w:p w:rsidR="00000000" w:rsidDel="00000000" w:rsidP="00000000" w:rsidRDefault="00000000" w:rsidRPr="00000000" w14:paraId="000008E7">
      <w:pPr>
        <w:pageBreakBefore w:val="0"/>
        <w:numPr>
          <w:ilvl w:val="2"/>
          <w:numId w:val="1"/>
        </w:numPr>
        <w:ind w:left="2160" w:hanging="360"/>
        <w:rPr>
          <w:u w:val="none"/>
        </w:rPr>
      </w:pPr>
      <w:r w:rsidDel="00000000" w:rsidR="00000000" w:rsidRPr="00000000">
        <w:rPr>
          <w:rtl w:val="0"/>
        </w:rPr>
        <w:t xml:space="preserve">Contributed to decline in railroads</w:t>
      </w:r>
    </w:p>
    <w:p w:rsidR="00000000" w:rsidDel="00000000" w:rsidP="00000000" w:rsidRDefault="00000000" w:rsidRPr="00000000" w14:paraId="000008E8">
      <w:pPr>
        <w:pageBreakBefore w:val="0"/>
        <w:numPr>
          <w:ilvl w:val="2"/>
          <w:numId w:val="1"/>
        </w:numPr>
        <w:ind w:left="2160" w:hanging="360"/>
        <w:rPr>
          <w:u w:val="none"/>
        </w:rPr>
      </w:pPr>
      <w:r w:rsidDel="00000000" w:rsidR="00000000" w:rsidRPr="00000000">
        <w:rPr>
          <w:rtl w:val="0"/>
        </w:rPr>
        <w:t xml:space="preserve">Created a lot of jobs in multiple industries</w:t>
      </w:r>
    </w:p>
    <w:p w:rsidR="00000000" w:rsidDel="00000000" w:rsidP="00000000" w:rsidRDefault="00000000" w:rsidRPr="00000000" w14:paraId="000008E9">
      <w:pPr>
        <w:pageBreakBefore w:val="0"/>
        <w:numPr>
          <w:ilvl w:val="2"/>
          <w:numId w:val="1"/>
        </w:numPr>
        <w:ind w:left="2160" w:hanging="360"/>
        <w:rPr>
          <w:u w:val="none"/>
        </w:rPr>
      </w:pPr>
      <w:r w:rsidDel="00000000" w:rsidR="00000000" w:rsidRPr="00000000">
        <w:rPr>
          <w:rtl w:val="0"/>
        </w:rPr>
        <w:t xml:space="preserve">Noise and traffic pollution damage environment</w:t>
      </w:r>
    </w:p>
    <w:p w:rsidR="00000000" w:rsidDel="00000000" w:rsidP="00000000" w:rsidRDefault="00000000" w:rsidRPr="00000000" w14:paraId="000008EA">
      <w:pPr>
        <w:pageBreakBefore w:val="0"/>
        <w:numPr>
          <w:ilvl w:val="2"/>
          <w:numId w:val="1"/>
        </w:numPr>
        <w:ind w:left="2160" w:hanging="360"/>
        <w:rPr>
          <w:u w:val="none"/>
        </w:rPr>
      </w:pPr>
      <w:r w:rsidDel="00000000" w:rsidR="00000000" w:rsidRPr="00000000">
        <w:rPr>
          <w:rtl w:val="0"/>
        </w:rPr>
        <w:t xml:space="preserve">Traffic accidents claimed lives</w:t>
      </w:r>
    </w:p>
    <w:p w:rsidR="00000000" w:rsidDel="00000000" w:rsidP="00000000" w:rsidRDefault="00000000" w:rsidRPr="00000000" w14:paraId="000008EB">
      <w:pPr>
        <w:pageBreakBefore w:val="0"/>
        <w:numPr>
          <w:ilvl w:val="2"/>
          <w:numId w:val="1"/>
        </w:numPr>
        <w:ind w:left="2160" w:hanging="360"/>
        <w:rPr>
          <w:u w:val="none"/>
        </w:rPr>
      </w:pPr>
      <w:r w:rsidDel="00000000" w:rsidR="00000000" w:rsidRPr="00000000">
        <w:rPr>
          <w:rtl w:val="0"/>
        </w:rPr>
        <w:t xml:space="preserve">Traffic jams raised stress levels</w:t>
      </w:r>
    </w:p>
    <w:p w:rsidR="00000000" w:rsidDel="00000000" w:rsidP="00000000" w:rsidRDefault="00000000" w:rsidRPr="00000000" w14:paraId="000008EC">
      <w:pPr>
        <w:pageBreakBefore w:val="0"/>
        <w:numPr>
          <w:ilvl w:val="2"/>
          <w:numId w:val="1"/>
        </w:numPr>
        <w:ind w:left="2160" w:hanging="360"/>
        <w:rPr>
          <w:u w:val="none"/>
        </w:rPr>
      </w:pPr>
      <w:r w:rsidDel="00000000" w:rsidR="00000000" w:rsidRPr="00000000">
        <w:rPr>
          <w:rtl w:val="0"/>
        </w:rPr>
        <w:t xml:space="preserve">Roads wear down from use</w:t>
      </w:r>
    </w:p>
    <w:p w:rsidR="00000000" w:rsidDel="00000000" w:rsidP="00000000" w:rsidRDefault="00000000" w:rsidRPr="00000000" w14:paraId="000008ED">
      <w:pPr>
        <w:pageBreakBefore w:val="0"/>
        <w:numPr>
          <w:ilvl w:val="1"/>
          <w:numId w:val="1"/>
        </w:numPr>
        <w:ind w:left="1440" w:hanging="360"/>
        <w:rPr>
          <w:u w:val="none"/>
        </w:rPr>
      </w:pPr>
      <w:r w:rsidDel="00000000" w:rsidR="00000000" w:rsidRPr="00000000">
        <w:rPr>
          <w:rtl w:val="0"/>
        </w:rPr>
        <w:t xml:space="preserve">Consumerism</w:t>
      </w:r>
    </w:p>
    <w:p w:rsidR="00000000" w:rsidDel="00000000" w:rsidP="00000000" w:rsidRDefault="00000000" w:rsidRPr="00000000" w14:paraId="000008EE">
      <w:pPr>
        <w:pageBreakBefore w:val="0"/>
        <w:numPr>
          <w:ilvl w:val="2"/>
          <w:numId w:val="1"/>
        </w:numPr>
        <w:ind w:left="2160" w:hanging="360"/>
        <w:rPr>
          <w:u w:val="none"/>
        </w:rPr>
      </w:pPr>
      <w:r w:rsidDel="00000000" w:rsidR="00000000" w:rsidRPr="00000000">
        <w:rPr>
          <w:rtl w:val="0"/>
        </w:rPr>
        <w:t xml:space="preserve">60% of Americans moved to the middle class</w:t>
      </w:r>
    </w:p>
    <w:p w:rsidR="00000000" w:rsidDel="00000000" w:rsidP="00000000" w:rsidRDefault="00000000" w:rsidRPr="00000000" w14:paraId="000008EF">
      <w:pPr>
        <w:pageBreakBefore w:val="0"/>
        <w:numPr>
          <w:ilvl w:val="2"/>
          <w:numId w:val="1"/>
        </w:numPr>
        <w:ind w:left="2160" w:hanging="360"/>
        <w:rPr>
          <w:u w:val="none"/>
        </w:rPr>
      </w:pPr>
      <w:r w:rsidDel="00000000" w:rsidR="00000000" w:rsidRPr="00000000">
        <w:rPr>
          <w:rtl w:val="0"/>
        </w:rPr>
        <w:t xml:space="preserve">People have money to buy things now, creating great demand</w:t>
      </w:r>
    </w:p>
    <w:p w:rsidR="00000000" w:rsidDel="00000000" w:rsidP="00000000" w:rsidRDefault="00000000" w:rsidRPr="00000000" w14:paraId="000008F0">
      <w:pPr>
        <w:pageBreakBefore w:val="0"/>
        <w:numPr>
          <w:ilvl w:val="2"/>
          <w:numId w:val="1"/>
        </w:numPr>
        <w:ind w:left="2160" w:hanging="360"/>
        <w:rPr>
          <w:u w:val="none"/>
        </w:rPr>
      </w:pPr>
      <w:r w:rsidDel="00000000" w:rsidR="00000000" w:rsidRPr="00000000">
        <w:rPr>
          <w:rtl w:val="0"/>
        </w:rPr>
        <w:t xml:space="preserve">Labor saving appliances and recreational items</w:t>
      </w:r>
    </w:p>
    <w:p w:rsidR="00000000" w:rsidDel="00000000" w:rsidP="00000000" w:rsidRDefault="00000000" w:rsidRPr="00000000" w14:paraId="000008F1">
      <w:pPr>
        <w:pageBreakBefore w:val="0"/>
        <w:numPr>
          <w:ilvl w:val="2"/>
          <w:numId w:val="1"/>
        </w:numPr>
        <w:ind w:left="2160" w:hanging="360"/>
        <w:rPr>
          <w:u w:val="none"/>
        </w:rPr>
      </w:pPr>
      <w:r w:rsidDel="00000000" w:rsidR="00000000" w:rsidRPr="00000000">
        <w:rPr>
          <w:rtl w:val="0"/>
        </w:rPr>
        <w:t xml:space="preserve">Planned obsolescence: a person may just buy one product and use it for as long as it works.  This threatens business, since businesses want recurring purchases.  So, companies practiced making their products obsolete after a short period of time, to induce recurring purchases</w:t>
      </w:r>
    </w:p>
    <w:p w:rsidR="00000000" w:rsidDel="00000000" w:rsidP="00000000" w:rsidRDefault="00000000" w:rsidRPr="00000000" w14:paraId="000008F2">
      <w:pPr>
        <w:pageBreakBefore w:val="0"/>
        <w:numPr>
          <w:ilvl w:val="2"/>
          <w:numId w:val="1"/>
        </w:numPr>
        <w:ind w:left="2160" w:hanging="360"/>
        <w:rPr>
          <w:u w:val="none"/>
        </w:rPr>
      </w:pPr>
      <w:r w:rsidDel="00000000" w:rsidR="00000000" w:rsidRPr="00000000">
        <w:rPr>
          <w:rtl w:val="0"/>
        </w:rPr>
        <w:t xml:space="preserve">People purchased a lot on credit</w:t>
      </w:r>
    </w:p>
    <w:p w:rsidR="00000000" w:rsidDel="00000000" w:rsidP="00000000" w:rsidRDefault="00000000" w:rsidRPr="00000000" w14:paraId="000008F3">
      <w:pPr>
        <w:pageBreakBefore w:val="0"/>
        <w:numPr>
          <w:ilvl w:val="2"/>
          <w:numId w:val="1"/>
        </w:numPr>
        <w:ind w:left="2160" w:hanging="360"/>
        <w:rPr>
          <w:u w:val="none"/>
        </w:rPr>
      </w:pPr>
      <w:r w:rsidDel="00000000" w:rsidR="00000000" w:rsidRPr="00000000">
        <w:rPr>
          <w:rtl w:val="0"/>
        </w:rPr>
        <w:t xml:space="preserve">Advertisements where everywhere, to employing psychology to entice people to continue spending money</w:t>
      </w:r>
    </w:p>
    <w:p w:rsidR="00000000" w:rsidDel="00000000" w:rsidP="00000000" w:rsidRDefault="00000000" w:rsidRPr="00000000" w14:paraId="000008F4">
      <w:pPr>
        <w:pageBreakBefore w:val="0"/>
        <w:numPr>
          <w:ilvl w:val="3"/>
          <w:numId w:val="1"/>
        </w:numPr>
        <w:ind w:left="2880" w:hanging="360"/>
        <w:rPr>
          <w:u w:val="none"/>
        </w:rPr>
      </w:pPr>
      <w:r w:rsidDel="00000000" w:rsidR="00000000" w:rsidRPr="00000000">
        <w:rPr>
          <w:rtl w:val="0"/>
        </w:rPr>
        <w:t xml:space="preserve">Targeted people’s sense of status and belongingness</w:t>
      </w:r>
    </w:p>
    <w:p w:rsidR="00000000" w:rsidDel="00000000" w:rsidP="00000000" w:rsidRDefault="00000000" w:rsidRPr="00000000" w14:paraId="000008F5">
      <w:pPr>
        <w:pageBreakBefore w:val="0"/>
        <w:numPr>
          <w:ilvl w:val="0"/>
          <w:numId w:val="1"/>
        </w:numPr>
        <w:ind w:left="720" w:hanging="360"/>
        <w:rPr>
          <w:highlight w:val="yellow"/>
        </w:rPr>
      </w:pPr>
      <w:r w:rsidDel="00000000" w:rsidR="00000000" w:rsidRPr="00000000">
        <w:rPr>
          <w:highlight w:val="yellow"/>
          <w:rtl w:val="0"/>
        </w:rPr>
        <w:t xml:space="preserve">Minorities</w:t>
      </w:r>
    </w:p>
    <w:p w:rsidR="00000000" w:rsidDel="00000000" w:rsidP="00000000" w:rsidRDefault="00000000" w:rsidRPr="00000000" w14:paraId="000008F6">
      <w:pPr>
        <w:pageBreakBefore w:val="0"/>
        <w:numPr>
          <w:ilvl w:val="1"/>
          <w:numId w:val="1"/>
        </w:numPr>
        <w:ind w:left="1440" w:hanging="360"/>
        <w:rPr>
          <w:u w:val="none"/>
        </w:rPr>
      </w:pPr>
      <w:r w:rsidDel="00000000" w:rsidR="00000000" w:rsidRPr="00000000">
        <w:rPr>
          <w:rtl w:val="0"/>
        </w:rPr>
        <w:t xml:space="preserve">[25%] Minorities mainly remained untouched by the post-WW2 prosperity</w:t>
      </w:r>
    </w:p>
    <w:p w:rsidR="00000000" w:rsidDel="00000000" w:rsidP="00000000" w:rsidRDefault="00000000" w:rsidRPr="00000000" w14:paraId="000008F7">
      <w:pPr>
        <w:pageBreakBefore w:val="0"/>
        <w:numPr>
          <w:ilvl w:val="1"/>
          <w:numId w:val="1"/>
        </w:numPr>
        <w:ind w:left="1440" w:hanging="360"/>
        <w:rPr>
          <w:u w:val="none"/>
        </w:rPr>
      </w:pPr>
      <w:r w:rsidDel="00000000" w:rsidR="00000000" w:rsidRPr="00000000">
        <w:rPr>
          <w:rtl w:val="0"/>
        </w:rPr>
        <w:t xml:space="preserve">Economic resources moved wherever whites moved, leaving minorities stranded in poor conditions without them</w:t>
      </w:r>
    </w:p>
    <w:p w:rsidR="00000000" w:rsidDel="00000000" w:rsidP="00000000" w:rsidRDefault="00000000" w:rsidRPr="00000000" w14:paraId="000008F8">
      <w:pPr>
        <w:pageBreakBefore w:val="0"/>
        <w:numPr>
          <w:ilvl w:val="1"/>
          <w:numId w:val="1"/>
        </w:numPr>
        <w:ind w:left="1440" w:hanging="360"/>
        <w:rPr>
          <w:u w:val="none"/>
        </w:rPr>
      </w:pPr>
      <w:r w:rsidDel="00000000" w:rsidR="00000000" w:rsidRPr="00000000">
        <w:rPr>
          <w:rtl w:val="0"/>
        </w:rPr>
        <w:t xml:space="preserve">The poverty line kept rising, and the rich are unaware of the increasing amount of people in poverty, since they thought that the US was too powerful for anyone to be poor</w:t>
      </w:r>
    </w:p>
    <w:p w:rsidR="00000000" w:rsidDel="00000000" w:rsidP="00000000" w:rsidRDefault="00000000" w:rsidRPr="00000000" w14:paraId="000008F9">
      <w:pPr>
        <w:pageBreakBefore w:val="0"/>
        <w:numPr>
          <w:ilvl w:val="1"/>
          <w:numId w:val="1"/>
        </w:numPr>
        <w:ind w:left="1440" w:hanging="360"/>
        <w:rPr>
          <w:u w:val="none"/>
        </w:rPr>
      </w:pPr>
      <w:r w:rsidDel="00000000" w:rsidR="00000000" w:rsidRPr="00000000">
        <w:rPr>
          <w:rtl w:val="0"/>
        </w:rPr>
        <w:t xml:space="preserve">National Housing Act of 1949: ensure a decent living environment for everyone</w:t>
      </w:r>
    </w:p>
    <w:p w:rsidR="00000000" w:rsidDel="00000000" w:rsidP="00000000" w:rsidRDefault="00000000" w:rsidRPr="00000000" w14:paraId="000008FA">
      <w:pPr>
        <w:pageBreakBefore w:val="0"/>
        <w:numPr>
          <w:ilvl w:val="1"/>
          <w:numId w:val="1"/>
        </w:numPr>
        <w:ind w:left="1440" w:hanging="360"/>
        <w:rPr>
          <w:u w:val="none"/>
        </w:rPr>
      </w:pPr>
      <w:r w:rsidDel="00000000" w:rsidR="00000000" w:rsidRPr="00000000">
        <w:rPr>
          <w:rtl w:val="0"/>
        </w:rPr>
        <w:t xml:space="preserve">Housing and Urban Development became a cabinet position, aiming to improve living conditions</w:t>
      </w:r>
    </w:p>
    <w:p w:rsidR="00000000" w:rsidDel="00000000" w:rsidP="00000000" w:rsidRDefault="00000000" w:rsidRPr="00000000" w14:paraId="000008FB">
      <w:pPr>
        <w:pageBreakBefore w:val="0"/>
        <w:numPr>
          <w:ilvl w:val="2"/>
          <w:numId w:val="1"/>
        </w:numPr>
        <w:ind w:left="2160" w:hanging="360"/>
        <w:rPr>
          <w:u w:val="none"/>
        </w:rPr>
      </w:pPr>
      <w:r w:rsidDel="00000000" w:rsidR="00000000" w:rsidRPr="00000000">
        <w:rPr>
          <w:rtl w:val="0"/>
        </w:rPr>
        <w:t xml:space="preserve">Urbanization led to the development of many commercial things, which displaced a lot of people residentially</w:t>
      </w:r>
    </w:p>
    <w:p w:rsidR="00000000" w:rsidDel="00000000" w:rsidP="00000000" w:rsidRDefault="00000000" w:rsidRPr="00000000" w14:paraId="000008FC">
      <w:pPr>
        <w:pageBreakBefore w:val="0"/>
        <w:numPr>
          <w:ilvl w:val="1"/>
          <w:numId w:val="1"/>
        </w:numPr>
        <w:ind w:left="1440" w:hanging="360"/>
        <w:rPr>
          <w:u w:val="none"/>
        </w:rPr>
      </w:pPr>
      <w:r w:rsidDel="00000000" w:rsidR="00000000" w:rsidRPr="00000000">
        <w:rPr>
          <w:rtl w:val="0"/>
        </w:rPr>
        <w:t xml:space="preserve">Mexicans</w:t>
      </w:r>
    </w:p>
    <w:p w:rsidR="00000000" w:rsidDel="00000000" w:rsidP="00000000" w:rsidRDefault="00000000" w:rsidRPr="00000000" w14:paraId="000008FD">
      <w:pPr>
        <w:pageBreakBefore w:val="0"/>
        <w:numPr>
          <w:ilvl w:val="2"/>
          <w:numId w:val="1"/>
        </w:numPr>
        <w:ind w:left="2160" w:hanging="360"/>
        <w:rPr>
          <w:u w:val="none"/>
        </w:rPr>
      </w:pPr>
      <w:r w:rsidDel="00000000" w:rsidR="00000000" w:rsidRPr="00000000">
        <w:rPr>
          <w:rtl w:val="0"/>
        </w:rPr>
        <w:t xml:space="preserve">During WW2, federal government introduced a braceros program, which employed Mexicans temporarily to supplement the US workforce</w:t>
      </w:r>
    </w:p>
    <w:p w:rsidR="00000000" w:rsidDel="00000000" w:rsidP="00000000" w:rsidRDefault="00000000" w:rsidRPr="00000000" w14:paraId="000008FE">
      <w:pPr>
        <w:pageBreakBefore w:val="0"/>
        <w:numPr>
          <w:ilvl w:val="3"/>
          <w:numId w:val="1"/>
        </w:numPr>
        <w:ind w:left="2880" w:hanging="360"/>
        <w:rPr>
          <w:u w:val="none"/>
        </w:rPr>
      </w:pPr>
      <w:r w:rsidDel="00000000" w:rsidR="00000000" w:rsidRPr="00000000">
        <w:rPr>
          <w:rtl w:val="0"/>
        </w:rPr>
        <w:t xml:space="preserve">After their work were done, they were required to move back home, but many of them illegally refused to return home</w:t>
      </w:r>
    </w:p>
    <w:p w:rsidR="00000000" w:rsidDel="00000000" w:rsidP="00000000" w:rsidRDefault="00000000" w:rsidRPr="00000000" w14:paraId="000008FF">
      <w:pPr>
        <w:pageBreakBefore w:val="0"/>
        <w:numPr>
          <w:ilvl w:val="2"/>
          <w:numId w:val="1"/>
        </w:numPr>
        <w:ind w:left="2160" w:hanging="360"/>
        <w:rPr>
          <w:u w:val="none"/>
        </w:rPr>
      </w:pPr>
      <w:r w:rsidDel="00000000" w:rsidR="00000000" w:rsidRPr="00000000">
        <w:rPr>
          <w:rtl w:val="0"/>
        </w:rPr>
        <w:t xml:space="preserve">Longoria incident: Longoria was a Mexican American who died in the Philippines in WW2.  Texas refused burial services for him</w:t>
      </w:r>
    </w:p>
    <w:p w:rsidR="00000000" w:rsidDel="00000000" w:rsidP="00000000" w:rsidRDefault="00000000" w:rsidRPr="00000000" w14:paraId="00000900">
      <w:pPr>
        <w:pageBreakBefore w:val="0"/>
        <w:numPr>
          <w:ilvl w:val="1"/>
          <w:numId w:val="1"/>
        </w:numPr>
        <w:ind w:left="1440" w:hanging="360"/>
        <w:rPr>
          <w:u w:val="none"/>
        </w:rPr>
      </w:pPr>
      <w:r w:rsidDel="00000000" w:rsidR="00000000" w:rsidRPr="00000000">
        <w:rPr>
          <w:rtl w:val="0"/>
        </w:rPr>
        <w:t xml:space="preserve">Native Americans</w:t>
      </w:r>
    </w:p>
    <w:p w:rsidR="00000000" w:rsidDel="00000000" w:rsidP="00000000" w:rsidRDefault="00000000" w:rsidRPr="00000000" w14:paraId="00000901">
      <w:pPr>
        <w:pageBreakBefore w:val="0"/>
        <w:numPr>
          <w:ilvl w:val="2"/>
          <w:numId w:val="1"/>
        </w:numPr>
        <w:ind w:left="2160" w:hanging="360"/>
        <w:rPr>
          <w:u w:val="none"/>
        </w:rPr>
      </w:pPr>
      <w:r w:rsidDel="00000000" w:rsidR="00000000" w:rsidRPr="00000000">
        <w:rPr>
          <w:rtl w:val="0"/>
        </w:rPr>
        <w:t xml:space="preserve">1924: Natives gained 2nd class citizenship</w:t>
      </w:r>
    </w:p>
    <w:p w:rsidR="00000000" w:rsidDel="00000000" w:rsidP="00000000" w:rsidRDefault="00000000" w:rsidRPr="00000000" w14:paraId="00000902">
      <w:pPr>
        <w:pageBreakBefore w:val="0"/>
        <w:numPr>
          <w:ilvl w:val="2"/>
          <w:numId w:val="1"/>
        </w:numPr>
        <w:ind w:left="2160" w:hanging="360"/>
        <w:rPr>
          <w:u w:val="none"/>
        </w:rPr>
      </w:pPr>
      <w:r w:rsidDel="00000000" w:rsidR="00000000" w:rsidRPr="00000000">
        <w:rPr>
          <w:rtl w:val="0"/>
        </w:rPr>
        <w:t xml:space="preserve">Indian Reorganization Act: US stopped assimilation policy, and moved to giving them autonomy</w:t>
      </w:r>
    </w:p>
    <w:p w:rsidR="00000000" w:rsidDel="00000000" w:rsidP="00000000" w:rsidRDefault="00000000" w:rsidRPr="00000000" w14:paraId="00000903">
      <w:pPr>
        <w:pageBreakBefore w:val="0"/>
        <w:numPr>
          <w:ilvl w:val="2"/>
          <w:numId w:val="1"/>
        </w:numPr>
        <w:ind w:left="2160" w:hanging="360"/>
        <w:rPr>
          <w:u w:val="none"/>
        </w:rPr>
      </w:pPr>
      <w:r w:rsidDel="00000000" w:rsidR="00000000" w:rsidRPr="00000000">
        <w:rPr>
          <w:rtl w:val="0"/>
        </w:rPr>
        <w:t xml:space="preserve">Termination policy: federal government doesn’t financially support Natives anymore.  Ended reserves system and gave away the land to Natives to deal out on their own</w:t>
      </w:r>
    </w:p>
    <w:p w:rsidR="00000000" w:rsidDel="00000000" w:rsidP="00000000" w:rsidRDefault="00000000" w:rsidRPr="00000000" w14:paraId="00000904">
      <w:pPr>
        <w:pageBreakBefore w:val="0"/>
        <w:numPr>
          <w:ilvl w:val="3"/>
          <w:numId w:val="1"/>
        </w:numPr>
        <w:ind w:left="2880" w:hanging="360"/>
      </w:pPr>
      <w:r w:rsidDel="00000000" w:rsidR="00000000" w:rsidRPr="00000000">
        <w:rPr>
          <w:rtl w:val="0"/>
        </w:rPr>
        <w:t xml:space="preserve">Gov in debt doesn’t want to subsidize them anymore</w:t>
      </w:r>
    </w:p>
    <w:p w:rsidR="00000000" w:rsidDel="00000000" w:rsidP="00000000" w:rsidRDefault="00000000" w:rsidRPr="00000000" w14:paraId="00000905">
      <w:pPr>
        <w:pageBreakBefore w:val="0"/>
        <w:numPr>
          <w:ilvl w:val="3"/>
          <w:numId w:val="1"/>
        </w:numPr>
        <w:ind w:left="2880" w:hanging="360"/>
        <w:rPr>
          <w:u w:val="none"/>
        </w:rPr>
      </w:pPr>
      <w:r w:rsidDel="00000000" w:rsidR="00000000" w:rsidRPr="00000000">
        <w:rPr>
          <w:rtl w:val="0"/>
        </w:rPr>
        <w:t xml:space="preserve">Policy was a failure because the Natives weren’t equipped to support themselves</w:t>
      </w:r>
    </w:p>
    <w:p w:rsidR="00000000" w:rsidDel="00000000" w:rsidP="00000000" w:rsidRDefault="00000000" w:rsidRPr="00000000" w14:paraId="00000906">
      <w:pPr>
        <w:pageBreakBefore w:val="0"/>
        <w:numPr>
          <w:ilvl w:val="0"/>
          <w:numId w:val="1"/>
        </w:numPr>
        <w:ind w:left="720" w:hanging="360"/>
        <w:rPr>
          <w:highlight w:val="yellow"/>
        </w:rPr>
      </w:pPr>
      <w:r w:rsidDel="00000000" w:rsidR="00000000" w:rsidRPr="00000000">
        <w:rPr>
          <w:highlight w:val="yellow"/>
          <w:rtl w:val="0"/>
        </w:rPr>
        <w:t xml:space="preserve">John Fitzgerald Kenedy</w:t>
      </w:r>
    </w:p>
    <w:p w:rsidR="00000000" w:rsidDel="00000000" w:rsidP="00000000" w:rsidRDefault="00000000" w:rsidRPr="00000000" w14:paraId="00000907">
      <w:pPr>
        <w:pageBreakBefore w:val="0"/>
        <w:numPr>
          <w:ilvl w:val="1"/>
          <w:numId w:val="1"/>
        </w:numPr>
        <w:ind w:left="1440" w:hanging="360"/>
        <w:rPr>
          <w:u w:val="none"/>
        </w:rPr>
      </w:pPr>
      <w:r w:rsidDel="00000000" w:rsidR="00000000" w:rsidRPr="00000000">
        <w:rPr>
          <w:rtl w:val="0"/>
        </w:rPr>
        <w:t xml:space="preserve">No, not the airport</w:t>
      </w:r>
    </w:p>
    <w:p w:rsidR="00000000" w:rsidDel="00000000" w:rsidP="00000000" w:rsidRDefault="00000000" w:rsidRPr="00000000" w14:paraId="00000908">
      <w:pPr>
        <w:pageBreakBefore w:val="0"/>
        <w:numPr>
          <w:ilvl w:val="1"/>
          <w:numId w:val="1"/>
        </w:numPr>
        <w:ind w:left="1440" w:hanging="360"/>
        <w:rPr>
          <w:u w:val="none"/>
        </w:rPr>
      </w:pPr>
      <w:r w:rsidDel="00000000" w:rsidR="00000000" w:rsidRPr="00000000">
        <w:rPr>
          <w:rtl w:val="0"/>
        </w:rPr>
        <w:t xml:space="preserve">Fear that the USSR was more advanced than the US, which poses a national security threat</w:t>
      </w:r>
    </w:p>
    <w:p w:rsidR="00000000" w:rsidDel="00000000" w:rsidP="00000000" w:rsidRDefault="00000000" w:rsidRPr="00000000" w14:paraId="00000909">
      <w:pPr>
        <w:pageBreakBefore w:val="0"/>
        <w:numPr>
          <w:ilvl w:val="1"/>
          <w:numId w:val="1"/>
        </w:numPr>
        <w:ind w:left="1440" w:hanging="360"/>
        <w:rPr>
          <w:u w:val="none"/>
        </w:rPr>
      </w:pPr>
      <w:r w:rsidDel="00000000" w:rsidR="00000000" w:rsidRPr="00000000">
        <w:rPr>
          <w:rtl w:val="0"/>
        </w:rPr>
        <w:t xml:space="preserve">Economic recession</w:t>
      </w:r>
    </w:p>
    <w:p w:rsidR="00000000" w:rsidDel="00000000" w:rsidP="00000000" w:rsidRDefault="00000000" w:rsidRPr="00000000" w14:paraId="0000090A">
      <w:pPr>
        <w:pageBreakBefore w:val="0"/>
        <w:numPr>
          <w:ilvl w:val="1"/>
          <w:numId w:val="1"/>
        </w:numPr>
        <w:ind w:left="1440" w:hanging="360"/>
        <w:rPr>
          <w:u w:val="none"/>
        </w:rPr>
      </w:pPr>
      <w:r w:rsidDel="00000000" w:rsidR="00000000" w:rsidRPr="00000000">
        <w:rPr>
          <w:rtl w:val="0"/>
        </w:rPr>
        <w:t xml:space="preserve">JFK wins presidency</w:t>
      </w:r>
    </w:p>
    <w:p w:rsidR="00000000" w:rsidDel="00000000" w:rsidP="00000000" w:rsidRDefault="00000000" w:rsidRPr="00000000" w14:paraId="0000090B">
      <w:pPr>
        <w:pageBreakBefore w:val="0"/>
        <w:numPr>
          <w:ilvl w:val="2"/>
          <w:numId w:val="1"/>
        </w:numPr>
        <w:ind w:left="2160" w:hanging="360"/>
        <w:rPr>
          <w:u w:val="none"/>
        </w:rPr>
      </w:pPr>
      <w:r w:rsidDel="00000000" w:rsidR="00000000" w:rsidRPr="00000000">
        <w:rPr>
          <w:rtl w:val="0"/>
        </w:rPr>
        <w:t xml:space="preserve">There was fear that he was too young, so not enough experience</w:t>
      </w:r>
    </w:p>
    <w:p w:rsidR="00000000" w:rsidDel="00000000" w:rsidP="00000000" w:rsidRDefault="00000000" w:rsidRPr="00000000" w14:paraId="0000090C">
      <w:pPr>
        <w:pageBreakBefore w:val="0"/>
        <w:numPr>
          <w:ilvl w:val="2"/>
          <w:numId w:val="1"/>
        </w:numPr>
        <w:ind w:left="2160" w:hanging="360"/>
        <w:rPr>
          <w:u w:val="none"/>
        </w:rPr>
      </w:pPr>
      <w:r w:rsidDel="00000000" w:rsidR="00000000" w:rsidRPr="00000000">
        <w:rPr>
          <w:rtl w:val="0"/>
        </w:rPr>
        <w:t xml:space="preserve">Also fear that his Roman Catholic background would turn the nation religious</w:t>
      </w:r>
    </w:p>
    <w:p w:rsidR="00000000" w:rsidDel="00000000" w:rsidP="00000000" w:rsidRDefault="00000000" w:rsidRPr="00000000" w14:paraId="0000090D">
      <w:pPr>
        <w:pageBreakBefore w:val="0"/>
        <w:numPr>
          <w:ilvl w:val="2"/>
          <w:numId w:val="1"/>
        </w:numPr>
        <w:ind w:left="2160" w:hanging="360"/>
        <w:rPr>
          <w:u w:val="none"/>
        </w:rPr>
      </w:pPr>
      <w:r w:rsidDel="00000000" w:rsidR="00000000" w:rsidRPr="00000000">
        <w:rPr>
          <w:rtl w:val="0"/>
        </w:rPr>
        <w:t xml:space="preserve">JFK relieved the public’s worries by discussing them openly</w:t>
      </w:r>
    </w:p>
    <w:p w:rsidR="00000000" w:rsidDel="00000000" w:rsidP="00000000" w:rsidRDefault="00000000" w:rsidRPr="00000000" w14:paraId="0000090E">
      <w:pPr>
        <w:pageBreakBefore w:val="0"/>
        <w:numPr>
          <w:ilvl w:val="2"/>
          <w:numId w:val="1"/>
        </w:numPr>
        <w:ind w:left="2160" w:hanging="360"/>
        <w:rPr>
          <w:u w:val="none"/>
        </w:rPr>
      </w:pPr>
      <w:r w:rsidDel="00000000" w:rsidR="00000000" w:rsidRPr="00000000">
        <w:rPr>
          <w:rtl w:val="0"/>
        </w:rPr>
        <w:t xml:space="preserve">Nixon had the popularity of Eisenhower to ride on</w:t>
      </w:r>
    </w:p>
    <w:p w:rsidR="00000000" w:rsidDel="00000000" w:rsidP="00000000" w:rsidRDefault="00000000" w:rsidRPr="00000000" w14:paraId="0000090F">
      <w:pPr>
        <w:pageBreakBefore w:val="0"/>
        <w:numPr>
          <w:ilvl w:val="2"/>
          <w:numId w:val="1"/>
        </w:numPr>
        <w:ind w:left="2160" w:hanging="360"/>
        <w:rPr>
          <w:u w:val="none"/>
        </w:rPr>
      </w:pPr>
      <w:r w:rsidDel="00000000" w:rsidR="00000000" w:rsidRPr="00000000">
        <w:rPr>
          <w:rtl w:val="0"/>
        </w:rPr>
        <w:t xml:space="preserve">9/26/1960: The US’ first televised presidential debate</w:t>
      </w:r>
    </w:p>
    <w:p w:rsidR="00000000" w:rsidDel="00000000" w:rsidP="00000000" w:rsidRDefault="00000000" w:rsidRPr="00000000" w14:paraId="00000910">
      <w:pPr>
        <w:pageBreakBefore w:val="0"/>
        <w:numPr>
          <w:ilvl w:val="3"/>
          <w:numId w:val="1"/>
        </w:numPr>
        <w:ind w:left="2880" w:hanging="360"/>
        <w:rPr>
          <w:u w:val="none"/>
        </w:rPr>
      </w:pPr>
      <w:r w:rsidDel="00000000" w:rsidR="00000000" w:rsidRPr="00000000">
        <w:rPr>
          <w:rtl w:val="0"/>
        </w:rPr>
        <w:t xml:space="preserve">Nixon thought he could nationally expose JFK’s inexperience</w:t>
      </w:r>
    </w:p>
    <w:p w:rsidR="00000000" w:rsidDel="00000000" w:rsidP="00000000" w:rsidRDefault="00000000" w:rsidRPr="00000000" w14:paraId="00000911">
      <w:pPr>
        <w:pageBreakBefore w:val="0"/>
        <w:numPr>
          <w:ilvl w:val="3"/>
          <w:numId w:val="1"/>
        </w:numPr>
        <w:ind w:left="2880" w:hanging="360"/>
        <w:rPr>
          <w:u w:val="none"/>
        </w:rPr>
      </w:pPr>
      <w:r w:rsidDel="00000000" w:rsidR="00000000" w:rsidRPr="00000000">
        <w:rPr>
          <w:rtl w:val="0"/>
        </w:rPr>
        <w:t xml:space="preserve">JFK was coached by TV producers on how to look good on TV, giving him an edge</w:t>
      </w:r>
    </w:p>
    <w:p w:rsidR="00000000" w:rsidDel="00000000" w:rsidP="00000000" w:rsidRDefault="00000000" w:rsidRPr="00000000" w14:paraId="00000912">
      <w:pPr>
        <w:pageBreakBefore w:val="0"/>
        <w:numPr>
          <w:ilvl w:val="2"/>
          <w:numId w:val="1"/>
        </w:numPr>
        <w:ind w:left="2160" w:hanging="360"/>
        <w:rPr>
          <w:u w:val="none"/>
        </w:rPr>
      </w:pPr>
      <w:r w:rsidDel="00000000" w:rsidR="00000000" w:rsidRPr="00000000">
        <w:rPr>
          <w:rtl w:val="0"/>
        </w:rPr>
        <w:t xml:space="preserve">MLK Jr.’s arrest</w:t>
      </w:r>
    </w:p>
    <w:p w:rsidR="00000000" w:rsidDel="00000000" w:rsidP="00000000" w:rsidRDefault="00000000" w:rsidRPr="00000000" w14:paraId="00000913">
      <w:pPr>
        <w:pageBreakBefore w:val="0"/>
        <w:numPr>
          <w:ilvl w:val="3"/>
          <w:numId w:val="1"/>
        </w:numPr>
        <w:ind w:left="2880" w:hanging="360"/>
        <w:rPr>
          <w:u w:val="none"/>
        </w:rPr>
      </w:pPr>
      <w:r w:rsidDel="00000000" w:rsidR="00000000" w:rsidRPr="00000000">
        <w:rPr>
          <w:rtl w:val="0"/>
        </w:rPr>
        <w:t xml:space="preserve">MLK was arrested and sentenced for months of hard labor, officially for a minor traffic violation</w:t>
      </w:r>
    </w:p>
    <w:p w:rsidR="00000000" w:rsidDel="00000000" w:rsidP="00000000" w:rsidRDefault="00000000" w:rsidRPr="00000000" w14:paraId="00000914">
      <w:pPr>
        <w:pageBreakBefore w:val="0"/>
        <w:numPr>
          <w:ilvl w:val="3"/>
          <w:numId w:val="1"/>
        </w:numPr>
        <w:ind w:left="2880" w:hanging="360"/>
        <w:rPr>
          <w:u w:val="none"/>
        </w:rPr>
      </w:pPr>
      <w:r w:rsidDel="00000000" w:rsidR="00000000" w:rsidRPr="00000000">
        <w:rPr>
          <w:rtl w:val="0"/>
        </w:rPr>
        <w:t xml:space="preserve">Eisenhower and Nixon had no public opinion on what happened</w:t>
      </w:r>
    </w:p>
    <w:p w:rsidR="00000000" w:rsidDel="00000000" w:rsidP="00000000" w:rsidRDefault="00000000" w:rsidRPr="00000000" w14:paraId="00000915">
      <w:pPr>
        <w:pageBreakBefore w:val="0"/>
        <w:numPr>
          <w:ilvl w:val="3"/>
          <w:numId w:val="1"/>
        </w:numPr>
        <w:ind w:left="2880" w:hanging="360"/>
        <w:rPr>
          <w:u w:val="none"/>
        </w:rPr>
      </w:pPr>
      <w:r w:rsidDel="00000000" w:rsidR="00000000" w:rsidRPr="00000000">
        <w:rPr>
          <w:rtl w:val="0"/>
        </w:rPr>
        <w:t xml:space="preserve">News had it that JFK called MLK’s wife to express sympathy, while JFK’s brother persuaded the judge to set MLK on bail</w:t>
      </w:r>
    </w:p>
    <w:p w:rsidR="00000000" w:rsidDel="00000000" w:rsidP="00000000" w:rsidRDefault="00000000" w:rsidRPr="00000000" w14:paraId="00000916">
      <w:pPr>
        <w:pageBreakBefore w:val="0"/>
        <w:numPr>
          <w:ilvl w:val="3"/>
          <w:numId w:val="1"/>
        </w:numPr>
        <w:ind w:left="2880" w:hanging="360"/>
        <w:rPr>
          <w:u w:val="none"/>
        </w:rPr>
      </w:pPr>
      <w:r w:rsidDel="00000000" w:rsidR="00000000" w:rsidRPr="00000000">
        <w:rPr>
          <w:rtl w:val="0"/>
        </w:rPr>
        <w:t xml:space="preserve">Another edge gained for JFK</w:t>
      </w:r>
    </w:p>
    <w:p w:rsidR="00000000" w:rsidDel="00000000" w:rsidP="00000000" w:rsidRDefault="00000000" w:rsidRPr="00000000" w14:paraId="00000917">
      <w:pPr>
        <w:pageBreakBefore w:val="0"/>
        <w:numPr>
          <w:ilvl w:val="1"/>
          <w:numId w:val="1"/>
        </w:numPr>
        <w:ind w:left="1440" w:hanging="360"/>
        <w:rPr>
          <w:u w:val="none"/>
        </w:rPr>
      </w:pPr>
      <w:r w:rsidDel="00000000" w:rsidR="00000000" w:rsidRPr="00000000">
        <w:rPr>
          <w:rtl w:val="0"/>
        </w:rPr>
        <w:t xml:space="preserve">Camelot Years</w:t>
      </w:r>
    </w:p>
    <w:p w:rsidR="00000000" w:rsidDel="00000000" w:rsidP="00000000" w:rsidRDefault="00000000" w:rsidRPr="00000000" w14:paraId="00000918">
      <w:pPr>
        <w:pageBreakBefore w:val="0"/>
        <w:numPr>
          <w:ilvl w:val="2"/>
          <w:numId w:val="1"/>
        </w:numPr>
        <w:ind w:left="2160" w:hanging="360"/>
        <w:rPr>
          <w:u w:val="none"/>
        </w:rPr>
      </w:pPr>
      <w:r w:rsidDel="00000000" w:rsidR="00000000" w:rsidRPr="00000000">
        <w:rPr>
          <w:rtl w:val="0"/>
        </w:rPr>
        <w:t xml:space="preserve">Set a new era of grace, elegance and wit at the White House</w:t>
      </w:r>
    </w:p>
    <w:p w:rsidR="00000000" w:rsidDel="00000000" w:rsidP="00000000" w:rsidRDefault="00000000" w:rsidRPr="00000000" w14:paraId="00000919">
      <w:pPr>
        <w:pageBreakBefore w:val="0"/>
        <w:numPr>
          <w:ilvl w:val="2"/>
          <w:numId w:val="1"/>
        </w:numPr>
        <w:ind w:left="2160" w:hanging="360"/>
        <w:rPr>
          <w:u w:val="none"/>
        </w:rPr>
      </w:pPr>
      <w:r w:rsidDel="00000000" w:rsidR="00000000" w:rsidRPr="00000000">
        <w:rPr>
          <w:rtl w:val="0"/>
        </w:rPr>
        <w:t xml:space="preserve">Call for Americans to have hope, commitment, sacrifice</w:t>
      </w:r>
    </w:p>
    <w:p w:rsidR="00000000" w:rsidDel="00000000" w:rsidP="00000000" w:rsidRDefault="00000000" w:rsidRPr="00000000" w14:paraId="0000091A">
      <w:pPr>
        <w:pageBreakBefore w:val="0"/>
        <w:numPr>
          <w:ilvl w:val="2"/>
          <w:numId w:val="1"/>
        </w:numPr>
        <w:ind w:left="2160" w:hanging="360"/>
        <w:rPr>
          <w:u w:val="none"/>
        </w:rPr>
      </w:pPr>
      <w:r w:rsidDel="00000000" w:rsidR="00000000" w:rsidRPr="00000000">
        <w:rPr>
          <w:rtl w:val="0"/>
        </w:rPr>
        <w:t xml:space="preserve">The First Family charmed the nation - Camelot like</w:t>
      </w:r>
    </w:p>
    <w:p w:rsidR="00000000" w:rsidDel="00000000" w:rsidP="00000000" w:rsidRDefault="00000000" w:rsidRPr="00000000" w14:paraId="0000091B">
      <w:pPr>
        <w:pageBreakBefore w:val="0"/>
        <w:numPr>
          <w:ilvl w:val="2"/>
          <w:numId w:val="1"/>
        </w:numPr>
        <w:ind w:left="2160" w:hanging="360"/>
        <w:rPr>
          <w:u w:val="none"/>
        </w:rPr>
      </w:pPr>
      <w:r w:rsidDel="00000000" w:rsidR="00000000" w:rsidRPr="00000000">
        <w:rPr>
          <w:rtl w:val="0"/>
        </w:rPr>
        <w:t xml:space="preserve">“The best and the brightest” cabin</w:t>
      </w:r>
    </w:p>
    <w:p w:rsidR="00000000" w:rsidDel="00000000" w:rsidP="00000000" w:rsidRDefault="00000000" w:rsidRPr="00000000" w14:paraId="0000091C">
      <w:pPr>
        <w:pageBreakBefore w:val="0"/>
        <w:numPr>
          <w:ilvl w:val="1"/>
          <w:numId w:val="1"/>
        </w:numPr>
        <w:ind w:left="1440" w:hanging="360"/>
        <w:rPr>
          <w:u w:val="none"/>
        </w:rPr>
      </w:pPr>
      <w:r w:rsidDel="00000000" w:rsidR="00000000" w:rsidRPr="00000000">
        <w:rPr>
          <w:rtl w:val="0"/>
        </w:rPr>
        <w:t xml:space="preserve">Military</w:t>
      </w:r>
    </w:p>
    <w:p w:rsidR="00000000" w:rsidDel="00000000" w:rsidP="00000000" w:rsidRDefault="00000000" w:rsidRPr="00000000" w14:paraId="0000091D">
      <w:pPr>
        <w:pageBreakBefore w:val="0"/>
        <w:numPr>
          <w:ilvl w:val="2"/>
          <w:numId w:val="1"/>
        </w:numPr>
        <w:ind w:left="2160" w:hanging="360"/>
        <w:rPr>
          <w:u w:val="none"/>
        </w:rPr>
      </w:pPr>
      <w:r w:rsidDel="00000000" w:rsidR="00000000" w:rsidRPr="00000000">
        <w:rPr>
          <w:rtl w:val="0"/>
        </w:rPr>
        <w:t xml:space="preserve">Blasted republicans for not helping third world countries avoid communism </w:t>
      </w:r>
    </w:p>
    <w:p w:rsidR="00000000" w:rsidDel="00000000" w:rsidP="00000000" w:rsidRDefault="00000000" w:rsidRPr="00000000" w14:paraId="0000091E">
      <w:pPr>
        <w:pageBreakBefore w:val="0"/>
        <w:numPr>
          <w:ilvl w:val="2"/>
          <w:numId w:val="1"/>
        </w:numPr>
        <w:ind w:left="2160" w:hanging="360"/>
        <w:rPr>
          <w:u w:val="none"/>
        </w:rPr>
      </w:pPr>
      <w:r w:rsidDel="00000000" w:rsidR="00000000" w:rsidRPr="00000000">
        <w:rPr>
          <w:rtl w:val="0"/>
        </w:rPr>
        <w:t xml:space="preserve">Flexible response: using nuclear weapons is like committing suicide; keep an open mind on what nonnuclear options could be used instead</w:t>
      </w:r>
    </w:p>
    <w:p w:rsidR="00000000" w:rsidDel="00000000" w:rsidP="00000000" w:rsidRDefault="00000000" w:rsidRPr="00000000" w14:paraId="0000091F">
      <w:pPr>
        <w:pageBreakBefore w:val="0"/>
        <w:numPr>
          <w:ilvl w:val="2"/>
          <w:numId w:val="1"/>
        </w:numPr>
        <w:ind w:left="2160" w:hanging="360"/>
        <w:rPr>
          <w:u w:val="none"/>
        </w:rPr>
      </w:pPr>
      <w:r w:rsidDel="00000000" w:rsidR="00000000" w:rsidRPr="00000000">
        <w:rPr>
          <w:rtl w:val="0"/>
        </w:rPr>
        <w:t xml:space="preserve">Increased defense spending</w:t>
      </w:r>
    </w:p>
    <w:p w:rsidR="00000000" w:rsidDel="00000000" w:rsidP="00000000" w:rsidRDefault="00000000" w:rsidRPr="00000000" w14:paraId="00000920">
      <w:pPr>
        <w:pageBreakBefore w:val="0"/>
        <w:numPr>
          <w:ilvl w:val="2"/>
          <w:numId w:val="1"/>
        </w:numPr>
        <w:ind w:left="2160" w:hanging="360"/>
        <w:rPr>
          <w:u w:val="none"/>
        </w:rPr>
      </w:pPr>
      <w:r w:rsidDel="00000000" w:rsidR="00000000" w:rsidRPr="00000000">
        <w:rPr>
          <w:rtl w:val="0"/>
        </w:rPr>
        <w:t xml:space="preserve">Special Forces</w:t>
      </w:r>
    </w:p>
    <w:p w:rsidR="00000000" w:rsidDel="00000000" w:rsidP="00000000" w:rsidRDefault="00000000" w:rsidRPr="00000000" w14:paraId="00000921">
      <w:pPr>
        <w:pageBreakBefore w:val="0"/>
        <w:numPr>
          <w:ilvl w:val="1"/>
          <w:numId w:val="1"/>
        </w:numPr>
        <w:ind w:left="1440" w:hanging="360"/>
        <w:rPr>
          <w:u w:val="none"/>
        </w:rPr>
      </w:pPr>
      <w:r w:rsidDel="00000000" w:rsidR="00000000" w:rsidRPr="00000000">
        <w:rPr>
          <w:rtl w:val="0"/>
        </w:rPr>
        <w:t xml:space="preserve">Cuba</w:t>
      </w:r>
    </w:p>
    <w:p w:rsidR="00000000" w:rsidDel="00000000" w:rsidP="00000000" w:rsidRDefault="00000000" w:rsidRPr="00000000" w14:paraId="00000922">
      <w:pPr>
        <w:pageBreakBefore w:val="0"/>
        <w:numPr>
          <w:ilvl w:val="2"/>
          <w:numId w:val="1"/>
        </w:numPr>
        <w:ind w:left="2160" w:hanging="360"/>
        <w:rPr>
          <w:u w:val="none"/>
        </w:rPr>
      </w:pPr>
      <w:r w:rsidDel="00000000" w:rsidR="00000000" w:rsidRPr="00000000">
        <w:rPr>
          <w:rtl w:val="0"/>
        </w:rPr>
        <w:t xml:space="preserve">Cuba went communist</w:t>
      </w:r>
    </w:p>
    <w:p w:rsidR="00000000" w:rsidDel="00000000" w:rsidP="00000000" w:rsidRDefault="00000000" w:rsidRPr="00000000" w14:paraId="00000923">
      <w:pPr>
        <w:pageBreakBefore w:val="0"/>
        <w:numPr>
          <w:ilvl w:val="2"/>
          <w:numId w:val="1"/>
        </w:numPr>
        <w:ind w:left="2160" w:hanging="360"/>
        <w:rPr>
          <w:u w:val="none"/>
        </w:rPr>
      </w:pPr>
      <w:r w:rsidDel="00000000" w:rsidR="00000000" w:rsidRPr="00000000">
        <w:rPr>
          <w:rtl w:val="0"/>
        </w:rPr>
        <w:t xml:space="preserve">Fidel Castro led a guerrilla revolution against Cuba’s existing government to form a new one with promise of democracy, and removing poverty, inequality and dictatorship</w:t>
      </w:r>
    </w:p>
    <w:p w:rsidR="00000000" w:rsidDel="00000000" w:rsidP="00000000" w:rsidRDefault="00000000" w:rsidRPr="00000000" w14:paraId="00000924">
      <w:pPr>
        <w:pageBreakBefore w:val="0"/>
        <w:numPr>
          <w:ilvl w:val="2"/>
          <w:numId w:val="1"/>
        </w:numPr>
        <w:ind w:left="2160" w:hanging="360"/>
        <w:rPr>
          <w:u w:val="none"/>
        </w:rPr>
      </w:pPr>
      <w:r w:rsidDel="00000000" w:rsidR="00000000" w:rsidRPr="00000000">
        <w:rPr>
          <w:rtl w:val="0"/>
        </w:rPr>
        <w:t xml:space="preserve">He eventually seized US and British oil refineries, and redistributed US sugarcane farmland for communes </w:t>
      </w:r>
    </w:p>
    <w:p w:rsidR="00000000" w:rsidDel="00000000" w:rsidP="00000000" w:rsidRDefault="00000000" w:rsidRPr="00000000" w14:paraId="00000925">
      <w:pPr>
        <w:pageBreakBefore w:val="0"/>
        <w:numPr>
          <w:ilvl w:val="2"/>
          <w:numId w:val="1"/>
        </w:numPr>
        <w:ind w:left="2160" w:hanging="360"/>
        <w:rPr>
          <w:u w:val="none"/>
        </w:rPr>
      </w:pPr>
      <w:r w:rsidDel="00000000" w:rsidR="00000000" w:rsidRPr="00000000">
        <w:rPr>
          <w:rtl w:val="0"/>
        </w:rPr>
        <w:t xml:space="preserve">Some Cubans admired Castro for standing against the US, while others saw him as a tyrant</w:t>
      </w:r>
    </w:p>
    <w:p w:rsidR="00000000" w:rsidDel="00000000" w:rsidP="00000000" w:rsidRDefault="00000000" w:rsidRPr="00000000" w14:paraId="00000926">
      <w:pPr>
        <w:pageBreakBefore w:val="0"/>
        <w:numPr>
          <w:ilvl w:val="2"/>
          <w:numId w:val="1"/>
        </w:numPr>
        <w:ind w:left="2160" w:hanging="360"/>
        <w:rPr>
          <w:u w:val="none"/>
        </w:rPr>
      </w:pPr>
      <w:r w:rsidDel="00000000" w:rsidR="00000000" w:rsidRPr="00000000">
        <w:rPr>
          <w:rtl w:val="0"/>
        </w:rPr>
        <w:t xml:space="preserve">Bay of Pigs</w:t>
      </w:r>
    </w:p>
    <w:p w:rsidR="00000000" w:rsidDel="00000000" w:rsidP="00000000" w:rsidRDefault="00000000" w:rsidRPr="00000000" w14:paraId="00000927">
      <w:pPr>
        <w:pageBreakBefore w:val="0"/>
        <w:numPr>
          <w:ilvl w:val="3"/>
          <w:numId w:val="1"/>
        </w:numPr>
        <w:ind w:left="2880" w:hanging="360"/>
        <w:rPr>
          <w:u w:val="none"/>
        </w:rPr>
      </w:pPr>
      <w:r w:rsidDel="00000000" w:rsidR="00000000" w:rsidRPr="00000000">
        <w:rPr>
          <w:rtl w:val="0"/>
        </w:rPr>
        <w:t xml:space="preserve">Eisenhower commanded CIA to train Cuban exiles to invade Cuba, overthrow Castro</w:t>
      </w:r>
    </w:p>
    <w:p w:rsidR="00000000" w:rsidDel="00000000" w:rsidP="00000000" w:rsidRDefault="00000000" w:rsidRPr="00000000" w14:paraId="00000928">
      <w:pPr>
        <w:pageBreakBefore w:val="0"/>
        <w:numPr>
          <w:ilvl w:val="3"/>
          <w:numId w:val="1"/>
        </w:numPr>
        <w:ind w:left="2880" w:hanging="360"/>
        <w:rPr>
          <w:u w:val="none"/>
        </w:rPr>
      </w:pPr>
      <w:r w:rsidDel="00000000" w:rsidR="00000000" w:rsidRPr="00000000">
        <w:rPr>
          <w:rtl w:val="0"/>
        </w:rPr>
        <w:t xml:space="preserve">Nothing went as the CIA planned.  The exiles held ransom</w:t>
      </w:r>
    </w:p>
    <w:p w:rsidR="00000000" w:rsidDel="00000000" w:rsidP="00000000" w:rsidRDefault="00000000" w:rsidRPr="00000000" w14:paraId="00000929">
      <w:pPr>
        <w:pageBreakBefore w:val="0"/>
        <w:numPr>
          <w:ilvl w:val="3"/>
          <w:numId w:val="1"/>
        </w:numPr>
        <w:ind w:left="2880" w:hanging="360"/>
        <w:rPr>
          <w:u w:val="none"/>
        </w:rPr>
      </w:pPr>
      <w:r w:rsidDel="00000000" w:rsidR="00000000" w:rsidRPr="00000000">
        <w:rPr>
          <w:rtl w:val="0"/>
        </w:rPr>
        <w:t xml:space="preserve">JFK paid the ransom, and took the embarrassment</w:t>
      </w:r>
    </w:p>
    <w:p w:rsidR="00000000" w:rsidDel="00000000" w:rsidP="00000000" w:rsidRDefault="00000000" w:rsidRPr="00000000" w14:paraId="0000092A">
      <w:pPr>
        <w:pageBreakBefore w:val="0"/>
        <w:numPr>
          <w:ilvl w:val="2"/>
          <w:numId w:val="1"/>
        </w:numPr>
        <w:ind w:left="2160" w:hanging="360"/>
        <w:rPr>
          <w:u w:val="none"/>
        </w:rPr>
      </w:pPr>
      <w:r w:rsidDel="00000000" w:rsidR="00000000" w:rsidRPr="00000000">
        <w:rPr>
          <w:rtl w:val="0"/>
        </w:rPr>
        <w:t xml:space="preserve">USSR supplied Cuba with nuclear missiles, way too close for US comfort</w:t>
      </w:r>
    </w:p>
    <w:p w:rsidR="00000000" w:rsidDel="00000000" w:rsidP="00000000" w:rsidRDefault="00000000" w:rsidRPr="00000000" w14:paraId="0000092B">
      <w:pPr>
        <w:pageBreakBefore w:val="0"/>
        <w:numPr>
          <w:ilvl w:val="3"/>
          <w:numId w:val="1"/>
        </w:numPr>
        <w:ind w:left="2880" w:hanging="360"/>
        <w:rPr>
          <w:u w:val="none"/>
        </w:rPr>
      </w:pPr>
      <w:r w:rsidDel="00000000" w:rsidR="00000000" w:rsidRPr="00000000">
        <w:rPr>
          <w:rtl w:val="0"/>
        </w:rPr>
        <w:t xml:space="preserve">US Navy quarantined Cuba</w:t>
      </w:r>
    </w:p>
    <w:p w:rsidR="00000000" w:rsidDel="00000000" w:rsidP="00000000" w:rsidRDefault="00000000" w:rsidRPr="00000000" w14:paraId="0000092C">
      <w:pPr>
        <w:pageBreakBefore w:val="0"/>
        <w:numPr>
          <w:ilvl w:val="3"/>
          <w:numId w:val="1"/>
        </w:numPr>
        <w:ind w:left="2880" w:hanging="360"/>
        <w:rPr>
          <w:u w:val="none"/>
        </w:rPr>
      </w:pPr>
      <w:r w:rsidDel="00000000" w:rsidR="00000000" w:rsidRPr="00000000">
        <w:rPr>
          <w:rtl w:val="0"/>
        </w:rPr>
        <w:t xml:space="preserve">USSR didn’t want to fight, so they agreed to dismantle the missiles in Cuba, and promised not to invade Cuba</w:t>
      </w:r>
    </w:p>
    <w:p w:rsidR="00000000" w:rsidDel="00000000" w:rsidP="00000000" w:rsidRDefault="00000000" w:rsidRPr="00000000" w14:paraId="0000092D">
      <w:pPr>
        <w:pageBreakBefore w:val="0"/>
        <w:numPr>
          <w:ilvl w:val="3"/>
          <w:numId w:val="1"/>
        </w:numPr>
        <w:ind w:left="2880" w:hanging="360"/>
        <w:rPr>
          <w:u w:val="none"/>
        </w:rPr>
      </w:pPr>
      <w:r w:rsidDel="00000000" w:rsidR="00000000" w:rsidRPr="00000000">
        <w:rPr>
          <w:rtl w:val="0"/>
        </w:rPr>
        <w:t xml:space="preserve">US also agreed to dismantle its missiles in Turkey</w:t>
      </w:r>
    </w:p>
    <w:p w:rsidR="00000000" w:rsidDel="00000000" w:rsidP="00000000" w:rsidRDefault="00000000" w:rsidRPr="00000000" w14:paraId="0000092E">
      <w:pPr>
        <w:pageBreakBefore w:val="0"/>
        <w:numPr>
          <w:ilvl w:val="3"/>
          <w:numId w:val="1"/>
        </w:numPr>
        <w:ind w:left="2880" w:hanging="360"/>
        <w:rPr>
          <w:u w:val="none"/>
        </w:rPr>
      </w:pPr>
      <w:r w:rsidDel="00000000" w:rsidR="00000000" w:rsidRPr="00000000">
        <w:rPr>
          <w:rtl w:val="0"/>
        </w:rPr>
        <w:t xml:space="preserve">USSR lost world prestige was a result of its concession</w:t>
      </w:r>
    </w:p>
    <w:p w:rsidR="00000000" w:rsidDel="00000000" w:rsidP="00000000" w:rsidRDefault="00000000" w:rsidRPr="00000000" w14:paraId="0000092F">
      <w:pPr>
        <w:pageBreakBefore w:val="0"/>
        <w:numPr>
          <w:ilvl w:val="3"/>
          <w:numId w:val="1"/>
        </w:numPr>
        <w:ind w:left="2880" w:hanging="360"/>
        <w:rPr>
          <w:u w:val="none"/>
        </w:rPr>
      </w:pPr>
      <w:ins w:author="Justin" w:id="1" w:date="2021-05-11T00:18:32Z">
        <w:r w:rsidDel="00000000" w:rsidR="00000000" w:rsidRPr="00000000">
          <w:rPr>
            <w:rtl w:val="0"/>
          </w:rPr>
          <w:t xml:space="preserve">Eisenhower</w:t>
        </w:r>
      </w:ins>
      <w:del w:author="Justin" w:id="1" w:date="2021-05-11T00:18:32Z">
        <w:r w:rsidDel="00000000" w:rsidR="00000000" w:rsidRPr="00000000">
          <w:rPr>
            <w:rtl w:val="0"/>
          </w:rPr>
          <w:delText xml:space="preserve">FDR </w:delText>
        </w:r>
      </w:del>
      <w:r w:rsidDel="00000000" w:rsidR="00000000" w:rsidRPr="00000000">
        <w:rPr>
          <w:rtl w:val="0"/>
        </w:rPr>
        <w:t xml:space="preserve">blamed for being too aggressive in the handling</w:t>
      </w:r>
    </w:p>
    <w:p w:rsidR="00000000" w:rsidDel="00000000" w:rsidP="00000000" w:rsidRDefault="00000000" w:rsidRPr="00000000" w14:paraId="00000930">
      <w:pPr>
        <w:pageBreakBefore w:val="0"/>
        <w:numPr>
          <w:ilvl w:val="1"/>
          <w:numId w:val="1"/>
        </w:numPr>
        <w:ind w:left="1440" w:hanging="360"/>
        <w:rPr>
          <w:u w:val="none"/>
        </w:rPr>
      </w:pPr>
      <w:r w:rsidDel="00000000" w:rsidR="00000000" w:rsidRPr="00000000">
        <w:rPr>
          <w:rtl w:val="0"/>
        </w:rPr>
        <w:t xml:space="preserve">Berlin</w:t>
      </w:r>
    </w:p>
    <w:p w:rsidR="00000000" w:rsidDel="00000000" w:rsidP="00000000" w:rsidRDefault="00000000" w:rsidRPr="00000000" w14:paraId="00000931">
      <w:pPr>
        <w:pageBreakBefore w:val="0"/>
        <w:numPr>
          <w:ilvl w:val="2"/>
          <w:numId w:val="1"/>
        </w:numPr>
        <w:ind w:left="2160" w:hanging="360"/>
        <w:rPr>
          <w:u w:val="none"/>
        </w:rPr>
      </w:pPr>
      <w:r w:rsidDel="00000000" w:rsidR="00000000" w:rsidRPr="00000000">
        <w:rPr>
          <w:rtl w:val="0"/>
        </w:rPr>
        <w:t xml:space="preserve">Communist East Berlin is crumbing from the faults of communism, leading many to flee to the noncommunist West Berlin</w:t>
      </w:r>
    </w:p>
    <w:p w:rsidR="00000000" w:rsidDel="00000000" w:rsidP="00000000" w:rsidRDefault="00000000" w:rsidRPr="00000000" w14:paraId="00000932">
      <w:pPr>
        <w:pageBreakBefore w:val="0"/>
        <w:numPr>
          <w:ilvl w:val="2"/>
          <w:numId w:val="1"/>
        </w:numPr>
        <w:ind w:left="2160" w:hanging="360"/>
        <w:rPr>
          <w:u w:val="none"/>
        </w:rPr>
      </w:pPr>
      <w:r w:rsidDel="00000000" w:rsidR="00000000" w:rsidRPr="00000000">
        <w:rPr>
          <w:rtl w:val="0"/>
        </w:rPr>
        <w:t xml:space="preserve">This fleeing further deteriorated East Berlin’s economy</w:t>
      </w:r>
    </w:p>
    <w:p w:rsidR="00000000" w:rsidDel="00000000" w:rsidP="00000000" w:rsidRDefault="00000000" w:rsidRPr="00000000" w14:paraId="00000933">
      <w:pPr>
        <w:pageBreakBefore w:val="0"/>
        <w:numPr>
          <w:ilvl w:val="2"/>
          <w:numId w:val="1"/>
        </w:numPr>
        <w:ind w:left="2160" w:hanging="360"/>
        <w:rPr>
          <w:u w:val="none"/>
        </w:rPr>
      </w:pPr>
      <w:r w:rsidDel="00000000" w:rsidR="00000000" w:rsidRPr="00000000">
        <w:rPr>
          <w:rtl w:val="0"/>
        </w:rPr>
        <w:t xml:space="preserve">USSR didn’t want its people fleeing to the enemy side, so they wanted an agreement to lock access to West Berlin</w:t>
      </w:r>
    </w:p>
    <w:p w:rsidR="00000000" w:rsidDel="00000000" w:rsidP="00000000" w:rsidRDefault="00000000" w:rsidRPr="00000000" w14:paraId="00000934">
      <w:pPr>
        <w:pageBreakBefore w:val="0"/>
        <w:numPr>
          <w:ilvl w:val="2"/>
          <w:numId w:val="1"/>
        </w:numPr>
        <w:ind w:left="2160" w:hanging="360"/>
        <w:rPr>
          <w:u w:val="none"/>
        </w:rPr>
      </w:pPr>
      <w:r w:rsidDel="00000000" w:rsidR="00000000" w:rsidRPr="00000000">
        <w:rPr>
          <w:rtl w:val="0"/>
        </w:rPr>
        <w:t xml:space="preserve">JFK doesn’t agree</w:t>
      </w:r>
    </w:p>
    <w:p w:rsidR="00000000" w:rsidDel="00000000" w:rsidP="00000000" w:rsidRDefault="00000000" w:rsidRPr="00000000" w14:paraId="00000935">
      <w:pPr>
        <w:pageBreakBefore w:val="0"/>
        <w:numPr>
          <w:ilvl w:val="2"/>
          <w:numId w:val="1"/>
        </w:numPr>
        <w:ind w:left="2160" w:hanging="360"/>
        <w:rPr>
          <w:u w:val="none"/>
        </w:rPr>
      </w:pPr>
      <w:r w:rsidDel="00000000" w:rsidR="00000000" w:rsidRPr="00000000">
        <w:rPr>
          <w:rtl w:val="0"/>
        </w:rPr>
        <w:t xml:space="preserve">USSR then decides to build a wall to trap its own people within East Berlin</w:t>
      </w:r>
    </w:p>
    <w:p w:rsidR="00000000" w:rsidDel="00000000" w:rsidP="00000000" w:rsidRDefault="00000000" w:rsidRPr="00000000" w14:paraId="00000936">
      <w:pPr>
        <w:pageBreakBefore w:val="0"/>
        <w:numPr>
          <w:ilvl w:val="1"/>
          <w:numId w:val="1"/>
        </w:numPr>
        <w:ind w:left="1440" w:hanging="360"/>
        <w:rPr>
          <w:u w:val="none"/>
        </w:rPr>
      </w:pPr>
      <w:r w:rsidDel="00000000" w:rsidR="00000000" w:rsidRPr="00000000">
        <w:rPr>
          <w:rtl w:val="0"/>
        </w:rPr>
        <w:t xml:space="preserve">Hot line was created for immediate communication between the US and USSR should anything happen</w:t>
      </w:r>
    </w:p>
    <w:p w:rsidR="00000000" w:rsidDel="00000000" w:rsidP="00000000" w:rsidRDefault="00000000" w:rsidRPr="00000000" w14:paraId="00000937">
      <w:pPr>
        <w:pageBreakBefore w:val="0"/>
        <w:numPr>
          <w:ilvl w:val="1"/>
          <w:numId w:val="1"/>
        </w:numPr>
        <w:ind w:left="1440" w:hanging="360"/>
        <w:rPr>
          <w:u w:val="none"/>
        </w:rPr>
      </w:pPr>
      <w:r w:rsidDel="00000000" w:rsidR="00000000" w:rsidRPr="00000000">
        <w:rPr>
          <w:rtl w:val="0"/>
        </w:rPr>
        <w:t xml:space="preserve">Limited Test Ban Treaty: agreement between USSR and US to ban nuclear tests within the atmosphere</w:t>
      </w:r>
    </w:p>
    <w:p w:rsidR="00000000" w:rsidDel="00000000" w:rsidP="00000000" w:rsidRDefault="00000000" w:rsidRPr="00000000" w14:paraId="00000938">
      <w:pPr>
        <w:pageBreakBefore w:val="0"/>
        <w:numPr>
          <w:ilvl w:val="1"/>
          <w:numId w:val="1"/>
        </w:numPr>
        <w:ind w:left="1440" w:hanging="360"/>
        <w:rPr>
          <w:u w:val="none"/>
        </w:rPr>
      </w:pPr>
      <w:r w:rsidDel="00000000" w:rsidR="00000000" w:rsidRPr="00000000">
        <w:rPr>
          <w:rtl w:val="0"/>
        </w:rPr>
        <w:t xml:space="preserve">New Frontier</w:t>
      </w:r>
    </w:p>
    <w:p w:rsidR="00000000" w:rsidDel="00000000" w:rsidP="00000000" w:rsidRDefault="00000000" w:rsidRPr="00000000" w14:paraId="00000939">
      <w:pPr>
        <w:pageBreakBefore w:val="0"/>
        <w:numPr>
          <w:ilvl w:val="2"/>
          <w:numId w:val="1"/>
        </w:numPr>
        <w:ind w:left="2160" w:hanging="360"/>
        <w:rPr>
          <w:u w:val="none"/>
        </w:rPr>
      </w:pPr>
      <w:r w:rsidDel="00000000" w:rsidR="00000000" w:rsidRPr="00000000">
        <w:rPr>
          <w:rtl w:val="0"/>
        </w:rPr>
        <w:t xml:space="preserve">JFK’s vision of progress</w:t>
      </w:r>
    </w:p>
    <w:p w:rsidR="00000000" w:rsidDel="00000000" w:rsidP="00000000" w:rsidRDefault="00000000" w:rsidRPr="00000000" w14:paraId="0000093A">
      <w:pPr>
        <w:pageBreakBefore w:val="0"/>
        <w:numPr>
          <w:ilvl w:val="2"/>
          <w:numId w:val="1"/>
        </w:numPr>
        <w:ind w:left="2160" w:hanging="360"/>
        <w:rPr>
          <w:u w:val="none"/>
        </w:rPr>
      </w:pPr>
      <w:r w:rsidDel="00000000" w:rsidR="00000000" w:rsidRPr="00000000">
        <w:rPr>
          <w:rtl w:val="0"/>
        </w:rPr>
        <w:t xml:space="preserve">Americans as pioneers, explorers, innovators</w:t>
      </w:r>
    </w:p>
    <w:p w:rsidR="00000000" w:rsidDel="00000000" w:rsidP="00000000" w:rsidRDefault="00000000" w:rsidRPr="00000000" w14:paraId="0000093B">
      <w:pPr>
        <w:pageBreakBefore w:val="0"/>
        <w:numPr>
          <w:ilvl w:val="2"/>
          <w:numId w:val="1"/>
        </w:numPr>
        <w:ind w:left="2160" w:hanging="360"/>
        <w:rPr>
          <w:u w:val="none"/>
        </w:rPr>
      </w:pPr>
      <w:r w:rsidDel="00000000" w:rsidR="00000000" w:rsidRPr="00000000">
        <w:rPr>
          <w:rtl w:val="0"/>
        </w:rPr>
        <w:t xml:space="preserve">Proposals</w:t>
      </w:r>
    </w:p>
    <w:p w:rsidR="00000000" w:rsidDel="00000000" w:rsidP="00000000" w:rsidRDefault="00000000" w:rsidRPr="00000000" w14:paraId="0000093C">
      <w:pPr>
        <w:pageBreakBefore w:val="0"/>
        <w:numPr>
          <w:ilvl w:val="3"/>
          <w:numId w:val="1"/>
        </w:numPr>
        <w:ind w:left="2880" w:hanging="360"/>
        <w:rPr>
          <w:u w:val="none"/>
        </w:rPr>
      </w:pPr>
      <w:r w:rsidDel="00000000" w:rsidR="00000000" w:rsidRPr="00000000">
        <w:rPr>
          <w:rtl w:val="0"/>
        </w:rPr>
        <w:t xml:space="preserve">Medical care for the aged</w:t>
      </w:r>
    </w:p>
    <w:p w:rsidR="00000000" w:rsidDel="00000000" w:rsidP="00000000" w:rsidRDefault="00000000" w:rsidRPr="00000000" w14:paraId="0000093D">
      <w:pPr>
        <w:pageBreakBefore w:val="0"/>
        <w:numPr>
          <w:ilvl w:val="3"/>
          <w:numId w:val="1"/>
        </w:numPr>
        <w:ind w:left="2880" w:hanging="360"/>
        <w:rPr>
          <w:u w:val="none"/>
        </w:rPr>
      </w:pPr>
      <w:r w:rsidDel="00000000" w:rsidR="00000000" w:rsidRPr="00000000">
        <w:rPr>
          <w:rtl w:val="0"/>
        </w:rPr>
        <w:t xml:space="preserve">Rebuild blighted urban areas</w:t>
      </w:r>
    </w:p>
    <w:p w:rsidR="00000000" w:rsidDel="00000000" w:rsidP="00000000" w:rsidRDefault="00000000" w:rsidRPr="00000000" w14:paraId="0000093E">
      <w:pPr>
        <w:pageBreakBefore w:val="0"/>
        <w:numPr>
          <w:ilvl w:val="3"/>
          <w:numId w:val="1"/>
        </w:numPr>
        <w:ind w:left="2880" w:hanging="360"/>
        <w:rPr>
          <w:u w:val="none"/>
        </w:rPr>
      </w:pPr>
      <w:r w:rsidDel="00000000" w:rsidR="00000000" w:rsidRPr="00000000">
        <w:rPr>
          <w:rtl w:val="0"/>
        </w:rPr>
        <w:t xml:space="preserve">Aid education</w:t>
      </w:r>
    </w:p>
    <w:p w:rsidR="00000000" w:rsidDel="00000000" w:rsidP="00000000" w:rsidRDefault="00000000" w:rsidRPr="00000000" w14:paraId="0000093F">
      <w:pPr>
        <w:pageBreakBefore w:val="0"/>
        <w:numPr>
          <w:ilvl w:val="3"/>
          <w:numId w:val="1"/>
        </w:numPr>
        <w:ind w:left="2880" w:hanging="360"/>
        <w:rPr>
          <w:u w:val="none"/>
        </w:rPr>
      </w:pPr>
      <w:r w:rsidDel="00000000" w:rsidR="00000000" w:rsidRPr="00000000">
        <w:rPr>
          <w:rtl w:val="0"/>
        </w:rPr>
        <w:t xml:space="preserve">^ Failed to get enough support in Congress for those ^</w:t>
      </w:r>
    </w:p>
    <w:p w:rsidR="00000000" w:rsidDel="00000000" w:rsidP="00000000" w:rsidRDefault="00000000" w:rsidRPr="00000000" w14:paraId="00000940">
      <w:pPr>
        <w:pageBreakBefore w:val="0"/>
        <w:numPr>
          <w:ilvl w:val="4"/>
          <w:numId w:val="1"/>
        </w:numPr>
        <w:ind w:left="3600" w:hanging="360"/>
        <w:rPr>
          <w:u w:val="none"/>
        </w:rPr>
      </w:pPr>
      <w:r w:rsidDel="00000000" w:rsidR="00000000" w:rsidRPr="00000000">
        <w:rPr>
          <w:rtl w:val="0"/>
        </w:rPr>
        <w:t xml:space="preserve">He lacked mandate: he only won the election by a slim margin</w:t>
      </w:r>
    </w:p>
    <w:p w:rsidR="00000000" w:rsidDel="00000000" w:rsidP="00000000" w:rsidRDefault="00000000" w:rsidRPr="00000000" w14:paraId="00000941">
      <w:pPr>
        <w:pageBreakBefore w:val="0"/>
        <w:numPr>
          <w:ilvl w:val="4"/>
          <w:numId w:val="1"/>
        </w:numPr>
        <w:ind w:left="3600" w:hanging="360"/>
        <w:rPr>
          <w:u w:val="none"/>
        </w:rPr>
      </w:pPr>
      <w:r w:rsidDel="00000000" w:rsidR="00000000" w:rsidRPr="00000000">
        <w:rPr>
          <w:rtl w:val="0"/>
        </w:rPr>
        <w:t xml:space="preserve">He often played things politically safe</w:t>
      </w:r>
    </w:p>
    <w:p w:rsidR="00000000" w:rsidDel="00000000" w:rsidP="00000000" w:rsidRDefault="00000000" w:rsidRPr="00000000" w14:paraId="00000942">
      <w:pPr>
        <w:pageBreakBefore w:val="0"/>
        <w:numPr>
          <w:ilvl w:val="3"/>
          <w:numId w:val="1"/>
        </w:numPr>
        <w:ind w:left="2880" w:hanging="360"/>
        <w:rPr>
          <w:u w:val="none"/>
        </w:rPr>
      </w:pPr>
      <w:r w:rsidDel="00000000" w:rsidR="00000000" w:rsidRPr="00000000">
        <w:rPr>
          <w:rtl w:val="0"/>
        </w:rPr>
        <w:t xml:space="preserve">Boost economy</w:t>
      </w:r>
    </w:p>
    <w:p w:rsidR="00000000" w:rsidDel="00000000" w:rsidP="00000000" w:rsidRDefault="00000000" w:rsidRPr="00000000" w14:paraId="00000943">
      <w:pPr>
        <w:pageBreakBefore w:val="0"/>
        <w:numPr>
          <w:ilvl w:val="3"/>
          <w:numId w:val="1"/>
        </w:numPr>
        <w:ind w:left="2880" w:hanging="360"/>
        <w:rPr>
          <w:u w:val="none"/>
        </w:rPr>
      </w:pPr>
      <w:r w:rsidDel="00000000" w:rsidR="00000000" w:rsidRPr="00000000">
        <w:rPr>
          <w:rtl w:val="0"/>
        </w:rPr>
        <w:t xml:space="preserve">Build national defense</w:t>
      </w:r>
    </w:p>
    <w:p w:rsidR="00000000" w:rsidDel="00000000" w:rsidP="00000000" w:rsidRDefault="00000000" w:rsidRPr="00000000" w14:paraId="00000944">
      <w:pPr>
        <w:pageBreakBefore w:val="0"/>
        <w:numPr>
          <w:ilvl w:val="3"/>
          <w:numId w:val="1"/>
        </w:numPr>
        <w:ind w:left="2880" w:hanging="360"/>
        <w:rPr>
          <w:u w:val="none"/>
        </w:rPr>
      </w:pPr>
      <w:r w:rsidDel="00000000" w:rsidR="00000000" w:rsidRPr="00000000">
        <w:rPr>
          <w:rtl w:val="0"/>
        </w:rPr>
        <w:t xml:space="preserve">Provide international aid</w:t>
      </w:r>
    </w:p>
    <w:p w:rsidR="00000000" w:rsidDel="00000000" w:rsidP="00000000" w:rsidRDefault="00000000" w:rsidRPr="00000000" w14:paraId="00000945">
      <w:pPr>
        <w:pageBreakBefore w:val="0"/>
        <w:numPr>
          <w:ilvl w:val="3"/>
          <w:numId w:val="1"/>
        </w:numPr>
        <w:ind w:left="2880" w:hanging="360"/>
        <w:rPr>
          <w:u w:val="none"/>
        </w:rPr>
      </w:pPr>
      <w:r w:rsidDel="00000000" w:rsidR="00000000" w:rsidRPr="00000000">
        <w:rPr>
          <w:rtl w:val="0"/>
        </w:rPr>
        <w:t xml:space="preserve">Fund a space program</w:t>
      </w:r>
    </w:p>
    <w:p w:rsidR="00000000" w:rsidDel="00000000" w:rsidP="00000000" w:rsidRDefault="00000000" w:rsidRPr="00000000" w14:paraId="00000946">
      <w:pPr>
        <w:pageBreakBefore w:val="0"/>
        <w:numPr>
          <w:ilvl w:val="2"/>
          <w:numId w:val="1"/>
        </w:numPr>
        <w:ind w:left="2160" w:hanging="360"/>
        <w:rPr>
          <w:u w:val="none"/>
        </w:rPr>
      </w:pPr>
      <w:r w:rsidDel="00000000" w:rsidR="00000000" w:rsidRPr="00000000">
        <w:rPr>
          <w:rtl w:val="0"/>
        </w:rPr>
        <w:t xml:space="preserve">Economy</w:t>
      </w:r>
    </w:p>
    <w:p w:rsidR="00000000" w:rsidDel="00000000" w:rsidP="00000000" w:rsidRDefault="00000000" w:rsidRPr="00000000" w14:paraId="00000947">
      <w:pPr>
        <w:pageBreakBefore w:val="0"/>
        <w:numPr>
          <w:ilvl w:val="3"/>
          <w:numId w:val="1"/>
        </w:numPr>
        <w:ind w:left="2880" w:hanging="360"/>
        <w:rPr>
          <w:u w:val="none"/>
        </w:rPr>
      </w:pPr>
      <w:r w:rsidDel="00000000" w:rsidR="00000000" w:rsidRPr="00000000">
        <w:rPr>
          <w:rtl w:val="0"/>
        </w:rPr>
        <w:t xml:space="preserve">Economy was in recession</w:t>
      </w:r>
    </w:p>
    <w:p w:rsidR="00000000" w:rsidDel="00000000" w:rsidP="00000000" w:rsidRDefault="00000000" w:rsidRPr="00000000" w14:paraId="00000948">
      <w:pPr>
        <w:pageBreakBefore w:val="0"/>
        <w:numPr>
          <w:ilvl w:val="3"/>
          <w:numId w:val="1"/>
        </w:numPr>
        <w:ind w:left="2880" w:hanging="360"/>
        <w:rPr>
          <w:u w:val="none"/>
        </w:rPr>
      </w:pPr>
      <w:r w:rsidDel="00000000" w:rsidR="00000000" w:rsidRPr="00000000">
        <w:rPr>
          <w:rtl w:val="0"/>
        </w:rPr>
        <w:t xml:space="preserve">Criticized Eisenhower administration for not doing enough about the economy</w:t>
      </w:r>
    </w:p>
    <w:p w:rsidR="00000000" w:rsidDel="00000000" w:rsidP="00000000" w:rsidRDefault="00000000" w:rsidRPr="00000000" w14:paraId="00000949">
      <w:pPr>
        <w:pageBreakBefore w:val="0"/>
        <w:numPr>
          <w:ilvl w:val="3"/>
          <w:numId w:val="1"/>
        </w:numPr>
        <w:ind w:left="2880" w:hanging="360"/>
        <w:rPr>
          <w:u w:val="none"/>
        </w:rPr>
      </w:pPr>
      <w:r w:rsidDel="00000000" w:rsidR="00000000" w:rsidRPr="00000000">
        <w:rPr>
          <w:rtl w:val="0"/>
        </w:rPr>
        <w:t xml:space="preserve">Followed Keynesian economics like FDR</w:t>
      </w:r>
    </w:p>
    <w:p w:rsidR="00000000" w:rsidDel="00000000" w:rsidP="00000000" w:rsidRDefault="00000000" w:rsidRPr="00000000" w14:paraId="0000094A">
      <w:pPr>
        <w:pageBreakBefore w:val="0"/>
        <w:numPr>
          <w:ilvl w:val="3"/>
          <w:numId w:val="1"/>
        </w:numPr>
        <w:ind w:left="2880" w:hanging="360"/>
        <w:rPr>
          <w:u w:val="none"/>
        </w:rPr>
      </w:pPr>
      <w:r w:rsidDel="00000000" w:rsidR="00000000" w:rsidRPr="00000000">
        <w:rPr>
          <w:rtl w:val="0"/>
        </w:rPr>
        <w:t xml:space="preserve">Increased minimum wage</w:t>
      </w:r>
    </w:p>
    <w:p w:rsidR="00000000" w:rsidDel="00000000" w:rsidP="00000000" w:rsidRDefault="00000000" w:rsidRPr="00000000" w14:paraId="0000094B">
      <w:pPr>
        <w:pageBreakBefore w:val="0"/>
        <w:numPr>
          <w:ilvl w:val="3"/>
          <w:numId w:val="1"/>
        </w:numPr>
        <w:ind w:left="2880" w:hanging="360"/>
        <w:rPr>
          <w:u w:val="none"/>
        </w:rPr>
      </w:pPr>
      <w:r w:rsidDel="00000000" w:rsidR="00000000" w:rsidRPr="00000000">
        <w:rPr>
          <w:rtl w:val="0"/>
        </w:rPr>
        <w:t xml:space="preserve">Extended unemployment insurance</w:t>
      </w:r>
    </w:p>
    <w:p w:rsidR="00000000" w:rsidDel="00000000" w:rsidP="00000000" w:rsidRDefault="00000000" w:rsidRPr="00000000" w14:paraId="0000094C">
      <w:pPr>
        <w:pageBreakBefore w:val="0"/>
        <w:numPr>
          <w:ilvl w:val="3"/>
          <w:numId w:val="1"/>
        </w:numPr>
        <w:ind w:left="2880" w:hanging="360"/>
        <w:rPr>
          <w:u w:val="none"/>
        </w:rPr>
      </w:pPr>
      <w:r w:rsidDel="00000000" w:rsidR="00000000" w:rsidRPr="00000000">
        <w:rPr>
          <w:rtl w:val="0"/>
        </w:rPr>
        <w:t xml:space="preserve">Assisted cities with high unemployment</w:t>
      </w:r>
    </w:p>
    <w:p w:rsidR="00000000" w:rsidDel="00000000" w:rsidP="00000000" w:rsidRDefault="00000000" w:rsidRPr="00000000" w14:paraId="0000094D">
      <w:pPr>
        <w:pageBreakBefore w:val="0"/>
        <w:numPr>
          <w:ilvl w:val="2"/>
          <w:numId w:val="1"/>
        </w:numPr>
        <w:ind w:left="2160" w:hanging="360"/>
        <w:rPr>
          <w:u w:val="none"/>
        </w:rPr>
      </w:pPr>
      <w:r w:rsidDel="00000000" w:rsidR="00000000" w:rsidRPr="00000000">
        <w:rPr>
          <w:rtl w:val="0"/>
        </w:rPr>
        <w:t xml:space="preserve">Poverty</w:t>
      </w:r>
    </w:p>
    <w:p w:rsidR="00000000" w:rsidDel="00000000" w:rsidP="00000000" w:rsidRDefault="00000000" w:rsidRPr="00000000" w14:paraId="0000094E">
      <w:pPr>
        <w:pageBreakBefore w:val="0"/>
        <w:numPr>
          <w:ilvl w:val="3"/>
          <w:numId w:val="1"/>
        </w:numPr>
        <w:ind w:left="2880" w:hanging="360"/>
        <w:rPr>
          <w:u w:val="none"/>
        </w:rPr>
      </w:pPr>
      <w:r w:rsidDel="00000000" w:rsidR="00000000" w:rsidRPr="00000000">
        <w:rPr>
          <w:rtl w:val="0"/>
        </w:rPr>
        <w:t xml:space="preserve">Peace Corps: volunteers provide assistance to developing nations</w:t>
      </w:r>
    </w:p>
    <w:p w:rsidR="00000000" w:rsidDel="00000000" w:rsidP="00000000" w:rsidRDefault="00000000" w:rsidRPr="00000000" w14:paraId="0000094F">
      <w:pPr>
        <w:pageBreakBefore w:val="0"/>
        <w:numPr>
          <w:ilvl w:val="3"/>
          <w:numId w:val="1"/>
        </w:numPr>
        <w:ind w:left="2880" w:hanging="360"/>
        <w:rPr>
          <w:u w:val="none"/>
        </w:rPr>
      </w:pPr>
      <w:r w:rsidDel="00000000" w:rsidR="00000000" w:rsidRPr="00000000">
        <w:rPr>
          <w:rtl w:val="0"/>
        </w:rPr>
        <w:t xml:space="preserve">Alliance for Progress: economic and technical assistance to Latin America</w:t>
      </w:r>
    </w:p>
    <w:p w:rsidR="00000000" w:rsidDel="00000000" w:rsidP="00000000" w:rsidRDefault="00000000" w:rsidRPr="00000000" w14:paraId="00000950">
      <w:pPr>
        <w:pageBreakBefore w:val="0"/>
        <w:numPr>
          <w:ilvl w:val="3"/>
          <w:numId w:val="1"/>
        </w:numPr>
        <w:ind w:left="2880" w:hanging="360"/>
        <w:rPr>
          <w:u w:val="none"/>
        </w:rPr>
      </w:pPr>
      <w:r w:rsidDel="00000000" w:rsidR="00000000" w:rsidRPr="00000000">
        <w:rPr>
          <w:rtl w:val="0"/>
        </w:rPr>
        <w:t xml:space="preserve">“Assault on poverty”</w:t>
      </w:r>
    </w:p>
    <w:p w:rsidR="00000000" w:rsidDel="00000000" w:rsidP="00000000" w:rsidRDefault="00000000" w:rsidRPr="00000000" w14:paraId="00000951">
      <w:pPr>
        <w:pageBreakBefore w:val="0"/>
        <w:numPr>
          <w:ilvl w:val="3"/>
          <w:numId w:val="1"/>
        </w:numPr>
        <w:ind w:left="2880" w:hanging="360"/>
      </w:pPr>
      <w:r w:rsidDel="00000000" w:rsidR="00000000" w:rsidRPr="00000000">
        <w:rPr>
          <w:rtl w:val="0"/>
        </w:rPr>
        <w:t xml:space="preserve">Justice Department investigations into racial discrimination</w:t>
      </w:r>
    </w:p>
    <w:p w:rsidR="00000000" w:rsidDel="00000000" w:rsidP="00000000" w:rsidRDefault="00000000" w:rsidRPr="00000000" w14:paraId="00000952">
      <w:pPr>
        <w:pageBreakBefore w:val="0"/>
        <w:numPr>
          <w:ilvl w:val="4"/>
          <w:numId w:val="1"/>
        </w:numPr>
        <w:ind w:left="3600" w:hanging="360"/>
      </w:pPr>
      <w:r w:rsidDel="00000000" w:rsidR="00000000" w:rsidRPr="00000000">
        <w:rPr>
          <w:rtl w:val="0"/>
        </w:rPr>
        <w:t xml:space="preserve">Cost him popularity</w:t>
      </w:r>
    </w:p>
    <w:p w:rsidR="00000000" w:rsidDel="00000000" w:rsidP="00000000" w:rsidRDefault="00000000" w:rsidRPr="00000000" w14:paraId="00000953">
      <w:pPr>
        <w:pageBreakBefore w:val="0"/>
        <w:numPr>
          <w:ilvl w:val="2"/>
          <w:numId w:val="1"/>
        </w:numPr>
        <w:ind w:left="2160" w:hanging="360"/>
        <w:rPr>
          <w:u w:val="none"/>
        </w:rPr>
      </w:pPr>
      <w:r w:rsidDel="00000000" w:rsidR="00000000" w:rsidRPr="00000000">
        <w:rPr>
          <w:rtl w:val="0"/>
        </w:rPr>
        <w:t xml:space="preserve">NASA</w:t>
      </w:r>
    </w:p>
    <w:p w:rsidR="00000000" w:rsidDel="00000000" w:rsidP="00000000" w:rsidRDefault="00000000" w:rsidRPr="00000000" w14:paraId="00000954">
      <w:pPr>
        <w:pageBreakBefore w:val="0"/>
        <w:numPr>
          <w:ilvl w:val="3"/>
          <w:numId w:val="1"/>
        </w:numPr>
        <w:ind w:left="2880" w:hanging="360"/>
        <w:rPr>
          <w:u w:val="none"/>
        </w:rPr>
      </w:pPr>
      <w:r w:rsidDel="00000000" w:rsidR="00000000" w:rsidRPr="00000000">
        <w:rPr>
          <w:rtl w:val="0"/>
        </w:rPr>
        <w:t xml:space="preserve">USSR sent a human to space</w:t>
      </w:r>
    </w:p>
    <w:p w:rsidR="00000000" w:rsidDel="00000000" w:rsidP="00000000" w:rsidRDefault="00000000" w:rsidRPr="00000000" w14:paraId="00000955">
      <w:pPr>
        <w:pageBreakBefore w:val="0"/>
        <w:numPr>
          <w:ilvl w:val="3"/>
          <w:numId w:val="1"/>
        </w:numPr>
        <w:ind w:left="2880" w:hanging="360"/>
        <w:rPr>
          <w:u w:val="none"/>
        </w:rPr>
      </w:pPr>
      <w:r w:rsidDel="00000000" w:rsidR="00000000" w:rsidRPr="00000000">
        <w:rPr>
          <w:rtl w:val="0"/>
        </w:rPr>
        <w:t xml:space="preserve">JFK responded by racing to get a human to the moon</w:t>
      </w:r>
    </w:p>
    <w:p w:rsidR="00000000" w:rsidDel="00000000" w:rsidP="00000000" w:rsidRDefault="00000000" w:rsidRPr="00000000" w14:paraId="00000956">
      <w:pPr>
        <w:pageBreakBefore w:val="0"/>
        <w:numPr>
          <w:ilvl w:val="3"/>
          <w:numId w:val="1"/>
        </w:numPr>
        <w:ind w:left="2880" w:hanging="360"/>
        <w:rPr>
          <w:u w:val="none"/>
        </w:rPr>
      </w:pPr>
      <w:r w:rsidDel="00000000" w:rsidR="00000000" w:rsidRPr="00000000">
        <w:rPr>
          <w:rtl w:val="0"/>
        </w:rPr>
        <w:t xml:space="preserve">Telstar communication satellite to relay TV from US to Europe</w:t>
      </w:r>
    </w:p>
    <w:p w:rsidR="00000000" w:rsidDel="00000000" w:rsidP="00000000" w:rsidRDefault="00000000" w:rsidRPr="00000000" w14:paraId="00000957">
      <w:pPr>
        <w:pageBreakBefore w:val="0"/>
        <w:numPr>
          <w:ilvl w:val="2"/>
          <w:numId w:val="1"/>
        </w:numPr>
        <w:ind w:left="2160" w:hanging="360"/>
        <w:rPr>
          <w:u w:val="none"/>
        </w:rPr>
      </w:pPr>
      <w:r w:rsidDel="00000000" w:rsidR="00000000" w:rsidRPr="00000000">
        <w:rPr>
          <w:rtl w:val="0"/>
        </w:rPr>
        <w:t xml:space="preserve">Assasination by Lee Harvey Oswald, supporter of communism, when traveling in conservative Texas</w:t>
      </w:r>
    </w:p>
    <w:p w:rsidR="00000000" w:rsidDel="00000000" w:rsidP="00000000" w:rsidRDefault="00000000" w:rsidRPr="00000000" w14:paraId="00000958">
      <w:pPr>
        <w:pageBreakBefore w:val="0"/>
        <w:numPr>
          <w:ilvl w:val="3"/>
          <w:numId w:val="1"/>
        </w:numPr>
        <w:ind w:left="2880" w:hanging="360"/>
        <w:rPr>
          <w:u w:val="none"/>
        </w:rPr>
      </w:pPr>
      <w:r w:rsidDel="00000000" w:rsidR="00000000" w:rsidRPr="00000000">
        <w:rPr>
          <w:rtl w:val="0"/>
        </w:rPr>
        <w:t xml:space="preserve">Warren Commission: investigation to determine if Oswald was part of a conspiracy</w:t>
      </w:r>
    </w:p>
    <w:p w:rsidR="00000000" w:rsidDel="00000000" w:rsidP="00000000" w:rsidRDefault="00000000" w:rsidRPr="00000000" w14:paraId="00000959">
      <w:pPr>
        <w:pageBreakBefore w:val="0"/>
        <w:numPr>
          <w:ilvl w:val="4"/>
          <w:numId w:val="1"/>
        </w:numPr>
        <w:ind w:left="3600" w:hanging="360"/>
        <w:rPr>
          <w:u w:val="none"/>
        </w:rPr>
      </w:pPr>
      <w:r w:rsidDel="00000000" w:rsidR="00000000" w:rsidRPr="00000000">
        <w:rPr>
          <w:rtl w:val="0"/>
        </w:rPr>
        <w:t xml:space="preserve">Proven not, then eventually proven yes</w:t>
      </w:r>
    </w:p>
    <w:p w:rsidR="00000000" w:rsidDel="00000000" w:rsidP="00000000" w:rsidRDefault="00000000" w:rsidRPr="00000000" w14:paraId="0000095A">
      <w:pPr>
        <w:pageBreakBefore w:val="0"/>
        <w:numPr>
          <w:ilvl w:val="4"/>
          <w:numId w:val="1"/>
        </w:numPr>
        <w:ind w:left="3600" w:hanging="360"/>
        <w:rPr>
          <w:u w:val="none"/>
        </w:rPr>
      </w:pPr>
      <w:r w:rsidDel="00000000" w:rsidR="00000000" w:rsidRPr="00000000">
        <w:rPr>
          <w:rtl w:val="0"/>
        </w:rPr>
        <w:t xml:space="preserve">Guesses: anti-Castro Cubans, communism, CIA</w:t>
      </w:r>
    </w:p>
    <w:p w:rsidR="00000000" w:rsidDel="00000000" w:rsidP="00000000" w:rsidRDefault="00000000" w:rsidRPr="00000000" w14:paraId="0000095B">
      <w:pPr>
        <w:pageBreakBefore w:val="0"/>
        <w:numPr>
          <w:ilvl w:val="3"/>
          <w:numId w:val="1"/>
        </w:numPr>
        <w:ind w:left="2880" w:hanging="360"/>
        <w:rPr>
          <w:u w:val="none"/>
        </w:rPr>
      </w:pPr>
      <w:r w:rsidDel="00000000" w:rsidR="00000000" w:rsidRPr="00000000">
        <w:rPr>
          <w:rtl w:val="0"/>
        </w:rPr>
        <w:t xml:space="preserve">Proved the sturdiness of the US government; that the loss of one leader doesn’t collapse the nation</w:t>
      </w:r>
    </w:p>
    <w:p w:rsidR="00000000" w:rsidDel="00000000" w:rsidP="00000000" w:rsidRDefault="00000000" w:rsidRPr="00000000" w14:paraId="0000095C">
      <w:pPr>
        <w:pageBreakBefore w:val="0"/>
        <w:numPr>
          <w:ilvl w:val="0"/>
          <w:numId w:val="1"/>
        </w:numPr>
        <w:ind w:left="720" w:hanging="360"/>
        <w:rPr>
          <w:highlight w:val="yellow"/>
        </w:rPr>
      </w:pPr>
      <w:r w:rsidDel="00000000" w:rsidR="00000000" w:rsidRPr="00000000">
        <w:rPr>
          <w:highlight w:val="yellow"/>
          <w:rtl w:val="0"/>
        </w:rPr>
        <w:t xml:space="preserve">Lyndon Baines Johnson</w:t>
      </w:r>
    </w:p>
    <w:p w:rsidR="00000000" w:rsidDel="00000000" w:rsidP="00000000" w:rsidRDefault="00000000" w:rsidRPr="00000000" w14:paraId="0000095D">
      <w:pPr>
        <w:pageBreakBefore w:val="0"/>
        <w:numPr>
          <w:ilvl w:val="1"/>
          <w:numId w:val="1"/>
        </w:numPr>
        <w:ind w:left="1440" w:hanging="360"/>
        <w:rPr>
          <w:u w:val="none"/>
        </w:rPr>
      </w:pPr>
      <w:r w:rsidDel="00000000" w:rsidR="00000000" w:rsidRPr="00000000">
        <w:rPr>
          <w:rtl w:val="0"/>
        </w:rPr>
        <w:t xml:space="preserve">Assumed office when JFK got assassinated</w:t>
      </w:r>
    </w:p>
    <w:p w:rsidR="00000000" w:rsidDel="00000000" w:rsidP="00000000" w:rsidRDefault="00000000" w:rsidRPr="00000000" w14:paraId="0000095E">
      <w:pPr>
        <w:pageBreakBefore w:val="0"/>
        <w:numPr>
          <w:ilvl w:val="1"/>
          <w:numId w:val="1"/>
        </w:numPr>
        <w:ind w:left="1440" w:hanging="360"/>
        <w:rPr>
          <w:u w:val="none"/>
        </w:rPr>
      </w:pPr>
      <w:r w:rsidDel="00000000" w:rsidR="00000000" w:rsidRPr="00000000">
        <w:rPr>
          <w:rtl w:val="0"/>
        </w:rPr>
        <w:t xml:space="preserve">1957 Civil Rights Act: prohibitted discrimination based on race, religion, origin, sex</w:t>
      </w:r>
    </w:p>
    <w:p w:rsidR="00000000" w:rsidDel="00000000" w:rsidP="00000000" w:rsidRDefault="00000000" w:rsidRPr="00000000" w14:paraId="0000095F">
      <w:pPr>
        <w:pageBreakBefore w:val="0"/>
        <w:numPr>
          <w:ilvl w:val="1"/>
          <w:numId w:val="1"/>
        </w:numPr>
        <w:ind w:left="1440" w:hanging="360"/>
        <w:rPr>
          <w:u w:val="none"/>
        </w:rPr>
      </w:pPr>
      <w:r w:rsidDel="00000000" w:rsidR="00000000" w:rsidRPr="00000000">
        <w:rPr>
          <w:rtl w:val="0"/>
        </w:rPr>
        <w:t xml:space="preserve">Had a good track record of getting politicians to do what he wants</w:t>
      </w:r>
    </w:p>
    <w:p w:rsidR="00000000" w:rsidDel="00000000" w:rsidP="00000000" w:rsidRDefault="00000000" w:rsidRPr="00000000" w14:paraId="00000960">
      <w:pPr>
        <w:pageBreakBefore w:val="0"/>
        <w:numPr>
          <w:ilvl w:val="1"/>
          <w:numId w:val="1"/>
        </w:numPr>
        <w:ind w:left="1440" w:hanging="360"/>
        <w:rPr>
          <w:u w:val="none"/>
        </w:rPr>
      </w:pPr>
      <w:r w:rsidDel="00000000" w:rsidR="00000000" w:rsidRPr="00000000">
        <w:rPr>
          <w:rtl w:val="0"/>
        </w:rPr>
        <w:t xml:space="preserve">Tax reduction, spurring economic growth</w:t>
      </w:r>
    </w:p>
    <w:p w:rsidR="00000000" w:rsidDel="00000000" w:rsidP="00000000" w:rsidRDefault="00000000" w:rsidRPr="00000000" w14:paraId="00000961">
      <w:pPr>
        <w:pageBreakBefore w:val="0"/>
        <w:numPr>
          <w:ilvl w:val="1"/>
          <w:numId w:val="1"/>
        </w:numPr>
        <w:ind w:left="1440" w:hanging="360"/>
        <w:rPr>
          <w:u w:val="none"/>
        </w:rPr>
      </w:pPr>
      <w:r w:rsidDel="00000000" w:rsidR="00000000" w:rsidRPr="00000000">
        <w:rPr>
          <w:rtl w:val="0"/>
        </w:rPr>
        <w:t xml:space="preserve">Economic Opportunity Act</w:t>
      </w:r>
    </w:p>
    <w:p w:rsidR="00000000" w:rsidDel="00000000" w:rsidP="00000000" w:rsidRDefault="00000000" w:rsidRPr="00000000" w14:paraId="00000962">
      <w:pPr>
        <w:pageBreakBefore w:val="0"/>
        <w:numPr>
          <w:ilvl w:val="2"/>
          <w:numId w:val="1"/>
        </w:numPr>
        <w:ind w:left="2160" w:hanging="360"/>
        <w:rPr>
          <w:u w:val="none"/>
        </w:rPr>
      </w:pPr>
      <w:r w:rsidDel="00000000" w:rsidR="00000000" w:rsidRPr="00000000">
        <w:rPr>
          <w:rtl w:val="0"/>
        </w:rPr>
        <w:t xml:space="preserve">Job Corps Youth Training Program</w:t>
      </w:r>
    </w:p>
    <w:p w:rsidR="00000000" w:rsidDel="00000000" w:rsidP="00000000" w:rsidRDefault="00000000" w:rsidRPr="00000000" w14:paraId="00000963">
      <w:pPr>
        <w:pageBreakBefore w:val="0"/>
        <w:numPr>
          <w:ilvl w:val="2"/>
          <w:numId w:val="1"/>
        </w:numPr>
        <w:ind w:left="2160" w:hanging="360"/>
        <w:rPr>
          <w:u w:val="none"/>
        </w:rPr>
      </w:pPr>
      <w:r w:rsidDel="00000000" w:rsidR="00000000" w:rsidRPr="00000000">
        <w:rPr>
          <w:rtl w:val="0"/>
        </w:rPr>
        <w:t xml:space="preserve">Volunteers in Service to America</w:t>
      </w:r>
    </w:p>
    <w:p w:rsidR="00000000" w:rsidDel="00000000" w:rsidP="00000000" w:rsidRDefault="00000000" w:rsidRPr="00000000" w14:paraId="00000964">
      <w:pPr>
        <w:pageBreakBefore w:val="0"/>
        <w:numPr>
          <w:ilvl w:val="2"/>
          <w:numId w:val="1"/>
        </w:numPr>
        <w:ind w:left="2160" w:hanging="360"/>
        <w:rPr>
          <w:u w:val="none"/>
        </w:rPr>
      </w:pPr>
      <w:r w:rsidDel="00000000" w:rsidR="00000000" w:rsidRPr="00000000">
        <w:rPr>
          <w:rtl w:val="0"/>
        </w:rPr>
        <w:t xml:space="preserve">Project Head Start</w:t>
      </w:r>
    </w:p>
    <w:p w:rsidR="00000000" w:rsidDel="00000000" w:rsidP="00000000" w:rsidRDefault="00000000" w:rsidRPr="00000000" w14:paraId="00000965">
      <w:pPr>
        <w:pageBreakBefore w:val="0"/>
        <w:numPr>
          <w:ilvl w:val="2"/>
          <w:numId w:val="1"/>
        </w:numPr>
        <w:ind w:left="2160" w:hanging="360"/>
        <w:rPr>
          <w:u w:val="none"/>
        </w:rPr>
      </w:pPr>
      <w:r w:rsidDel="00000000" w:rsidR="00000000" w:rsidRPr="00000000">
        <w:rPr>
          <w:rtl w:val="0"/>
        </w:rPr>
        <w:t xml:space="preserve">Community Action Program</w:t>
      </w:r>
    </w:p>
    <w:p w:rsidR="00000000" w:rsidDel="00000000" w:rsidP="00000000" w:rsidRDefault="00000000" w:rsidRPr="00000000" w14:paraId="00000966">
      <w:pPr>
        <w:pageBreakBefore w:val="0"/>
        <w:numPr>
          <w:ilvl w:val="1"/>
          <w:numId w:val="1"/>
        </w:numPr>
        <w:ind w:left="1440" w:hanging="360"/>
        <w:rPr>
          <w:u w:val="none"/>
        </w:rPr>
      </w:pPr>
      <w:r w:rsidDel="00000000" w:rsidR="00000000" w:rsidRPr="00000000">
        <w:rPr>
          <w:rtl w:val="0"/>
        </w:rPr>
        <w:t xml:space="preserve">1964 election</w:t>
      </w:r>
    </w:p>
    <w:p w:rsidR="00000000" w:rsidDel="00000000" w:rsidP="00000000" w:rsidRDefault="00000000" w:rsidRPr="00000000" w14:paraId="00000967">
      <w:pPr>
        <w:pageBreakBefore w:val="0"/>
        <w:numPr>
          <w:ilvl w:val="2"/>
          <w:numId w:val="1"/>
        </w:numPr>
        <w:ind w:left="2160" w:hanging="360"/>
        <w:rPr>
          <w:u w:val="none"/>
        </w:rPr>
      </w:pPr>
      <w:r w:rsidDel="00000000" w:rsidR="00000000" w:rsidRPr="00000000">
        <w:rPr>
          <w:rtl w:val="0"/>
        </w:rPr>
        <w:t xml:space="preserve">Republicans really wanted to win because they believed that the federal government doesn’t have the right to right social and economical wrongs</w:t>
      </w:r>
    </w:p>
    <w:p w:rsidR="00000000" w:rsidDel="00000000" w:rsidP="00000000" w:rsidRDefault="00000000" w:rsidRPr="00000000" w14:paraId="00000968">
      <w:pPr>
        <w:pageBreakBefore w:val="0"/>
        <w:numPr>
          <w:ilvl w:val="2"/>
          <w:numId w:val="1"/>
        </w:numPr>
        <w:ind w:left="2160" w:hanging="360"/>
        <w:rPr>
          <w:u w:val="none"/>
        </w:rPr>
      </w:pPr>
      <w:r w:rsidDel="00000000" w:rsidR="00000000" w:rsidRPr="00000000">
        <w:rPr>
          <w:rtl w:val="0"/>
        </w:rPr>
        <w:t xml:space="preserve">Republican front runner Barry Goldwater scared away public support by suggesting to nuke Cuba and communist North Vietnam</w:t>
      </w:r>
    </w:p>
    <w:p w:rsidR="00000000" w:rsidDel="00000000" w:rsidP="00000000" w:rsidRDefault="00000000" w:rsidRPr="00000000" w14:paraId="00000969">
      <w:pPr>
        <w:pageBreakBefore w:val="0"/>
        <w:numPr>
          <w:ilvl w:val="2"/>
          <w:numId w:val="1"/>
        </w:numPr>
        <w:ind w:left="2160" w:hanging="360"/>
        <w:rPr>
          <w:u w:val="none"/>
        </w:rPr>
      </w:pPr>
      <w:r w:rsidDel="00000000" w:rsidR="00000000" w:rsidRPr="00000000">
        <w:rPr>
          <w:rtl w:val="0"/>
        </w:rPr>
        <w:t xml:space="preserve">Public supported Johnson’s reelection because they were in the mood to fix national issues</w:t>
      </w:r>
    </w:p>
    <w:p w:rsidR="00000000" w:rsidDel="00000000" w:rsidP="00000000" w:rsidRDefault="00000000" w:rsidRPr="00000000" w14:paraId="0000096A">
      <w:pPr>
        <w:pageBreakBefore w:val="0"/>
        <w:numPr>
          <w:ilvl w:val="2"/>
          <w:numId w:val="1"/>
        </w:numPr>
        <w:ind w:left="2160" w:hanging="360"/>
        <w:rPr>
          <w:u w:val="none"/>
        </w:rPr>
      </w:pPr>
      <w:r w:rsidDel="00000000" w:rsidR="00000000" w:rsidRPr="00000000">
        <w:rPr>
          <w:rtl w:val="0"/>
        </w:rPr>
        <w:t xml:space="preserve">Johnson won by a large margin</w:t>
      </w:r>
    </w:p>
    <w:p w:rsidR="00000000" w:rsidDel="00000000" w:rsidP="00000000" w:rsidRDefault="00000000" w:rsidRPr="00000000" w14:paraId="0000096B">
      <w:pPr>
        <w:pageBreakBefore w:val="0"/>
        <w:numPr>
          <w:ilvl w:val="1"/>
          <w:numId w:val="1"/>
        </w:numPr>
        <w:ind w:left="1440" w:hanging="360"/>
        <w:rPr>
          <w:u w:val="none"/>
        </w:rPr>
      </w:pPr>
      <w:r w:rsidDel="00000000" w:rsidR="00000000" w:rsidRPr="00000000">
        <w:rPr>
          <w:rtl w:val="0"/>
        </w:rPr>
        <w:t xml:space="preserve">Great Society</w:t>
      </w:r>
    </w:p>
    <w:p w:rsidR="00000000" w:rsidDel="00000000" w:rsidP="00000000" w:rsidRDefault="00000000" w:rsidRPr="00000000" w14:paraId="0000096C">
      <w:pPr>
        <w:pageBreakBefore w:val="0"/>
        <w:numPr>
          <w:ilvl w:val="2"/>
          <w:numId w:val="1"/>
        </w:numPr>
        <w:ind w:left="2160" w:hanging="360"/>
        <w:rPr>
          <w:u w:val="none"/>
        </w:rPr>
      </w:pPr>
      <w:r w:rsidDel="00000000" w:rsidR="00000000" w:rsidRPr="00000000">
        <w:rPr>
          <w:rtl w:val="0"/>
        </w:rPr>
        <w:t xml:space="preserve">Johnson’s vision of an America without poverty and racial injustice.  Higher living standards for all</w:t>
      </w:r>
    </w:p>
    <w:p w:rsidR="00000000" w:rsidDel="00000000" w:rsidP="00000000" w:rsidRDefault="00000000" w:rsidRPr="00000000" w14:paraId="0000096D">
      <w:pPr>
        <w:pageBreakBefore w:val="0"/>
        <w:numPr>
          <w:ilvl w:val="2"/>
          <w:numId w:val="1"/>
        </w:numPr>
        <w:ind w:left="2160" w:hanging="360"/>
        <w:rPr>
          <w:u w:val="none"/>
        </w:rPr>
      </w:pPr>
      <w:r w:rsidDel="00000000" w:rsidR="00000000" w:rsidRPr="00000000">
        <w:rPr>
          <w:rtl w:val="0"/>
        </w:rPr>
        <w:t xml:space="preserve">Elementary and Secondary Education Act of 1965: federal aid to schools purchasing literary materials</w:t>
      </w:r>
    </w:p>
    <w:p w:rsidR="00000000" w:rsidDel="00000000" w:rsidP="00000000" w:rsidRDefault="00000000" w:rsidRPr="00000000" w14:paraId="0000096E">
      <w:pPr>
        <w:pageBreakBefore w:val="0"/>
        <w:numPr>
          <w:ilvl w:val="2"/>
          <w:numId w:val="1"/>
        </w:numPr>
        <w:ind w:left="2160" w:hanging="360"/>
        <w:rPr>
          <w:u w:val="none"/>
        </w:rPr>
      </w:pPr>
      <w:r w:rsidDel="00000000" w:rsidR="00000000" w:rsidRPr="00000000">
        <w:rPr>
          <w:rtl w:val="0"/>
        </w:rPr>
        <w:t xml:space="preserve">Medicare: low cost health insurance to those 65+</w:t>
      </w:r>
    </w:p>
    <w:p w:rsidR="00000000" w:rsidDel="00000000" w:rsidP="00000000" w:rsidRDefault="00000000" w:rsidRPr="00000000" w14:paraId="0000096F">
      <w:pPr>
        <w:pageBreakBefore w:val="0"/>
        <w:numPr>
          <w:ilvl w:val="2"/>
          <w:numId w:val="1"/>
        </w:numPr>
        <w:ind w:left="2160" w:hanging="360"/>
        <w:rPr>
          <w:u w:val="none"/>
        </w:rPr>
      </w:pPr>
      <w:r w:rsidDel="00000000" w:rsidR="00000000" w:rsidRPr="00000000">
        <w:rPr>
          <w:rtl w:val="0"/>
        </w:rPr>
        <w:t xml:space="preserve">Medicaid: extended medicare to low income recipients</w:t>
      </w:r>
    </w:p>
    <w:p w:rsidR="00000000" w:rsidDel="00000000" w:rsidP="00000000" w:rsidRDefault="00000000" w:rsidRPr="00000000" w14:paraId="00000970">
      <w:pPr>
        <w:pageBreakBefore w:val="0"/>
        <w:numPr>
          <w:ilvl w:val="2"/>
          <w:numId w:val="1"/>
        </w:numPr>
        <w:ind w:left="2160" w:hanging="360"/>
        <w:rPr>
          <w:u w:val="none"/>
        </w:rPr>
      </w:pPr>
      <w:r w:rsidDel="00000000" w:rsidR="00000000" w:rsidRPr="00000000">
        <w:rPr>
          <w:rtl w:val="0"/>
        </w:rPr>
        <w:t xml:space="preserve">Department of Housing and Urban Development: money to build low rent public housing.  Help middle class upgrade to better private housing</w:t>
      </w:r>
    </w:p>
    <w:p w:rsidR="00000000" w:rsidDel="00000000" w:rsidP="00000000" w:rsidRDefault="00000000" w:rsidRPr="00000000" w14:paraId="00000971">
      <w:pPr>
        <w:pageBreakBefore w:val="0"/>
        <w:numPr>
          <w:ilvl w:val="2"/>
          <w:numId w:val="1"/>
        </w:numPr>
        <w:ind w:left="2160" w:hanging="360"/>
        <w:rPr>
          <w:u w:val="none"/>
        </w:rPr>
      </w:pPr>
      <w:r w:rsidDel="00000000" w:rsidR="00000000" w:rsidRPr="00000000">
        <w:rPr>
          <w:rtl w:val="0"/>
        </w:rPr>
        <w:t xml:space="preserve">1965 Immigration Act: eliminated quota on non-European immigration</w:t>
      </w:r>
    </w:p>
    <w:p w:rsidR="00000000" w:rsidDel="00000000" w:rsidP="00000000" w:rsidRDefault="00000000" w:rsidRPr="00000000" w14:paraId="00000972">
      <w:pPr>
        <w:pageBreakBefore w:val="0"/>
        <w:numPr>
          <w:ilvl w:val="2"/>
          <w:numId w:val="1"/>
        </w:numPr>
        <w:ind w:left="2160" w:hanging="360"/>
        <w:rPr>
          <w:u w:val="none"/>
        </w:rPr>
      </w:pPr>
      <w:r w:rsidDel="00000000" w:rsidR="00000000" w:rsidRPr="00000000">
        <w:rPr>
          <w:rtl w:val="0"/>
        </w:rPr>
        <w:t xml:space="preserve">1965 Water Quality Act: required states to clean up pollution</w:t>
      </w:r>
    </w:p>
    <w:p w:rsidR="00000000" w:rsidDel="00000000" w:rsidP="00000000" w:rsidRDefault="00000000" w:rsidRPr="00000000" w14:paraId="00000973">
      <w:pPr>
        <w:pageBreakBefore w:val="0"/>
        <w:numPr>
          <w:ilvl w:val="2"/>
          <w:numId w:val="1"/>
        </w:numPr>
        <w:ind w:left="2160" w:hanging="360"/>
        <w:rPr>
          <w:u w:val="none"/>
        </w:rPr>
      </w:pPr>
      <w:r w:rsidDel="00000000" w:rsidR="00000000" w:rsidRPr="00000000">
        <w:rPr>
          <w:rtl w:val="0"/>
        </w:rPr>
        <w:t xml:space="preserve">Truth in packaging law</w:t>
      </w:r>
    </w:p>
    <w:p w:rsidR="00000000" w:rsidDel="00000000" w:rsidP="00000000" w:rsidRDefault="00000000" w:rsidRPr="00000000" w14:paraId="00000974">
      <w:pPr>
        <w:pageBreakBefore w:val="0"/>
        <w:numPr>
          <w:ilvl w:val="2"/>
          <w:numId w:val="1"/>
        </w:numPr>
        <w:ind w:left="2160" w:hanging="360"/>
        <w:rPr>
          <w:u w:val="none"/>
        </w:rPr>
      </w:pPr>
      <w:r w:rsidDel="00000000" w:rsidR="00000000" w:rsidRPr="00000000">
        <w:rPr>
          <w:rtl w:val="0"/>
        </w:rPr>
        <w:t xml:space="preserve">Safety standards for automobiles</w:t>
      </w:r>
    </w:p>
    <w:p w:rsidR="00000000" w:rsidDel="00000000" w:rsidP="00000000" w:rsidRDefault="00000000" w:rsidRPr="00000000" w14:paraId="00000975">
      <w:pPr>
        <w:pageBreakBefore w:val="0"/>
        <w:numPr>
          <w:ilvl w:val="2"/>
          <w:numId w:val="1"/>
        </w:numPr>
        <w:ind w:left="2160" w:hanging="360"/>
        <w:rPr>
          <w:u w:val="none"/>
        </w:rPr>
      </w:pPr>
      <w:r w:rsidDel="00000000" w:rsidR="00000000" w:rsidRPr="00000000">
        <w:rPr>
          <w:rtl w:val="0"/>
        </w:rPr>
        <w:t xml:space="preserve">1967 Wholesome Meat Act: food safety standards</w:t>
      </w:r>
    </w:p>
    <w:p w:rsidR="00000000" w:rsidDel="00000000" w:rsidP="00000000" w:rsidRDefault="00000000" w:rsidRPr="00000000" w14:paraId="00000976">
      <w:pPr>
        <w:pageBreakBefore w:val="0"/>
        <w:numPr>
          <w:ilvl w:val="1"/>
          <w:numId w:val="1"/>
        </w:numPr>
        <w:ind w:left="1440" w:hanging="360"/>
        <w:rPr>
          <w:u w:val="none"/>
        </w:rPr>
      </w:pPr>
      <w:r w:rsidDel="00000000" w:rsidR="00000000" w:rsidRPr="00000000">
        <w:rPr>
          <w:rtl w:val="0"/>
        </w:rPr>
        <w:t xml:space="preserve">Warren Court</w:t>
      </w:r>
    </w:p>
    <w:p w:rsidR="00000000" w:rsidDel="00000000" w:rsidP="00000000" w:rsidRDefault="00000000" w:rsidRPr="00000000" w14:paraId="00000977">
      <w:pPr>
        <w:pageBreakBefore w:val="0"/>
        <w:numPr>
          <w:ilvl w:val="2"/>
          <w:numId w:val="1"/>
        </w:numPr>
        <w:ind w:left="2160" w:hanging="360"/>
        <w:rPr>
          <w:u w:val="none"/>
        </w:rPr>
      </w:pPr>
      <w:r w:rsidDel="00000000" w:rsidR="00000000" w:rsidRPr="00000000">
        <w:rPr>
          <w:rtl w:val="0"/>
        </w:rPr>
        <w:t xml:space="preserve">Warren headed the SCOTUS at the time</w:t>
      </w:r>
    </w:p>
    <w:p w:rsidR="00000000" w:rsidDel="00000000" w:rsidP="00000000" w:rsidRDefault="00000000" w:rsidRPr="00000000" w14:paraId="00000978">
      <w:pPr>
        <w:pageBreakBefore w:val="0"/>
        <w:numPr>
          <w:ilvl w:val="2"/>
          <w:numId w:val="1"/>
        </w:numPr>
        <w:ind w:left="2160" w:hanging="360"/>
        <w:rPr>
          <w:u w:val="none"/>
        </w:rPr>
      </w:pPr>
      <w:r w:rsidDel="00000000" w:rsidR="00000000" w:rsidRPr="00000000">
        <w:rPr>
          <w:rtl w:val="0"/>
        </w:rPr>
        <w:t xml:space="preserve">Banned state sanctioned prayers and state loyalty oaths</w:t>
      </w:r>
    </w:p>
    <w:p w:rsidR="00000000" w:rsidDel="00000000" w:rsidP="00000000" w:rsidRDefault="00000000" w:rsidRPr="00000000" w14:paraId="00000979">
      <w:pPr>
        <w:pageBreakBefore w:val="0"/>
        <w:numPr>
          <w:ilvl w:val="2"/>
          <w:numId w:val="1"/>
        </w:numPr>
        <w:ind w:left="2160" w:hanging="360"/>
        <w:rPr>
          <w:u w:val="none"/>
        </w:rPr>
      </w:pPr>
      <w:r w:rsidDel="00000000" w:rsidR="00000000" w:rsidRPr="00000000">
        <w:rPr>
          <w:rtl w:val="0"/>
        </w:rPr>
        <w:t xml:space="preserve">Limited the censorship of books, movies</w:t>
      </w:r>
    </w:p>
    <w:p w:rsidR="00000000" w:rsidDel="00000000" w:rsidP="00000000" w:rsidRDefault="00000000" w:rsidRPr="00000000" w14:paraId="0000097A">
      <w:pPr>
        <w:pageBreakBefore w:val="0"/>
        <w:numPr>
          <w:ilvl w:val="2"/>
          <w:numId w:val="1"/>
        </w:numPr>
        <w:ind w:left="2160" w:hanging="360"/>
        <w:rPr>
          <w:u w:val="none"/>
        </w:rPr>
      </w:pPr>
      <w:r w:rsidDel="00000000" w:rsidR="00000000" w:rsidRPr="00000000">
        <w:rPr>
          <w:rtl w:val="0"/>
        </w:rPr>
        <w:t xml:space="preserve">Reapportionment: redrawing of electoral districts based on demographic changes for equality</w:t>
      </w:r>
    </w:p>
    <w:p w:rsidR="00000000" w:rsidDel="00000000" w:rsidP="00000000" w:rsidRDefault="00000000" w:rsidRPr="00000000" w14:paraId="0000097B">
      <w:pPr>
        <w:pageBreakBefore w:val="0"/>
        <w:numPr>
          <w:ilvl w:val="2"/>
          <w:numId w:val="1"/>
        </w:numPr>
        <w:ind w:left="2160" w:hanging="360"/>
        <w:rPr>
          <w:u w:val="none"/>
        </w:rPr>
      </w:pPr>
      <w:r w:rsidDel="00000000" w:rsidR="00000000" w:rsidRPr="00000000">
        <w:rPr>
          <w:rtl w:val="0"/>
        </w:rPr>
        <w:t xml:space="preserve">Exclusionary rule: Illegally seized evidence can’t be used in state courts</w:t>
      </w:r>
    </w:p>
    <w:p w:rsidR="00000000" w:rsidDel="00000000" w:rsidP="00000000" w:rsidRDefault="00000000" w:rsidRPr="00000000" w14:paraId="0000097C">
      <w:pPr>
        <w:pageBreakBefore w:val="0"/>
        <w:numPr>
          <w:ilvl w:val="2"/>
          <w:numId w:val="1"/>
        </w:numPr>
        <w:ind w:left="2160" w:hanging="360"/>
        <w:rPr>
          <w:u w:val="none"/>
        </w:rPr>
      </w:pPr>
      <w:r w:rsidDel="00000000" w:rsidR="00000000" w:rsidRPr="00000000">
        <w:rPr>
          <w:rtl w:val="0"/>
        </w:rPr>
        <w:t xml:space="preserve">Criminal courts are required to be able to provision free legal counselling to those who want but can’t afford</w:t>
      </w:r>
    </w:p>
    <w:p w:rsidR="00000000" w:rsidDel="00000000" w:rsidP="00000000" w:rsidRDefault="00000000" w:rsidRPr="00000000" w14:paraId="0000097D">
      <w:pPr>
        <w:pageBreakBefore w:val="0"/>
        <w:numPr>
          <w:ilvl w:val="2"/>
          <w:numId w:val="1"/>
        </w:numPr>
        <w:ind w:left="2160" w:hanging="360"/>
        <w:rPr>
          <w:u w:val="none"/>
        </w:rPr>
      </w:pPr>
      <w:r w:rsidDel="00000000" w:rsidR="00000000" w:rsidRPr="00000000">
        <w:rPr>
          <w:rtl w:val="0"/>
        </w:rPr>
        <w:t xml:space="preserve">A person is allowed to have a lawyer with them during police questioning</w:t>
      </w:r>
    </w:p>
    <w:p w:rsidR="00000000" w:rsidDel="00000000" w:rsidP="00000000" w:rsidRDefault="00000000" w:rsidRPr="00000000" w14:paraId="0000097E">
      <w:pPr>
        <w:pageBreakBefore w:val="0"/>
        <w:numPr>
          <w:ilvl w:val="3"/>
          <w:numId w:val="1"/>
        </w:numPr>
        <w:ind w:left="2880" w:hanging="360"/>
        <w:rPr>
          <w:u w:val="none"/>
        </w:rPr>
      </w:pPr>
      <w:r w:rsidDel="00000000" w:rsidR="00000000" w:rsidRPr="00000000">
        <w:rPr>
          <w:rtl w:val="0"/>
        </w:rPr>
        <w:t xml:space="preserve">Suspect also must know their rights before beginning the questioning</w:t>
      </w:r>
    </w:p>
    <w:p w:rsidR="00000000" w:rsidDel="00000000" w:rsidP="00000000" w:rsidRDefault="00000000" w:rsidRPr="00000000" w14:paraId="0000097F">
      <w:pPr>
        <w:pageBreakBefore w:val="0"/>
        <w:numPr>
          <w:ilvl w:val="0"/>
          <w:numId w:val="1"/>
        </w:numPr>
        <w:ind w:left="720" w:hanging="360"/>
        <w:rPr>
          <w:highlight w:val="yellow"/>
        </w:rPr>
      </w:pPr>
      <w:r w:rsidDel="00000000" w:rsidR="00000000" w:rsidRPr="00000000">
        <w:rPr>
          <w:highlight w:val="yellow"/>
          <w:rtl w:val="0"/>
        </w:rPr>
        <w:t xml:space="preserve">Segregation</w:t>
      </w:r>
    </w:p>
    <w:p w:rsidR="00000000" w:rsidDel="00000000" w:rsidP="00000000" w:rsidRDefault="00000000" w:rsidRPr="00000000" w14:paraId="00000980">
      <w:pPr>
        <w:pageBreakBefore w:val="0"/>
        <w:numPr>
          <w:ilvl w:val="1"/>
          <w:numId w:val="1"/>
        </w:numPr>
        <w:ind w:left="1440" w:hanging="360"/>
        <w:rPr>
          <w:u w:val="none"/>
        </w:rPr>
      </w:pPr>
      <w:r w:rsidDel="00000000" w:rsidR="00000000" w:rsidRPr="00000000">
        <w:rPr>
          <w:rtl w:val="0"/>
        </w:rPr>
        <w:t xml:space="preserve">SCOTUS deemed Civil Rights Act of 1875, which banned segregation, as unconstitutional</w:t>
      </w:r>
    </w:p>
    <w:p w:rsidR="00000000" w:rsidDel="00000000" w:rsidP="00000000" w:rsidRDefault="00000000" w:rsidRPr="00000000" w14:paraId="00000981">
      <w:pPr>
        <w:pageBreakBefore w:val="0"/>
        <w:numPr>
          <w:ilvl w:val="1"/>
          <w:numId w:val="1"/>
        </w:numPr>
        <w:ind w:left="1440" w:hanging="360"/>
        <w:rPr>
          <w:u w:val="none"/>
        </w:rPr>
      </w:pPr>
      <w:r w:rsidDel="00000000" w:rsidR="00000000" w:rsidRPr="00000000">
        <w:rPr>
          <w:rtl w:val="0"/>
        </w:rPr>
        <w:t xml:space="preserve">Plessy v. Ferguson: separate but equal is constitutional</w:t>
      </w:r>
    </w:p>
    <w:p w:rsidR="00000000" w:rsidDel="00000000" w:rsidP="00000000" w:rsidRDefault="00000000" w:rsidRPr="00000000" w14:paraId="00000982">
      <w:pPr>
        <w:pageBreakBefore w:val="0"/>
        <w:numPr>
          <w:ilvl w:val="2"/>
          <w:numId w:val="1"/>
        </w:numPr>
        <w:ind w:left="2160" w:hanging="360"/>
        <w:rPr>
          <w:u w:val="none"/>
        </w:rPr>
      </w:pPr>
      <w:r w:rsidDel="00000000" w:rsidR="00000000" w:rsidRPr="00000000">
        <w:rPr>
          <w:rtl w:val="0"/>
        </w:rPr>
        <w:t xml:space="preserve">Opened the door to Jim Crow laws, which created segregation</w:t>
      </w:r>
    </w:p>
    <w:p w:rsidR="00000000" w:rsidDel="00000000" w:rsidP="00000000" w:rsidRDefault="00000000" w:rsidRPr="00000000" w14:paraId="00000983">
      <w:pPr>
        <w:pageBreakBefore w:val="0"/>
        <w:numPr>
          <w:ilvl w:val="1"/>
          <w:numId w:val="1"/>
        </w:numPr>
        <w:ind w:left="1440" w:hanging="360"/>
        <w:rPr>
          <w:u w:val="none"/>
        </w:rPr>
      </w:pPr>
      <w:r w:rsidDel="00000000" w:rsidR="00000000" w:rsidRPr="00000000">
        <w:rPr>
          <w:rtl w:val="0"/>
        </w:rPr>
        <w:t xml:space="preserve">Background: WW2 led to shortage in laborers, so blacks covered those spots.  Blacks also fought in WW2 in the name of democracy.  FDR also banned segregation in federal agencies.  It’s time for a civil rights movement. </w:t>
      </w:r>
    </w:p>
    <w:p w:rsidR="00000000" w:rsidDel="00000000" w:rsidP="00000000" w:rsidRDefault="00000000" w:rsidRPr="00000000" w14:paraId="00000984">
      <w:pPr>
        <w:pageBreakBefore w:val="0"/>
        <w:numPr>
          <w:ilvl w:val="1"/>
          <w:numId w:val="1"/>
        </w:numPr>
        <w:ind w:left="1440" w:hanging="360"/>
        <w:rPr>
          <w:u w:val="none"/>
        </w:rPr>
      </w:pPr>
      <w:r w:rsidDel="00000000" w:rsidR="00000000" w:rsidRPr="00000000">
        <w:rPr>
          <w:rtl w:val="0"/>
        </w:rPr>
        <w:t xml:space="preserve">Thurgood Marshall</w:t>
      </w:r>
    </w:p>
    <w:p w:rsidR="00000000" w:rsidDel="00000000" w:rsidP="00000000" w:rsidRDefault="00000000" w:rsidRPr="00000000" w14:paraId="00000985">
      <w:pPr>
        <w:pageBreakBefore w:val="0"/>
        <w:numPr>
          <w:ilvl w:val="2"/>
          <w:numId w:val="1"/>
        </w:numPr>
        <w:ind w:left="2160" w:hanging="360"/>
        <w:rPr>
          <w:u w:val="none"/>
        </w:rPr>
      </w:pPr>
      <w:r w:rsidDel="00000000" w:rsidR="00000000" w:rsidRPr="00000000">
        <w:rPr>
          <w:rtl w:val="0"/>
        </w:rPr>
        <w:t xml:space="preserve">NAACP lawyer who went legal routes to fight segregation</w:t>
      </w:r>
    </w:p>
    <w:p w:rsidR="00000000" w:rsidDel="00000000" w:rsidP="00000000" w:rsidRDefault="00000000" w:rsidRPr="00000000" w14:paraId="00000986">
      <w:pPr>
        <w:pageBreakBefore w:val="0"/>
        <w:numPr>
          <w:ilvl w:val="2"/>
          <w:numId w:val="1"/>
        </w:numPr>
        <w:ind w:left="2160" w:hanging="360"/>
        <w:rPr>
          <w:u w:val="none"/>
        </w:rPr>
      </w:pPr>
      <w:r w:rsidDel="00000000" w:rsidR="00000000" w:rsidRPr="00000000">
        <w:rPr>
          <w:rtl w:val="0"/>
        </w:rPr>
        <w:t xml:space="preserve">Morgan v. Virginia: segregation on interstate busses is illegal</w:t>
      </w:r>
    </w:p>
    <w:p w:rsidR="00000000" w:rsidDel="00000000" w:rsidP="00000000" w:rsidRDefault="00000000" w:rsidRPr="00000000" w14:paraId="00000987">
      <w:pPr>
        <w:pageBreakBefore w:val="0"/>
        <w:numPr>
          <w:ilvl w:val="2"/>
          <w:numId w:val="1"/>
        </w:numPr>
        <w:ind w:left="2160" w:hanging="360"/>
        <w:rPr>
          <w:u w:val="none"/>
        </w:rPr>
      </w:pPr>
      <w:r w:rsidDel="00000000" w:rsidR="00000000" w:rsidRPr="00000000">
        <w:rPr>
          <w:rtl w:val="0"/>
        </w:rPr>
        <w:t xml:space="preserve">Sweatt v. Painter: black students must be allowed to attend law school</w:t>
      </w:r>
    </w:p>
    <w:p w:rsidR="00000000" w:rsidDel="00000000" w:rsidP="00000000" w:rsidRDefault="00000000" w:rsidRPr="00000000" w14:paraId="00000988">
      <w:pPr>
        <w:pageBreakBefore w:val="0"/>
        <w:numPr>
          <w:ilvl w:val="2"/>
          <w:numId w:val="1"/>
        </w:numPr>
        <w:ind w:left="2160" w:hanging="360"/>
        <w:rPr>
          <w:u w:val="none"/>
        </w:rPr>
      </w:pPr>
      <w:r w:rsidDel="00000000" w:rsidR="00000000" w:rsidRPr="00000000">
        <w:rPr>
          <w:rtl w:val="0"/>
        </w:rPr>
        <w:t xml:space="preserve">Brown v. Board of Education of Topeka: segregated schooling is unconstitutional</w:t>
      </w:r>
    </w:p>
    <w:p w:rsidR="00000000" w:rsidDel="00000000" w:rsidP="00000000" w:rsidRDefault="00000000" w:rsidRPr="00000000" w14:paraId="00000989">
      <w:pPr>
        <w:pageBreakBefore w:val="0"/>
        <w:numPr>
          <w:ilvl w:val="3"/>
          <w:numId w:val="1"/>
        </w:numPr>
        <w:ind w:left="2880" w:hanging="360"/>
        <w:rPr>
          <w:u w:val="none"/>
        </w:rPr>
      </w:pPr>
      <w:r w:rsidDel="00000000" w:rsidR="00000000" w:rsidRPr="00000000">
        <w:rPr>
          <w:rtl w:val="0"/>
        </w:rPr>
        <w:t xml:space="preserve">Met with both public acceptance and resistance</w:t>
      </w:r>
    </w:p>
    <w:p w:rsidR="00000000" w:rsidDel="00000000" w:rsidP="00000000" w:rsidRDefault="00000000" w:rsidRPr="00000000" w14:paraId="0000098A">
      <w:pPr>
        <w:pageBreakBefore w:val="0"/>
        <w:numPr>
          <w:ilvl w:val="3"/>
          <w:numId w:val="1"/>
        </w:numPr>
        <w:ind w:left="2880" w:hanging="360"/>
        <w:rPr>
          <w:u w:val="none"/>
        </w:rPr>
      </w:pPr>
      <w:r w:rsidDel="00000000" w:rsidR="00000000" w:rsidRPr="00000000">
        <w:rPr>
          <w:rtl w:val="0"/>
        </w:rPr>
        <w:t xml:space="preserve">Brown II: schools cannot drag their feet in desegregation</w:t>
      </w:r>
    </w:p>
    <w:p w:rsidR="00000000" w:rsidDel="00000000" w:rsidP="00000000" w:rsidRDefault="00000000" w:rsidRPr="00000000" w14:paraId="0000098B">
      <w:pPr>
        <w:pageBreakBefore w:val="0"/>
        <w:numPr>
          <w:ilvl w:val="3"/>
          <w:numId w:val="1"/>
        </w:numPr>
        <w:ind w:left="2880" w:hanging="360"/>
        <w:rPr>
          <w:u w:val="none"/>
        </w:rPr>
      </w:pPr>
      <w:r w:rsidDel="00000000" w:rsidR="00000000" w:rsidRPr="00000000">
        <w:rPr>
          <w:rtl w:val="0"/>
        </w:rPr>
        <w:t xml:space="preserve">Little Rock: the governor mobilized the National Guard to stop blacks from attending white schools.  Eisenhower responded by federal override of the National Guard, and using them to protect the blacks attending white school</w:t>
      </w:r>
    </w:p>
    <w:p w:rsidR="00000000" w:rsidDel="00000000" w:rsidP="00000000" w:rsidRDefault="00000000" w:rsidRPr="00000000" w14:paraId="0000098C">
      <w:pPr>
        <w:pageBreakBefore w:val="0"/>
        <w:numPr>
          <w:ilvl w:val="1"/>
          <w:numId w:val="1"/>
        </w:numPr>
        <w:ind w:left="1440" w:hanging="360"/>
        <w:rPr>
          <w:u w:val="none"/>
        </w:rPr>
      </w:pPr>
      <w:r w:rsidDel="00000000" w:rsidR="00000000" w:rsidRPr="00000000">
        <w:rPr>
          <w:rtl w:val="0"/>
        </w:rPr>
        <w:t xml:space="preserve">1957 Civil Rights Act: attorney general has greater power over school desegregation.  Federal government has jurisdiction over cases of violation of black voting rights</w:t>
      </w:r>
    </w:p>
    <w:p w:rsidR="00000000" w:rsidDel="00000000" w:rsidP="00000000" w:rsidRDefault="00000000" w:rsidRPr="00000000" w14:paraId="0000098D">
      <w:pPr>
        <w:pageBreakBefore w:val="0"/>
        <w:numPr>
          <w:ilvl w:val="1"/>
          <w:numId w:val="1"/>
        </w:numPr>
        <w:ind w:left="1440" w:hanging="360"/>
        <w:rPr>
          <w:u w:val="none"/>
        </w:rPr>
      </w:pPr>
      <w:r w:rsidDel="00000000" w:rsidR="00000000" w:rsidRPr="00000000">
        <w:rPr>
          <w:rtl w:val="0"/>
        </w:rPr>
        <w:t xml:space="preserve">Rosa Parks sat in the whites only section of a bus and refused to get up.  Got arrested</w:t>
      </w:r>
    </w:p>
    <w:p w:rsidR="00000000" w:rsidDel="00000000" w:rsidP="00000000" w:rsidRDefault="00000000" w:rsidRPr="00000000" w14:paraId="0000098E">
      <w:pPr>
        <w:pageBreakBefore w:val="0"/>
        <w:numPr>
          <w:ilvl w:val="2"/>
          <w:numId w:val="1"/>
        </w:numPr>
        <w:ind w:left="2160" w:hanging="360"/>
        <w:rPr>
          <w:u w:val="none"/>
        </w:rPr>
      </w:pPr>
      <w:r w:rsidDel="00000000" w:rsidR="00000000" w:rsidRPr="00000000">
        <w:rPr>
          <w:rtl w:val="0"/>
        </w:rPr>
        <w:t xml:space="preserve">Led to a boycott of busses in Montgomery for 381 days</w:t>
      </w:r>
    </w:p>
    <w:p w:rsidR="00000000" w:rsidDel="00000000" w:rsidP="00000000" w:rsidRDefault="00000000" w:rsidRPr="00000000" w14:paraId="0000098F">
      <w:pPr>
        <w:pageBreakBefore w:val="0"/>
        <w:numPr>
          <w:ilvl w:val="1"/>
          <w:numId w:val="1"/>
        </w:numPr>
        <w:ind w:left="1440" w:hanging="360"/>
        <w:rPr>
          <w:u w:val="none"/>
        </w:rPr>
      </w:pPr>
      <w:r w:rsidDel="00000000" w:rsidR="00000000" w:rsidRPr="00000000">
        <w:rPr>
          <w:rtl w:val="0"/>
        </w:rPr>
        <w:t xml:space="preserve">Martin Luther King Jr</w:t>
      </w:r>
    </w:p>
    <w:p w:rsidR="00000000" w:rsidDel="00000000" w:rsidP="00000000" w:rsidRDefault="00000000" w:rsidRPr="00000000" w14:paraId="00000990">
      <w:pPr>
        <w:pageBreakBefore w:val="0"/>
        <w:numPr>
          <w:ilvl w:val="2"/>
          <w:numId w:val="1"/>
        </w:numPr>
        <w:ind w:left="2160" w:hanging="360"/>
        <w:rPr>
          <w:u w:val="none"/>
        </w:rPr>
      </w:pPr>
      <w:r w:rsidDel="00000000" w:rsidR="00000000" w:rsidRPr="00000000">
        <w:rPr>
          <w:rtl w:val="0"/>
        </w:rPr>
        <w:t xml:space="preserve">Soul force: non violent promotion of civil rights</w:t>
      </w:r>
    </w:p>
    <w:p w:rsidR="00000000" w:rsidDel="00000000" w:rsidP="00000000" w:rsidRDefault="00000000" w:rsidRPr="00000000" w14:paraId="00000991">
      <w:pPr>
        <w:pageBreakBefore w:val="0"/>
        <w:numPr>
          <w:ilvl w:val="2"/>
          <w:numId w:val="1"/>
        </w:numPr>
        <w:ind w:left="2160" w:hanging="360"/>
        <w:rPr>
          <w:u w:val="none"/>
        </w:rPr>
      </w:pPr>
      <w:r w:rsidDel="00000000" w:rsidR="00000000" w:rsidRPr="00000000">
        <w:rPr>
          <w:rtl w:val="0"/>
        </w:rPr>
        <w:t xml:space="preserve">Civil disobedience</w:t>
      </w:r>
    </w:p>
    <w:p w:rsidR="00000000" w:rsidDel="00000000" w:rsidP="00000000" w:rsidRDefault="00000000" w:rsidRPr="00000000" w14:paraId="00000992">
      <w:pPr>
        <w:pageBreakBefore w:val="0"/>
        <w:numPr>
          <w:ilvl w:val="2"/>
          <w:numId w:val="1"/>
        </w:numPr>
        <w:ind w:left="2160" w:hanging="360"/>
        <w:rPr>
          <w:u w:val="none"/>
        </w:rPr>
      </w:pPr>
      <w:r w:rsidDel="00000000" w:rsidR="00000000" w:rsidRPr="00000000">
        <w:rPr>
          <w:rtl w:val="0"/>
        </w:rPr>
        <w:t xml:space="preserve">Mass demonstration</w:t>
      </w:r>
    </w:p>
    <w:p w:rsidR="00000000" w:rsidDel="00000000" w:rsidP="00000000" w:rsidRDefault="00000000" w:rsidRPr="00000000" w14:paraId="00000993">
      <w:pPr>
        <w:pageBreakBefore w:val="0"/>
        <w:numPr>
          <w:ilvl w:val="2"/>
          <w:numId w:val="1"/>
        </w:numPr>
        <w:ind w:left="2160" w:hanging="360"/>
        <w:rPr>
          <w:u w:val="none"/>
        </w:rPr>
      </w:pPr>
      <w:r w:rsidDel="00000000" w:rsidR="00000000" w:rsidRPr="00000000">
        <w:rPr>
          <w:rtl w:val="0"/>
        </w:rPr>
        <w:t xml:space="preserve">Southern Christian Leadership Conference: use black churches to stage protests and demonstrations</w:t>
      </w:r>
    </w:p>
    <w:p w:rsidR="00000000" w:rsidDel="00000000" w:rsidP="00000000" w:rsidRDefault="00000000" w:rsidRPr="00000000" w14:paraId="00000994">
      <w:pPr>
        <w:pageBreakBefore w:val="0"/>
        <w:numPr>
          <w:ilvl w:val="1"/>
          <w:numId w:val="1"/>
        </w:numPr>
        <w:ind w:left="1440" w:hanging="360"/>
        <w:rPr>
          <w:u w:val="none"/>
        </w:rPr>
      </w:pPr>
      <w:r w:rsidDel="00000000" w:rsidR="00000000" w:rsidRPr="00000000">
        <w:rPr>
          <w:rtl w:val="0"/>
        </w:rPr>
        <w:t xml:space="preserve">Student Nonviolent Coordinating Committee: committee of college students who want civil rights changes to happen at a faster rate</w:t>
      </w:r>
    </w:p>
    <w:p w:rsidR="00000000" w:rsidDel="00000000" w:rsidP="00000000" w:rsidRDefault="00000000" w:rsidRPr="00000000" w14:paraId="00000995">
      <w:pPr>
        <w:pageBreakBefore w:val="0"/>
        <w:numPr>
          <w:ilvl w:val="1"/>
          <w:numId w:val="1"/>
        </w:numPr>
        <w:ind w:left="1440" w:hanging="360"/>
        <w:rPr>
          <w:u w:val="none"/>
        </w:rPr>
      </w:pPr>
      <w:r w:rsidDel="00000000" w:rsidR="00000000" w:rsidRPr="00000000">
        <w:rPr>
          <w:rtl w:val="0"/>
        </w:rPr>
        <w:t xml:space="preserve">Congress of Racial Equality staged sit ins in Chicago restaurants</w:t>
      </w:r>
    </w:p>
    <w:p w:rsidR="00000000" w:rsidDel="00000000" w:rsidP="00000000" w:rsidRDefault="00000000" w:rsidRPr="00000000" w14:paraId="00000996">
      <w:pPr>
        <w:pageBreakBefore w:val="0"/>
        <w:numPr>
          <w:ilvl w:val="1"/>
          <w:numId w:val="1"/>
        </w:numPr>
        <w:ind w:left="1440" w:hanging="360"/>
        <w:rPr>
          <w:u w:val="none"/>
        </w:rPr>
      </w:pPr>
      <w:r w:rsidDel="00000000" w:rsidR="00000000" w:rsidRPr="00000000">
        <w:rPr>
          <w:rtl w:val="0"/>
        </w:rPr>
        <w:t xml:space="preserve">Freedom ride</w:t>
      </w:r>
    </w:p>
    <w:p w:rsidR="00000000" w:rsidDel="00000000" w:rsidP="00000000" w:rsidRDefault="00000000" w:rsidRPr="00000000" w14:paraId="00000997">
      <w:pPr>
        <w:pageBreakBefore w:val="0"/>
        <w:numPr>
          <w:ilvl w:val="2"/>
          <w:numId w:val="1"/>
        </w:numPr>
        <w:ind w:left="2160" w:hanging="360"/>
        <w:rPr>
          <w:u w:val="none"/>
        </w:rPr>
      </w:pPr>
      <w:r w:rsidDel="00000000" w:rsidR="00000000" w:rsidRPr="00000000">
        <w:rPr>
          <w:rtl w:val="0"/>
        </w:rPr>
        <w:t xml:space="preserve">To test the ban on segregated interstate busses, 2 desegregated busses drove around the South</w:t>
      </w:r>
    </w:p>
    <w:p w:rsidR="00000000" w:rsidDel="00000000" w:rsidP="00000000" w:rsidRDefault="00000000" w:rsidRPr="00000000" w14:paraId="00000998">
      <w:pPr>
        <w:pageBreakBefore w:val="0"/>
        <w:numPr>
          <w:ilvl w:val="2"/>
          <w:numId w:val="1"/>
        </w:numPr>
        <w:ind w:left="2160" w:hanging="360"/>
        <w:rPr>
          <w:u w:val="none"/>
        </w:rPr>
      </w:pPr>
      <w:r w:rsidDel="00000000" w:rsidR="00000000" w:rsidRPr="00000000">
        <w:rPr>
          <w:rtl w:val="0"/>
        </w:rPr>
        <w:t xml:space="preserve">Along its path, lots of violent riots attacked that bus</w:t>
      </w:r>
    </w:p>
    <w:p w:rsidR="00000000" w:rsidDel="00000000" w:rsidP="00000000" w:rsidRDefault="00000000" w:rsidRPr="00000000" w14:paraId="00000999">
      <w:pPr>
        <w:pageBreakBefore w:val="0"/>
        <w:numPr>
          <w:ilvl w:val="2"/>
          <w:numId w:val="1"/>
        </w:numPr>
        <w:ind w:left="2160" w:hanging="360"/>
        <w:rPr>
          <w:u w:val="none"/>
        </w:rPr>
      </w:pPr>
      <w:r w:rsidDel="00000000" w:rsidR="00000000" w:rsidRPr="00000000">
        <w:rPr>
          <w:rtl w:val="0"/>
        </w:rPr>
        <w:t xml:space="preserve">JFK sent federal marshals to protect the passengers</w:t>
      </w:r>
    </w:p>
    <w:p w:rsidR="00000000" w:rsidDel="00000000" w:rsidP="00000000" w:rsidRDefault="00000000" w:rsidRPr="00000000" w14:paraId="0000099A">
      <w:pPr>
        <w:pageBreakBefore w:val="0"/>
        <w:numPr>
          <w:ilvl w:val="2"/>
          <w:numId w:val="1"/>
        </w:numPr>
        <w:ind w:left="2160" w:hanging="360"/>
        <w:rPr>
          <w:u w:val="none"/>
        </w:rPr>
      </w:pPr>
      <w:r w:rsidDel="00000000" w:rsidR="00000000" w:rsidRPr="00000000">
        <w:rPr>
          <w:rtl w:val="0"/>
        </w:rPr>
        <w:t xml:space="preserve">JFK also banned segregation in interstate travel facilities</w:t>
      </w:r>
    </w:p>
    <w:p w:rsidR="00000000" w:rsidDel="00000000" w:rsidP="00000000" w:rsidRDefault="00000000" w:rsidRPr="00000000" w14:paraId="0000099B">
      <w:pPr>
        <w:pageBreakBefore w:val="0"/>
        <w:numPr>
          <w:ilvl w:val="1"/>
          <w:numId w:val="1"/>
        </w:numPr>
        <w:ind w:left="1440" w:hanging="360"/>
        <w:rPr>
          <w:u w:val="none"/>
        </w:rPr>
      </w:pPr>
      <w:r w:rsidDel="00000000" w:rsidR="00000000" w:rsidRPr="00000000">
        <w:rPr>
          <w:rtl w:val="0"/>
        </w:rPr>
        <w:t xml:space="preserve">James Meredith</w:t>
      </w:r>
    </w:p>
    <w:p w:rsidR="00000000" w:rsidDel="00000000" w:rsidP="00000000" w:rsidRDefault="00000000" w:rsidRPr="00000000" w14:paraId="0000099C">
      <w:pPr>
        <w:pageBreakBefore w:val="0"/>
        <w:numPr>
          <w:ilvl w:val="2"/>
          <w:numId w:val="1"/>
        </w:numPr>
        <w:ind w:left="2160" w:hanging="360"/>
        <w:rPr>
          <w:u w:val="none"/>
        </w:rPr>
      </w:pPr>
      <w:r w:rsidDel="00000000" w:rsidR="00000000" w:rsidRPr="00000000">
        <w:rPr>
          <w:rtl w:val="0"/>
        </w:rPr>
        <w:t xml:space="preserve">Won a federal court case to allow him to apply at all white University of Mississippi despite being black</w:t>
      </w:r>
    </w:p>
    <w:p w:rsidR="00000000" w:rsidDel="00000000" w:rsidP="00000000" w:rsidRDefault="00000000" w:rsidRPr="00000000" w14:paraId="0000099D">
      <w:pPr>
        <w:pageBreakBefore w:val="0"/>
        <w:numPr>
          <w:ilvl w:val="2"/>
          <w:numId w:val="1"/>
        </w:numPr>
        <w:ind w:left="2160" w:hanging="360"/>
        <w:rPr>
          <w:u w:val="none"/>
        </w:rPr>
      </w:pPr>
      <w:r w:rsidDel="00000000" w:rsidR="00000000" w:rsidRPr="00000000">
        <w:rPr>
          <w:rtl w:val="0"/>
        </w:rPr>
        <w:t xml:space="preserve">Governor Ross Barnett got angry, people riot at the University</w:t>
      </w:r>
    </w:p>
    <w:p w:rsidR="00000000" w:rsidDel="00000000" w:rsidP="00000000" w:rsidRDefault="00000000" w:rsidRPr="00000000" w14:paraId="0000099E">
      <w:pPr>
        <w:pageBreakBefore w:val="0"/>
        <w:numPr>
          <w:ilvl w:val="2"/>
          <w:numId w:val="1"/>
        </w:numPr>
        <w:ind w:left="2160" w:hanging="360"/>
        <w:rPr>
          <w:u w:val="none"/>
        </w:rPr>
      </w:pPr>
      <w:r w:rsidDel="00000000" w:rsidR="00000000" w:rsidRPr="00000000">
        <w:rPr>
          <w:rtl w:val="0"/>
        </w:rPr>
        <w:t xml:space="preserve">JFK sent federal marshals to protect Meredith on his way to the University’s registration office</w:t>
      </w:r>
    </w:p>
    <w:p w:rsidR="00000000" w:rsidDel="00000000" w:rsidP="00000000" w:rsidRDefault="00000000" w:rsidRPr="00000000" w14:paraId="0000099F">
      <w:pPr>
        <w:pageBreakBefore w:val="0"/>
        <w:numPr>
          <w:ilvl w:val="2"/>
          <w:numId w:val="1"/>
        </w:numPr>
        <w:ind w:left="2160" w:hanging="360"/>
        <w:rPr>
          <w:u w:val="none"/>
        </w:rPr>
      </w:pPr>
      <w:r w:rsidDel="00000000" w:rsidR="00000000" w:rsidRPr="00000000">
        <w:rPr>
          <w:rtl w:val="0"/>
        </w:rPr>
        <w:t xml:space="preserve">After Meredith got accepted, federal marshals protected him to, in and from class</w:t>
      </w:r>
    </w:p>
    <w:p w:rsidR="00000000" w:rsidDel="00000000" w:rsidP="00000000" w:rsidRDefault="00000000" w:rsidRPr="00000000" w14:paraId="000009A0">
      <w:pPr>
        <w:pageBreakBefore w:val="0"/>
        <w:numPr>
          <w:ilvl w:val="1"/>
          <w:numId w:val="1"/>
        </w:numPr>
        <w:ind w:left="1440" w:hanging="360"/>
        <w:rPr>
          <w:u w:val="none"/>
        </w:rPr>
      </w:pPr>
      <w:r w:rsidDel="00000000" w:rsidR="00000000" w:rsidRPr="00000000">
        <w:rPr>
          <w:rtl w:val="0"/>
        </w:rPr>
        <w:t xml:space="preserve">Birmingham</w:t>
      </w:r>
    </w:p>
    <w:p w:rsidR="00000000" w:rsidDel="00000000" w:rsidP="00000000" w:rsidRDefault="00000000" w:rsidRPr="00000000" w14:paraId="000009A1">
      <w:pPr>
        <w:pageBreakBefore w:val="0"/>
        <w:numPr>
          <w:ilvl w:val="2"/>
          <w:numId w:val="1"/>
        </w:numPr>
        <w:ind w:left="2160" w:hanging="360"/>
        <w:rPr>
          <w:u w:val="none"/>
        </w:rPr>
      </w:pPr>
      <w:r w:rsidDel="00000000" w:rsidR="00000000" w:rsidRPr="00000000">
        <w:rPr>
          <w:rtl w:val="0"/>
        </w:rPr>
        <w:t xml:space="preserve">One of the most segregated cities in the US at the time</w:t>
      </w:r>
    </w:p>
    <w:p w:rsidR="00000000" w:rsidDel="00000000" w:rsidP="00000000" w:rsidRDefault="00000000" w:rsidRPr="00000000" w14:paraId="000009A2">
      <w:pPr>
        <w:pageBreakBefore w:val="0"/>
        <w:numPr>
          <w:ilvl w:val="2"/>
          <w:numId w:val="1"/>
        </w:numPr>
        <w:ind w:left="2160" w:hanging="360"/>
        <w:rPr>
          <w:u w:val="none"/>
        </w:rPr>
      </w:pPr>
      <w:r w:rsidDel="00000000" w:rsidR="00000000" w:rsidRPr="00000000">
        <w:rPr>
          <w:rtl w:val="0"/>
        </w:rPr>
        <w:t xml:space="preserve">SCLC invited MLK Jr to use non-violence to desegregate the city</w:t>
      </w:r>
    </w:p>
    <w:p w:rsidR="00000000" w:rsidDel="00000000" w:rsidP="00000000" w:rsidRDefault="00000000" w:rsidRPr="00000000" w14:paraId="000009A3">
      <w:pPr>
        <w:pageBreakBefore w:val="0"/>
        <w:numPr>
          <w:ilvl w:val="2"/>
          <w:numId w:val="1"/>
        </w:numPr>
        <w:ind w:left="2160" w:hanging="360"/>
        <w:rPr>
          <w:u w:val="none"/>
        </w:rPr>
      </w:pPr>
      <w:r w:rsidDel="00000000" w:rsidR="00000000" w:rsidRPr="00000000">
        <w:rPr>
          <w:rtl w:val="0"/>
        </w:rPr>
        <w:t xml:space="preserve">MLK Jr. got arrested soon after</w:t>
      </w:r>
    </w:p>
    <w:p w:rsidR="00000000" w:rsidDel="00000000" w:rsidP="00000000" w:rsidRDefault="00000000" w:rsidRPr="00000000" w14:paraId="000009A4">
      <w:pPr>
        <w:pageBreakBefore w:val="0"/>
        <w:numPr>
          <w:ilvl w:val="2"/>
          <w:numId w:val="1"/>
        </w:numPr>
        <w:ind w:left="2160" w:hanging="360"/>
        <w:rPr>
          <w:u w:val="none"/>
        </w:rPr>
      </w:pPr>
      <w:r w:rsidDel="00000000" w:rsidR="00000000" w:rsidRPr="00000000">
        <w:rPr>
          <w:rtl w:val="0"/>
        </w:rPr>
        <w:t xml:space="preserve">Led thing such as demonstrations, children’s crusade, boycott</w:t>
      </w:r>
    </w:p>
    <w:p w:rsidR="00000000" w:rsidDel="00000000" w:rsidP="00000000" w:rsidRDefault="00000000" w:rsidRPr="00000000" w14:paraId="000009A5">
      <w:pPr>
        <w:pageBreakBefore w:val="0"/>
        <w:numPr>
          <w:ilvl w:val="3"/>
          <w:numId w:val="1"/>
        </w:numPr>
        <w:ind w:left="2880" w:hanging="360"/>
        <w:rPr>
          <w:u w:val="none"/>
        </w:rPr>
      </w:pPr>
      <w:r w:rsidDel="00000000" w:rsidR="00000000" w:rsidRPr="00000000">
        <w:rPr>
          <w:rtl w:val="0"/>
        </w:rPr>
        <w:t xml:space="preserve">Police responded to children’s crusade using high pressure water hose, dogs</w:t>
      </w:r>
    </w:p>
    <w:p w:rsidR="00000000" w:rsidDel="00000000" w:rsidP="00000000" w:rsidRDefault="00000000" w:rsidRPr="00000000" w14:paraId="000009A6">
      <w:pPr>
        <w:pageBreakBefore w:val="0"/>
        <w:numPr>
          <w:ilvl w:val="1"/>
          <w:numId w:val="1"/>
        </w:numPr>
        <w:ind w:left="1440" w:hanging="360"/>
        <w:rPr>
          <w:u w:val="none"/>
        </w:rPr>
      </w:pPr>
      <w:r w:rsidDel="00000000" w:rsidR="00000000" w:rsidRPr="00000000">
        <w:rPr>
          <w:rtl w:val="0"/>
        </w:rPr>
        <w:t xml:space="preserve">FDR sent troops to force Alabama governor to desegregate University of Alabama</w:t>
      </w:r>
    </w:p>
    <w:p w:rsidR="00000000" w:rsidDel="00000000" w:rsidP="00000000" w:rsidRDefault="00000000" w:rsidRPr="00000000" w14:paraId="000009A7">
      <w:pPr>
        <w:pageBreakBefore w:val="0"/>
        <w:numPr>
          <w:ilvl w:val="1"/>
          <w:numId w:val="1"/>
        </w:numPr>
        <w:ind w:left="1440" w:hanging="360"/>
        <w:rPr>
          <w:u w:val="none"/>
        </w:rPr>
      </w:pPr>
      <w:r w:rsidDel="00000000" w:rsidR="00000000" w:rsidRPr="00000000">
        <w:rPr>
          <w:rtl w:val="0"/>
        </w:rPr>
        <w:t xml:space="preserve">FDR then make a national speech condemning segregation</w:t>
      </w:r>
    </w:p>
    <w:p w:rsidR="00000000" w:rsidDel="00000000" w:rsidP="00000000" w:rsidRDefault="00000000" w:rsidRPr="00000000" w14:paraId="000009A8">
      <w:pPr>
        <w:pageBreakBefore w:val="0"/>
        <w:numPr>
          <w:ilvl w:val="2"/>
          <w:numId w:val="1"/>
        </w:numPr>
        <w:ind w:left="2160" w:hanging="360"/>
        <w:rPr>
          <w:u w:val="none"/>
        </w:rPr>
      </w:pPr>
      <w:r w:rsidDel="00000000" w:rsidR="00000000" w:rsidRPr="00000000">
        <w:rPr>
          <w:rtl w:val="0"/>
        </w:rPr>
        <w:t xml:space="preserve">NAACP field secretary Medgar Evers murdered soon after by white supremacist</w:t>
      </w:r>
    </w:p>
    <w:p w:rsidR="00000000" w:rsidDel="00000000" w:rsidP="00000000" w:rsidRDefault="00000000" w:rsidRPr="00000000" w14:paraId="000009A9">
      <w:pPr>
        <w:pageBreakBefore w:val="0"/>
        <w:numPr>
          <w:ilvl w:val="2"/>
          <w:numId w:val="1"/>
        </w:numPr>
        <w:ind w:left="2160" w:hanging="360"/>
        <w:rPr>
          <w:u w:val="none"/>
        </w:rPr>
      </w:pPr>
      <w:r w:rsidDel="00000000" w:rsidR="00000000" w:rsidRPr="00000000">
        <w:rPr>
          <w:rtl w:val="0"/>
        </w:rPr>
        <w:t xml:space="preserve">JFK then sent a bill (1964 Civil Rights Act) to Congress that bans segregation of all public accommodations</w:t>
      </w:r>
    </w:p>
    <w:p w:rsidR="00000000" w:rsidDel="00000000" w:rsidP="00000000" w:rsidRDefault="00000000" w:rsidRPr="00000000" w14:paraId="000009AA">
      <w:pPr>
        <w:pageBreakBefore w:val="0"/>
        <w:numPr>
          <w:ilvl w:val="1"/>
          <w:numId w:val="1"/>
        </w:numPr>
        <w:ind w:left="1440" w:hanging="360"/>
        <w:rPr>
          <w:u w:val="none"/>
        </w:rPr>
      </w:pPr>
      <w:r w:rsidDel="00000000" w:rsidR="00000000" w:rsidRPr="00000000">
        <w:rPr>
          <w:rtl w:val="0"/>
        </w:rPr>
        <w:t xml:space="preserve">March to Washington DC</w:t>
      </w:r>
    </w:p>
    <w:p w:rsidR="00000000" w:rsidDel="00000000" w:rsidP="00000000" w:rsidRDefault="00000000" w:rsidRPr="00000000" w14:paraId="000009AB">
      <w:pPr>
        <w:pageBreakBefore w:val="0"/>
        <w:numPr>
          <w:ilvl w:val="2"/>
          <w:numId w:val="1"/>
        </w:numPr>
        <w:ind w:left="2160" w:hanging="360"/>
        <w:rPr>
          <w:u w:val="none"/>
        </w:rPr>
      </w:pPr>
      <w:r w:rsidDel="00000000" w:rsidR="00000000" w:rsidRPr="00000000">
        <w:rPr>
          <w:rtl w:val="0"/>
        </w:rPr>
        <w:t xml:space="preserve">Demand for immediate passage of JFK’s bill</w:t>
      </w:r>
    </w:p>
    <w:p w:rsidR="00000000" w:rsidDel="00000000" w:rsidP="00000000" w:rsidRDefault="00000000" w:rsidRPr="00000000" w14:paraId="000009AC">
      <w:pPr>
        <w:pageBreakBefore w:val="0"/>
        <w:numPr>
          <w:ilvl w:val="2"/>
          <w:numId w:val="1"/>
        </w:numPr>
        <w:ind w:left="2160" w:hanging="360"/>
        <w:rPr>
          <w:u w:val="none"/>
        </w:rPr>
      </w:pPr>
      <w:r w:rsidDel="00000000" w:rsidR="00000000" w:rsidRPr="00000000">
        <w:rPr>
          <w:rtl w:val="0"/>
        </w:rPr>
        <w:t xml:space="preserve">MLK Jr. gave the I Have a Dream speech</w:t>
      </w:r>
    </w:p>
    <w:p w:rsidR="00000000" w:rsidDel="00000000" w:rsidP="00000000" w:rsidRDefault="00000000" w:rsidRPr="00000000" w14:paraId="000009AD">
      <w:pPr>
        <w:pageBreakBefore w:val="0"/>
        <w:numPr>
          <w:ilvl w:val="1"/>
          <w:numId w:val="1"/>
        </w:numPr>
        <w:ind w:left="1440" w:hanging="360"/>
        <w:rPr>
          <w:u w:val="none"/>
        </w:rPr>
      </w:pPr>
      <w:r w:rsidDel="00000000" w:rsidR="00000000" w:rsidRPr="00000000">
        <w:rPr>
          <w:rtl w:val="0"/>
        </w:rPr>
        <w:t xml:space="preserve">2 months later, JFK was assassinated</w:t>
      </w:r>
    </w:p>
    <w:p w:rsidR="00000000" w:rsidDel="00000000" w:rsidP="00000000" w:rsidRDefault="00000000" w:rsidRPr="00000000" w14:paraId="000009AE">
      <w:pPr>
        <w:pageBreakBefore w:val="0"/>
        <w:numPr>
          <w:ilvl w:val="2"/>
          <w:numId w:val="1"/>
        </w:numPr>
        <w:ind w:left="2160" w:hanging="360"/>
        <w:rPr>
          <w:u w:val="none"/>
        </w:rPr>
      </w:pPr>
      <w:r w:rsidDel="00000000" w:rsidR="00000000" w:rsidRPr="00000000">
        <w:rPr>
          <w:rtl w:val="0"/>
        </w:rPr>
        <w:t xml:space="preserve">Successor Lyndon B. Johnson then signs JFK’s bill</w:t>
      </w:r>
    </w:p>
    <w:p w:rsidR="00000000" w:rsidDel="00000000" w:rsidP="00000000" w:rsidRDefault="00000000" w:rsidRPr="00000000" w14:paraId="000009AF">
      <w:pPr>
        <w:pageBreakBefore w:val="0"/>
        <w:numPr>
          <w:ilvl w:val="1"/>
          <w:numId w:val="1"/>
        </w:numPr>
        <w:ind w:left="1440" w:hanging="360"/>
        <w:rPr>
          <w:u w:val="none"/>
        </w:rPr>
      </w:pPr>
      <w:r w:rsidDel="00000000" w:rsidR="00000000" w:rsidRPr="00000000">
        <w:rPr>
          <w:rtl w:val="0"/>
        </w:rPr>
        <w:t xml:space="preserve">Freedom Summer</w:t>
      </w:r>
    </w:p>
    <w:p w:rsidR="00000000" w:rsidDel="00000000" w:rsidP="00000000" w:rsidRDefault="00000000" w:rsidRPr="00000000" w14:paraId="000009B0">
      <w:pPr>
        <w:pageBreakBefore w:val="0"/>
        <w:numPr>
          <w:ilvl w:val="2"/>
          <w:numId w:val="1"/>
        </w:numPr>
        <w:ind w:left="2160" w:hanging="360"/>
        <w:rPr>
          <w:u w:val="none"/>
        </w:rPr>
      </w:pPr>
      <w:r w:rsidDel="00000000" w:rsidR="00000000" w:rsidRPr="00000000">
        <w:rPr>
          <w:rtl w:val="0"/>
        </w:rPr>
        <w:t xml:space="preserve">Campaign by CORE and SNCC to get as many blacks registered to vote as possible</w:t>
      </w:r>
    </w:p>
    <w:p w:rsidR="00000000" w:rsidDel="00000000" w:rsidP="00000000" w:rsidRDefault="00000000" w:rsidRPr="00000000" w14:paraId="000009B1">
      <w:pPr>
        <w:pageBreakBefore w:val="0"/>
        <w:numPr>
          <w:ilvl w:val="2"/>
          <w:numId w:val="1"/>
        </w:numPr>
        <w:ind w:left="2160" w:hanging="360"/>
        <w:rPr>
          <w:u w:val="none"/>
        </w:rPr>
      </w:pPr>
      <w:r w:rsidDel="00000000" w:rsidR="00000000" w:rsidRPr="00000000">
        <w:rPr>
          <w:rtl w:val="0"/>
        </w:rPr>
        <w:t xml:space="preserve">Also trained college students in non-violent resistance</w:t>
      </w:r>
    </w:p>
    <w:p w:rsidR="00000000" w:rsidDel="00000000" w:rsidP="00000000" w:rsidRDefault="00000000" w:rsidRPr="00000000" w14:paraId="000009B2">
      <w:pPr>
        <w:pageBreakBefore w:val="0"/>
        <w:numPr>
          <w:ilvl w:val="1"/>
          <w:numId w:val="1"/>
        </w:numPr>
        <w:ind w:left="1440" w:hanging="360"/>
        <w:rPr>
          <w:u w:val="none"/>
        </w:rPr>
      </w:pPr>
      <w:r w:rsidDel="00000000" w:rsidR="00000000" w:rsidRPr="00000000">
        <w:rPr>
          <w:rtl w:val="0"/>
        </w:rPr>
        <w:t xml:space="preserve">Mississippi Freedom Democratic Party: created to give blacks a voice in the political arena</w:t>
      </w:r>
    </w:p>
    <w:p w:rsidR="00000000" w:rsidDel="00000000" w:rsidP="00000000" w:rsidRDefault="00000000" w:rsidRPr="00000000" w14:paraId="000009B3">
      <w:pPr>
        <w:pageBreakBefore w:val="0"/>
        <w:numPr>
          <w:ilvl w:val="2"/>
          <w:numId w:val="1"/>
        </w:numPr>
        <w:ind w:left="2160" w:hanging="360"/>
        <w:rPr>
          <w:u w:val="none"/>
        </w:rPr>
      </w:pPr>
      <w:r w:rsidDel="00000000" w:rsidR="00000000" w:rsidRPr="00000000">
        <w:rPr>
          <w:rtl w:val="0"/>
        </w:rPr>
        <w:t xml:space="preserve">Fannie Lou Hamer gave a powerful speech at the 1964 Democratic National Convention, about how she was arrested for registering to vote, then beaten by inmates</w:t>
      </w:r>
    </w:p>
    <w:p w:rsidR="00000000" w:rsidDel="00000000" w:rsidP="00000000" w:rsidRDefault="00000000" w:rsidRPr="00000000" w14:paraId="000009B4">
      <w:pPr>
        <w:pageBreakBefore w:val="0"/>
        <w:numPr>
          <w:ilvl w:val="2"/>
          <w:numId w:val="1"/>
        </w:numPr>
        <w:ind w:left="2160" w:hanging="360"/>
        <w:rPr>
          <w:u w:val="none"/>
        </w:rPr>
      </w:pPr>
      <w:r w:rsidDel="00000000" w:rsidR="00000000" w:rsidRPr="00000000">
        <w:rPr>
          <w:rtl w:val="0"/>
        </w:rPr>
        <w:t xml:space="preserve">Johnson feared Hamer because her beliefs would alienate the South, affecting the Democrats’ ability to get enough votes to stay in power</w:t>
      </w:r>
    </w:p>
    <w:p w:rsidR="00000000" w:rsidDel="00000000" w:rsidP="00000000" w:rsidRDefault="00000000" w:rsidRPr="00000000" w14:paraId="000009B5">
      <w:pPr>
        <w:pageBreakBefore w:val="0"/>
        <w:numPr>
          <w:ilvl w:val="1"/>
          <w:numId w:val="1"/>
        </w:numPr>
        <w:ind w:left="1440" w:hanging="360"/>
        <w:rPr>
          <w:u w:val="none"/>
        </w:rPr>
      </w:pPr>
      <w:r w:rsidDel="00000000" w:rsidR="00000000" w:rsidRPr="00000000">
        <w:rPr>
          <w:rtl w:val="0"/>
        </w:rPr>
        <w:t xml:space="preserve">Selma Campaign</w:t>
      </w:r>
    </w:p>
    <w:p w:rsidR="00000000" w:rsidDel="00000000" w:rsidP="00000000" w:rsidRDefault="00000000" w:rsidRPr="00000000" w14:paraId="000009B6">
      <w:pPr>
        <w:pageBreakBefore w:val="0"/>
        <w:numPr>
          <w:ilvl w:val="2"/>
          <w:numId w:val="1"/>
        </w:numPr>
        <w:ind w:left="2160" w:hanging="360"/>
        <w:rPr>
          <w:u w:val="none"/>
        </w:rPr>
      </w:pPr>
      <w:r w:rsidDel="00000000" w:rsidR="00000000" w:rsidRPr="00000000">
        <w:rPr>
          <w:rtl w:val="0"/>
        </w:rPr>
        <w:t xml:space="preserve">Blacks were arrested in Selma for demonstrating</w:t>
      </w:r>
    </w:p>
    <w:p w:rsidR="00000000" w:rsidDel="00000000" w:rsidP="00000000" w:rsidRDefault="00000000" w:rsidRPr="00000000" w14:paraId="000009B7">
      <w:pPr>
        <w:pageBreakBefore w:val="0"/>
        <w:numPr>
          <w:ilvl w:val="2"/>
          <w:numId w:val="1"/>
        </w:numPr>
        <w:ind w:left="2160" w:hanging="360"/>
        <w:rPr>
          <w:u w:val="none"/>
        </w:rPr>
      </w:pPr>
      <w:r w:rsidDel="00000000" w:rsidR="00000000" w:rsidRPr="00000000">
        <w:rPr>
          <w:rtl w:val="0"/>
        </w:rPr>
        <w:t xml:space="preserve">King responded with a 50mi protest march from Selma to Montgomery (state capital)</w:t>
      </w:r>
    </w:p>
    <w:p w:rsidR="00000000" w:rsidDel="00000000" w:rsidP="00000000" w:rsidRDefault="00000000" w:rsidRPr="00000000" w14:paraId="000009B8">
      <w:pPr>
        <w:pageBreakBefore w:val="0"/>
        <w:numPr>
          <w:ilvl w:val="2"/>
          <w:numId w:val="1"/>
        </w:numPr>
        <w:ind w:left="2160" w:hanging="360"/>
        <w:rPr>
          <w:u w:val="none"/>
        </w:rPr>
      </w:pPr>
      <w:r w:rsidDel="00000000" w:rsidR="00000000" w:rsidRPr="00000000">
        <w:rPr>
          <w:rtl w:val="0"/>
        </w:rPr>
        <w:t xml:space="preserve">Police responded by beating protesters and using tear gas</w:t>
      </w:r>
    </w:p>
    <w:p w:rsidR="00000000" w:rsidDel="00000000" w:rsidP="00000000" w:rsidRDefault="00000000" w:rsidRPr="00000000" w14:paraId="000009B9">
      <w:pPr>
        <w:pageBreakBefore w:val="0"/>
        <w:numPr>
          <w:ilvl w:val="2"/>
          <w:numId w:val="1"/>
        </w:numPr>
        <w:ind w:left="2160" w:hanging="360"/>
        <w:rPr>
          <w:u w:val="none"/>
        </w:rPr>
      </w:pPr>
      <w:r w:rsidDel="00000000" w:rsidR="00000000" w:rsidRPr="00000000">
        <w:rPr>
          <w:rtl w:val="0"/>
        </w:rPr>
        <w:t xml:space="preserve">Johnson then passed Congress the 1965 Voting Rights Act, which banned literacy tests, as well as gave federal agents the ability to enroll voters</w:t>
      </w:r>
    </w:p>
    <w:p w:rsidR="00000000" w:rsidDel="00000000" w:rsidP="00000000" w:rsidRDefault="00000000" w:rsidRPr="00000000" w14:paraId="000009BA">
      <w:pPr>
        <w:pageBreakBefore w:val="0"/>
        <w:numPr>
          <w:ilvl w:val="3"/>
          <w:numId w:val="1"/>
        </w:numPr>
        <w:ind w:left="2880" w:hanging="360"/>
        <w:rPr>
          <w:u w:val="none"/>
        </w:rPr>
      </w:pPr>
      <w:r w:rsidDel="00000000" w:rsidR="00000000" w:rsidRPr="00000000">
        <w:rPr>
          <w:rtl w:val="0"/>
        </w:rPr>
        <w:t xml:space="preserve">Eventually passed, tripling the number of black voters</w:t>
      </w:r>
    </w:p>
    <w:p w:rsidR="00000000" w:rsidDel="00000000" w:rsidP="00000000" w:rsidRDefault="00000000" w:rsidRPr="00000000" w14:paraId="000009BB">
      <w:pPr>
        <w:pageBreakBefore w:val="0"/>
        <w:numPr>
          <w:ilvl w:val="2"/>
          <w:numId w:val="1"/>
        </w:numPr>
        <w:ind w:left="2160" w:hanging="360"/>
        <w:rPr>
          <w:u w:val="none"/>
        </w:rPr>
      </w:pPr>
      <w:r w:rsidDel="00000000" w:rsidR="00000000" w:rsidRPr="00000000">
        <w:rPr>
          <w:rtl w:val="0"/>
        </w:rPr>
        <w:t xml:space="preserve">The protest march occurred another time again, but this time, the protesters were protected by federal troops</w:t>
      </w:r>
    </w:p>
    <w:p w:rsidR="00000000" w:rsidDel="00000000" w:rsidP="00000000" w:rsidRDefault="00000000" w:rsidRPr="00000000" w14:paraId="000009BC">
      <w:pPr>
        <w:pageBreakBefore w:val="0"/>
        <w:numPr>
          <w:ilvl w:val="1"/>
          <w:numId w:val="1"/>
        </w:numPr>
        <w:ind w:left="1440" w:hanging="360"/>
        <w:rPr>
          <w:u w:val="none"/>
        </w:rPr>
      </w:pPr>
      <w:r w:rsidDel="00000000" w:rsidR="00000000" w:rsidRPr="00000000">
        <w:rPr>
          <w:rtl w:val="0"/>
        </w:rPr>
        <w:t xml:space="preserve">North had de facto segregation: segregation by custom</w:t>
      </w:r>
    </w:p>
    <w:p w:rsidR="00000000" w:rsidDel="00000000" w:rsidP="00000000" w:rsidRDefault="00000000" w:rsidRPr="00000000" w14:paraId="000009BD">
      <w:pPr>
        <w:pageBreakBefore w:val="0"/>
        <w:numPr>
          <w:ilvl w:val="2"/>
          <w:numId w:val="1"/>
        </w:numPr>
        <w:ind w:left="2160" w:hanging="360"/>
        <w:rPr>
          <w:u w:val="none"/>
        </w:rPr>
      </w:pPr>
      <w:r w:rsidDel="00000000" w:rsidR="00000000" w:rsidRPr="00000000">
        <w:rPr>
          <w:rtl w:val="0"/>
        </w:rPr>
        <w:t xml:space="preserve">Blacks lived in deteriorating neighborhoods, poor economics</w:t>
      </w:r>
    </w:p>
    <w:p w:rsidR="00000000" w:rsidDel="00000000" w:rsidP="00000000" w:rsidRDefault="00000000" w:rsidRPr="00000000" w14:paraId="000009BE">
      <w:pPr>
        <w:pageBreakBefore w:val="0"/>
        <w:numPr>
          <w:ilvl w:val="2"/>
          <w:numId w:val="1"/>
        </w:numPr>
        <w:ind w:left="2160" w:hanging="360"/>
        <w:rPr>
          <w:u w:val="none"/>
        </w:rPr>
      </w:pPr>
      <w:r w:rsidDel="00000000" w:rsidR="00000000" w:rsidRPr="00000000">
        <w:rPr>
          <w:rtl w:val="0"/>
        </w:rPr>
        <w:t xml:space="preserve">Led to violence between white authorities and black citizens</w:t>
      </w:r>
    </w:p>
    <w:p w:rsidR="00000000" w:rsidDel="00000000" w:rsidP="00000000" w:rsidRDefault="00000000" w:rsidRPr="00000000" w14:paraId="000009BF">
      <w:pPr>
        <w:pageBreakBefore w:val="0"/>
        <w:numPr>
          <w:ilvl w:val="1"/>
          <w:numId w:val="1"/>
        </w:numPr>
        <w:ind w:left="1440" w:hanging="360"/>
        <w:rPr>
          <w:u w:val="none"/>
        </w:rPr>
      </w:pPr>
      <w:r w:rsidDel="00000000" w:rsidR="00000000" w:rsidRPr="00000000">
        <w:rPr>
          <w:rtl w:val="0"/>
        </w:rPr>
        <w:t xml:space="preserve">South has de jure segregation: segregation by law</w:t>
      </w:r>
    </w:p>
    <w:p w:rsidR="00000000" w:rsidDel="00000000" w:rsidP="00000000" w:rsidRDefault="00000000" w:rsidRPr="00000000" w14:paraId="000009C0">
      <w:pPr>
        <w:pageBreakBefore w:val="0"/>
        <w:numPr>
          <w:ilvl w:val="1"/>
          <w:numId w:val="1"/>
        </w:numPr>
        <w:ind w:left="1440" w:hanging="360"/>
        <w:rPr>
          <w:u w:val="none"/>
        </w:rPr>
      </w:pPr>
      <w:r w:rsidDel="00000000" w:rsidR="00000000" w:rsidRPr="00000000">
        <w:rPr>
          <w:rtl w:val="0"/>
        </w:rPr>
        <w:t xml:space="preserve">The budget for Johnson’s Great Society was redirected to Vietnam War</w:t>
      </w:r>
    </w:p>
    <w:p w:rsidR="00000000" w:rsidDel="00000000" w:rsidP="00000000" w:rsidRDefault="00000000" w:rsidRPr="00000000" w14:paraId="000009C1">
      <w:pPr>
        <w:pageBreakBefore w:val="0"/>
        <w:numPr>
          <w:ilvl w:val="1"/>
          <w:numId w:val="1"/>
        </w:numPr>
        <w:ind w:left="1440" w:hanging="360"/>
        <w:rPr>
          <w:u w:val="none"/>
        </w:rPr>
      </w:pPr>
      <w:r w:rsidDel="00000000" w:rsidR="00000000" w:rsidRPr="00000000">
        <w:rPr>
          <w:rtl w:val="0"/>
        </w:rPr>
        <w:t xml:space="preserve">Malcolm X</w:t>
      </w:r>
    </w:p>
    <w:p w:rsidR="00000000" w:rsidDel="00000000" w:rsidP="00000000" w:rsidRDefault="00000000" w:rsidRPr="00000000" w14:paraId="000009C2">
      <w:pPr>
        <w:pageBreakBefore w:val="0"/>
        <w:numPr>
          <w:ilvl w:val="2"/>
          <w:numId w:val="1"/>
        </w:numPr>
        <w:ind w:left="2160" w:hanging="360"/>
        <w:rPr>
          <w:u w:val="none"/>
        </w:rPr>
      </w:pPr>
      <w:r w:rsidDel="00000000" w:rsidR="00000000" w:rsidRPr="00000000">
        <w:rPr>
          <w:rtl w:val="0"/>
        </w:rPr>
        <w:t xml:space="preserve">Studied Islamic teachings while in jail for burglary</w:t>
      </w:r>
    </w:p>
    <w:p w:rsidR="00000000" w:rsidDel="00000000" w:rsidP="00000000" w:rsidRDefault="00000000" w:rsidRPr="00000000" w14:paraId="000009C3">
      <w:pPr>
        <w:pageBreakBefore w:val="0"/>
        <w:numPr>
          <w:ilvl w:val="2"/>
          <w:numId w:val="1"/>
        </w:numPr>
        <w:ind w:left="2160" w:hanging="360"/>
        <w:rPr>
          <w:u w:val="none"/>
        </w:rPr>
      </w:pPr>
      <w:r w:rsidDel="00000000" w:rsidR="00000000" w:rsidRPr="00000000">
        <w:rPr>
          <w:rtl w:val="0"/>
        </w:rPr>
        <w:t xml:space="preserve">Left jail as an Islamic minister</w:t>
      </w:r>
    </w:p>
    <w:p w:rsidR="00000000" w:rsidDel="00000000" w:rsidP="00000000" w:rsidRDefault="00000000" w:rsidRPr="00000000" w14:paraId="000009C4">
      <w:pPr>
        <w:pageBreakBefore w:val="0"/>
        <w:numPr>
          <w:ilvl w:val="2"/>
          <w:numId w:val="1"/>
        </w:numPr>
        <w:ind w:left="2160" w:hanging="360"/>
        <w:rPr>
          <w:u w:val="none"/>
        </w:rPr>
      </w:pPr>
      <w:r w:rsidDel="00000000" w:rsidR="00000000" w:rsidRPr="00000000">
        <w:rPr>
          <w:rtl w:val="0"/>
        </w:rPr>
        <w:t xml:space="preserve">Engaging speaker</w:t>
      </w:r>
    </w:p>
    <w:p w:rsidR="00000000" w:rsidDel="00000000" w:rsidP="00000000" w:rsidRDefault="00000000" w:rsidRPr="00000000" w14:paraId="000009C5">
      <w:pPr>
        <w:pageBreakBefore w:val="0"/>
        <w:numPr>
          <w:ilvl w:val="2"/>
          <w:numId w:val="1"/>
        </w:numPr>
        <w:ind w:left="2160" w:hanging="360"/>
        <w:rPr>
          <w:u w:val="none"/>
        </w:rPr>
      </w:pPr>
      <w:r w:rsidDel="00000000" w:rsidR="00000000" w:rsidRPr="00000000">
        <w:rPr>
          <w:rtl w:val="0"/>
        </w:rPr>
        <w:t xml:space="preserve">Spoke about how whites are the cause of the blacks’ problems, and about the importance of armed self defense</w:t>
      </w:r>
    </w:p>
    <w:p w:rsidR="00000000" w:rsidDel="00000000" w:rsidP="00000000" w:rsidRDefault="00000000" w:rsidRPr="00000000" w14:paraId="000009C6">
      <w:pPr>
        <w:pageBreakBefore w:val="0"/>
        <w:numPr>
          <w:ilvl w:val="3"/>
          <w:numId w:val="1"/>
        </w:numPr>
        <w:ind w:left="2880" w:hanging="360"/>
        <w:rPr>
          <w:u w:val="none"/>
        </w:rPr>
      </w:pPr>
      <w:r w:rsidDel="00000000" w:rsidR="00000000" w:rsidRPr="00000000">
        <w:rPr>
          <w:rtl w:val="0"/>
        </w:rPr>
        <w:t xml:space="preserve">Brought public fear to many blacks, whites, towards him and other Islamic people</w:t>
      </w:r>
    </w:p>
    <w:p w:rsidR="00000000" w:rsidDel="00000000" w:rsidP="00000000" w:rsidRDefault="00000000" w:rsidRPr="00000000" w14:paraId="000009C7">
      <w:pPr>
        <w:pageBreakBefore w:val="0"/>
        <w:numPr>
          <w:ilvl w:val="2"/>
          <w:numId w:val="1"/>
        </w:numPr>
        <w:ind w:left="2160" w:hanging="360"/>
        <w:rPr>
          <w:u w:val="none"/>
        </w:rPr>
      </w:pPr>
      <w:r w:rsidDel="00000000" w:rsidR="00000000" w:rsidRPr="00000000">
        <w:rPr>
          <w:rtl w:val="0"/>
        </w:rPr>
        <w:t xml:space="preserve">Islam teaching of racial equality</w:t>
      </w:r>
    </w:p>
    <w:p w:rsidR="00000000" w:rsidDel="00000000" w:rsidP="00000000" w:rsidRDefault="00000000" w:rsidRPr="00000000" w14:paraId="000009C8">
      <w:pPr>
        <w:pageBreakBefore w:val="0"/>
        <w:numPr>
          <w:ilvl w:val="2"/>
          <w:numId w:val="1"/>
        </w:numPr>
        <w:ind w:left="2160" w:hanging="360"/>
        <w:rPr>
          <w:u w:val="none"/>
        </w:rPr>
      </w:pPr>
      <w:r w:rsidDel="00000000" w:rsidR="00000000" w:rsidRPr="00000000">
        <w:rPr>
          <w:rtl w:val="0"/>
        </w:rPr>
        <w:t xml:space="preserve">Urged people to use the ballot, not the bullet</w:t>
      </w:r>
    </w:p>
    <w:p w:rsidR="00000000" w:rsidDel="00000000" w:rsidP="00000000" w:rsidRDefault="00000000" w:rsidRPr="00000000" w14:paraId="000009C9">
      <w:pPr>
        <w:pageBreakBefore w:val="0"/>
        <w:numPr>
          <w:ilvl w:val="2"/>
          <w:numId w:val="1"/>
        </w:numPr>
        <w:ind w:left="2160" w:hanging="360"/>
        <w:rPr>
          <w:u w:val="none"/>
        </w:rPr>
      </w:pPr>
      <w:r w:rsidDel="00000000" w:rsidR="00000000" w:rsidRPr="00000000">
        <w:rPr>
          <w:rtl w:val="0"/>
        </w:rPr>
        <w:t xml:space="preserve">Shot and killed for forming his own Muslim organization</w:t>
      </w:r>
    </w:p>
    <w:p w:rsidR="00000000" w:rsidDel="00000000" w:rsidP="00000000" w:rsidRDefault="00000000" w:rsidRPr="00000000" w14:paraId="000009CA">
      <w:pPr>
        <w:pageBreakBefore w:val="0"/>
        <w:numPr>
          <w:ilvl w:val="1"/>
          <w:numId w:val="1"/>
        </w:numPr>
        <w:ind w:left="1440" w:hanging="360"/>
        <w:rPr>
          <w:u w:val="none"/>
        </w:rPr>
      </w:pPr>
      <w:r w:rsidDel="00000000" w:rsidR="00000000" w:rsidRPr="00000000">
        <w:rPr>
          <w:rtl w:val="0"/>
        </w:rPr>
        <w:t xml:space="preserve">Black power</w:t>
      </w:r>
    </w:p>
    <w:p w:rsidR="00000000" w:rsidDel="00000000" w:rsidP="00000000" w:rsidRDefault="00000000" w:rsidRPr="00000000" w14:paraId="000009CB">
      <w:pPr>
        <w:pageBreakBefore w:val="0"/>
        <w:numPr>
          <w:ilvl w:val="2"/>
          <w:numId w:val="1"/>
        </w:numPr>
        <w:ind w:left="2160" w:hanging="360"/>
        <w:rPr>
          <w:u w:val="none"/>
        </w:rPr>
      </w:pPr>
      <w:r w:rsidDel="00000000" w:rsidR="00000000" w:rsidRPr="00000000">
        <w:rPr>
          <w:rtl w:val="0"/>
        </w:rPr>
        <w:t xml:space="preserve">James Meredith led a 225 mi walk against fear, but was injured by a bullet</w:t>
      </w:r>
    </w:p>
    <w:p w:rsidR="00000000" w:rsidDel="00000000" w:rsidP="00000000" w:rsidRDefault="00000000" w:rsidRPr="00000000" w14:paraId="000009CC">
      <w:pPr>
        <w:pageBreakBefore w:val="0"/>
        <w:numPr>
          <w:ilvl w:val="2"/>
          <w:numId w:val="1"/>
        </w:numPr>
        <w:ind w:left="2160" w:hanging="360"/>
        <w:rPr>
          <w:u w:val="none"/>
        </w:rPr>
      </w:pPr>
      <w:r w:rsidDel="00000000" w:rsidR="00000000" w:rsidRPr="00000000">
        <w:rPr>
          <w:rtl w:val="0"/>
        </w:rPr>
        <w:t xml:space="preserve">MLK Jr., Floyd McKissick, Stokely Carmichael continued the march for him</w:t>
      </w:r>
    </w:p>
    <w:p w:rsidR="00000000" w:rsidDel="00000000" w:rsidP="00000000" w:rsidRDefault="00000000" w:rsidRPr="00000000" w14:paraId="000009CD">
      <w:pPr>
        <w:pageBreakBefore w:val="0"/>
        <w:numPr>
          <w:ilvl w:val="2"/>
          <w:numId w:val="1"/>
        </w:numPr>
        <w:ind w:left="2160" w:hanging="360"/>
        <w:rPr>
          <w:u w:val="none"/>
        </w:rPr>
      </w:pPr>
      <w:r w:rsidDel="00000000" w:rsidR="00000000" w:rsidRPr="00000000">
        <w:rPr>
          <w:rtl w:val="0"/>
        </w:rPr>
        <w:t xml:space="preserve">Floyd McKissick and Stokely Carmichael rallied black power</w:t>
      </w:r>
    </w:p>
    <w:p w:rsidR="00000000" w:rsidDel="00000000" w:rsidP="00000000" w:rsidRDefault="00000000" w:rsidRPr="00000000" w14:paraId="000009CE">
      <w:pPr>
        <w:pageBreakBefore w:val="0"/>
        <w:numPr>
          <w:ilvl w:val="2"/>
          <w:numId w:val="1"/>
        </w:numPr>
        <w:ind w:left="2160" w:hanging="360"/>
        <w:rPr>
          <w:u w:val="none"/>
        </w:rPr>
      </w:pPr>
      <w:r w:rsidDel="00000000" w:rsidR="00000000" w:rsidRPr="00000000">
        <w:rPr>
          <w:rtl w:val="0"/>
        </w:rPr>
        <w:t xml:space="preserve">MLK Jr. was against the phrase, because it antagonized whites</w:t>
      </w:r>
    </w:p>
    <w:p w:rsidR="00000000" w:rsidDel="00000000" w:rsidP="00000000" w:rsidRDefault="00000000" w:rsidRPr="00000000" w14:paraId="000009CF">
      <w:pPr>
        <w:pageBreakBefore w:val="0"/>
        <w:numPr>
          <w:ilvl w:val="1"/>
          <w:numId w:val="1"/>
        </w:numPr>
        <w:ind w:left="1440" w:hanging="360"/>
        <w:rPr>
          <w:u w:val="none"/>
        </w:rPr>
      </w:pPr>
      <w:r w:rsidDel="00000000" w:rsidR="00000000" w:rsidRPr="00000000">
        <w:rPr>
          <w:rtl w:val="0"/>
        </w:rPr>
        <w:t xml:space="preserve">Black Panther</w:t>
      </w:r>
    </w:p>
    <w:p w:rsidR="00000000" w:rsidDel="00000000" w:rsidP="00000000" w:rsidRDefault="00000000" w:rsidRPr="00000000" w14:paraId="000009D0">
      <w:pPr>
        <w:pageBreakBefore w:val="0"/>
        <w:numPr>
          <w:ilvl w:val="2"/>
          <w:numId w:val="1"/>
        </w:numPr>
        <w:ind w:left="2160" w:hanging="360"/>
        <w:rPr>
          <w:u w:val="none"/>
        </w:rPr>
      </w:pPr>
      <w:r w:rsidDel="00000000" w:rsidR="00000000" w:rsidRPr="00000000">
        <w:rPr>
          <w:rtl w:val="0"/>
        </w:rPr>
        <w:t xml:space="preserve">Not the movie</w:t>
      </w:r>
    </w:p>
    <w:p w:rsidR="00000000" w:rsidDel="00000000" w:rsidP="00000000" w:rsidRDefault="00000000" w:rsidRPr="00000000" w14:paraId="000009D1">
      <w:pPr>
        <w:pageBreakBefore w:val="0"/>
        <w:numPr>
          <w:ilvl w:val="2"/>
          <w:numId w:val="1"/>
        </w:numPr>
        <w:ind w:left="2160" w:hanging="360"/>
        <w:rPr>
          <w:u w:val="none"/>
        </w:rPr>
      </w:pPr>
      <w:r w:rsidDel="00000000" w:rsidR="00000000" w:rsidRPr="00000000">
        <w:rPr>
          <w:rtl w:val="0"/>
        </w:rPr>
        <w:t xml:space="preserve">Political party</w:t>
      </w:r>
    </w:p>
    <w:p w:rsidR="00000000" w:rsidDel="00000000" w:rsidP="00000000" w:rsidRDefault="00000000" w:rsidRPr="00000000" w14:paraId="000009D2">
      <w:pPr>
        <w:pageBreakBefore w:val="0"/>
        <w:numPr>
          <w:ilvl w:val="2"/>
          <w:numId w:val="1"/>
        </w:numPr>
        <w:ind w:left="2160" w:hanging="360"/>
        <w:rPr>
          <w:u w:val="none"/>
        </w:rPr>
      </w:pPr>
      <w:r w:rsidDel="00000000" w:rsidR="00000000" w:rsidRPr="00000000">
        <w:rPr>
          <w:rtl w:val="0"/>
        </w:rPr>
        <w:t xml:space="preserve">Against police brutality</w:t>
      </w:r>
    </w:p>
    <w:p w:rsidR="00000000" w:rsidDel="00000000" w:rsidP="00000000" w:rsidRDefault="00000000" w:rsidRPr="00000000" w14:paraId="000009D3">
      <w:pPr>
        <w:pageBreakBefore w:val="0"/>
        <w:numPr>
          <w:ilvl w:val="2"/>
          <w:numId w:val="1"/>
        </w:numPr>
        <w:ind w:left="2160" w:hanging="360"/>
        <w:rPr>
          <w:u w:val="none"/>
        </w:rPr>
      </w:pPr>
      <w:r w:rsidDel="00000000" w:rsidR="00000000" w:rsidRPr="00000000">
        <w:rPr>
          <w:rtl w:val="0"/>
        </w:rPr>
        <w:t xml:space="preserve">Full employment and decent housing</w:t>
      </w:r>
    </w:p>
    <w:p w:rsidR="00000000" w:rsidDel="00000000" w:rsidP="00000000" w:rsidRDefault="00000000" w:rsidRPr="00000000" w14:paraId="000009D4">
      <w:pPr>
        <w:pageBreakBefore w:val="0"/>
        <w:numPr>
          <w:ilvl w:val="2"/>
          <w:numId w:val="1"/>
        </w:numPr>
        <w:ind w:left="2160" w:hanging="360"/>
        <w:rPr>
          <w:u w:val="none"/>
        </w:rPr>
      </w:pPr>
      <w:r w:rsidDel="00000000" w:rsidR="00000000" w:rsidRPr="00000000">
        <w:rPr>
          <w:rtl w:val="0"/>
        </w:rPr>
        <w:t xml:space="preserve">Exempt blacks from draft</w:t>
      </w:r>
    </w:p>
    <w:p w:rsidR="00000000" w:rsidDel="00000000" w:rsidP="00000000" w:rsidRDefault="00000000" w:rsidRPr="00000000" w14:paraId="000009D5">
      <w:pPr>
        <w:pageBreakBefore w:val="0"/>
        <w:numPr>
          <w:ilvl w:val="2"/>
          <w:numId w:val="1"/>
        </w:numPr>
        <w:ind w:left="2160" w:hanging="360"/>
        <w:rPr>
          <w:u w:val="none"/>
        </w:rPr>
      </w:pPr>
      <w:r w:rsidDel="00000000" w:rsidR="00000000" w:rsidRPr="00000000">
        <w:rPr>
          <w:rtl w:val="0"/>
        </w:rPr>
        <w:t xml:space="preserve">Distributed works by Mao Zedong</w:t>
      </w:r>
    </w:p>
    <w:p w:rsidR="00000000" w:rsidDel="00000000" w:rsidP="00000000" w:rsidRDefault="00000000" w:rsidRPr="00000000" w14:paraId="000009D6">
      <w:pPr>
        <w:pageBreakBefore w:val="0"/>
        <w:numPr>
          <w:ilvl w:val="2"/>
          <w:numId w:val="1"/>
        </w:numPr>
        <w:ind w:left="2160" w:hanging="360"/>
        <w:rPr>
          <w:u w:val="none"/>
        </w:rPr>
      </w:pPr>
      <w:r w:rsidDel="00000000" w:rsidR="00000000" w:rsidRPr="00000000">
        <w:rPr>
          <w:rtl w:val="0"/>
        </w:rPr>
        <w:t xml:space="preserve">Police shootouts that got the FBI involved</w:t>
      </w:r>
    </w:p>
    <w:p w:rsidR="00000000" w:rsidDel="00000000" w:rsidP="00000000" w:rsidRDefault="00000000" w:rsidRPr="00000000" w14:paraId="000009D7">
      <w:pPr>
        <w:pageBreakBefore w:val="0"/>
        <w:numPr>
          <w:ilvl w:val="2"/>
          <w:numId w:val="1"/>
        </w:numPr>
        <w:ind w:left="2160" w:hanging="360"/>
        <w:rPr>
          <w:u w:val="none"/>
        </w:rPr>
      </w:pPr>
      <w:r w:rsidDel="00000000" w:rsidR="00000000" w:rsidRPr="00000000">
        <w:rPr>
          <w:rtl w:val="0"/>
        </w:rPr>
        <w:t xml:space="preserve">Established daycare centers, free breakfast programs, free medical clinics, assistance to homeless</w:t>
      </w:r>
    </w:p>
    <w:p w:rsidR="00000000" w:rsidDel="00000000" w:rsidP="00000000" w:rsidRDefault="00000000" w:rsidRPr="00000000" w14:paraId="000009D8">
      <w:pPr>
        <w:pageBreakBefore w:val="0"/>
        <w:numPr>
          <w:ilvl w:val="2"/>
          <w:numId w:val="1"/>
        </w:numPr>
        <w:ind w:left="2160" w:hanging="360"/>
        <w:rPr>
          <w:u w:val="none"/>
        </w:rPr>
      </w:pPr>
      <w:r w:rsidDel="00000000" w:rsidR="00000000" w:rsidRPr="00000000">
        <w:rPr>
          <w:rtl w:val="0"/>
        </w:rPr>
        <w:t xml:space="preserve">MLK Jr. opposed this party, as violence would lead to grief</w:t>
      </w:r>
    </w:p>
    <w:p w:rsidR="00000000" w:rsidDel="00000000" w:rsidP="00000000" w:rsidRDefault="00000000" w:rsidRPr="00000000" w14:paraId="000009D9">
      <w:pPr>
        <w:pageBreakBefore w:val="0"/>
        <w:numPr>
          <w:ilvl w:val="1"/>
          <w:numId w:val="1"/>
        </w:numPr>
        <w:ind w:left="1440" w:hanging="360"/>
        <w:rPr>
          <w:u w:val="none"/>
        </w:rPr>
      </w:pPr>
      <w:r w:rsidDel="00000000" w:rsidR="00000000" w:rsidRPr="00000000">
        <w:rPr>
          <w:rtl w:val="0"/>
        </w:rPr>
        <w:t xml:space="preserve">MLK Jr. assassinated by JHames Earl Ray 4/4/1968</w:t>
      </w:r>
    </w:p>
    <w:p w:rsidR="00000000" w:rsidDel="00000000" w:rsidP="00000000" w:rsidRDefault="00000000" w:rsidRPr="00000000" w14:paraId="000009DA">
      <w:pPr>
        <w:pageBreakBefore w:val="0"/>
        <w:numPr>
          <w:ilvl w:val="2"/>
          <w:numId w:val="1"/>
        </w:numPr>
        <w:ind w:left="2160" w:hanging="360"/>
        <w:rPr>
          <w:u w:val="none"/>
        </w:rPr>
      </w:pPr>
      <w:r w:rsidDel="00000000" w:rsidR="00000000" w:rsidRPr="00000000">
        <w:rPr>
          <w:rtl w:val="0"/>
        </w:rPr>
        <w:t xml:space="preserve">JFK’s brother Robert urged the nation to remain nonviolent, as a legacy of MLK Jr. </w:t>
      </w:r>
    </w:p>
    <w:p w:rsidR="00000000" w:rsidDel="00000000" w:rsidP="00000000" w:rsidRDefault="00000000" w:rsidRPr="00000000" w14:paraId="000009DB">
      <w:pPr>
        <w:pageBreakBefore w:val="0"/>
        <w:numPr>
          <w:ilvl w:val="2"/>
          <w:numId w:val="1"/>
        </w:numPr>
        <w:ind w:left="2160" w:hanging="360"/>
        <w:rPr>
          <w:u w:val="none"/>
        </w:rPr>
      </w:pPr>
      <w:r w:rsidDel="00000000" w:rsidR="00000000" w:rsidRPr="00000000">
        <w:rPr>
          <w:rtl w:val="0"/>
        </w:rPr>
        <w:t xml:space="preserve">100+ cities exploded into flames</w:t>
      </w:r>
    </w:p>
    <w:p w:rsidR="00000000" w:rsidDel="00000000" w:rsidP="00000000" w:rsidRDefault="00000000" w:rsidRPr="00000000" w14:paraId="000009DC">
      <w:pPr>
        <w:pageBreakBefore w:val="0"/>
        <w:numPr>
          <w:ilvl w:val="1"/>
          <w:numId w:val="1"/>
        </w:numPr>
        <w:ind w:left="1440" w:hanging="360"/>
        <w:rPr>
          <w:u w:val="none"/>
        </w:rPr>
      </w:pPr>
      <w:r w:rsidDel="00000000" w:rsidR="00000000" w:rsidRPr="00000000">
        <w:rPr>
          <w:rtl w:val="0"/>
        </w:rPr>
        <w:t xml:space="preserve">Kerner Commission: federal investigation into violence during the time.  Report said that the problem is white racism, and de facto segregation has to go</w:t>
      </w:r>
    </w:p>
    <w:p w:rsidR="00000000" w:rsidDel="00000000" w:rsidP="00000000" w:rsidRDefault="00000000" w:rsidRPr="00000000" w14:paraId="000009DD">
      <w:pPr>
        <w:pageBreakBefore w:val="0"/>
        <w:numPr>
          <w:ilvl w:val="1"/>
          <w:numId w:val="1"/>
        </w:numPr>
        <w:ind w:left="1440" w:hanging="360"/>
        <w:rPr>
          <w:u w:val="none"/>
        </w:rPr>
      </w:pPr>
      <w:r w:rsidDel="00000000" w:rsidR="00000000" w:rsidRPr="00000000">
        <w:rPr>
          <w:rtl w:val="0"/>
        </w:rPr>
        <w:t xml:space="preserve">1968 Civil Rights Act: ended discrimination in housing</w:t>
      </w:r>
    </w:p>
    <w:p w:rsidR="00000000" w:rsidDel="00000000" w:rsidP="00000000" w:rsidRDefault="00000000" w:rsidRPr="00000000" w14:paraId="000009DE">
      <w:pPr>
        <w:pageBreakBefore w:val="0"/>
        <w:numPr>
          <w:ilvl w:val="1"/>
          <w:numId w:val="1"/>
        </w:numPr>
        <w:ind w:left="1440" w:hanging="360"/>
        <w:rPr>
          <w:u w:val="none"/>
        </w:rPr>
      </w:pPr>
      <w:r w:rsidDel="00000000" w:rsidR="00000000" w:rsidRPr="00000000">
        <w:rPr>
          <w:rtl w:val="0"/>
        </w:rPr>
        <w:t xml:space="preserve">Ending school segregation led to more blacks graduating high school and attending college, which in turn led to better jobs</w:t>
      </w:r>
    </w:p>
    <w:p w:rsidR="00000000" w:rsidDel="00000000" w:rsidP="00000000" w:rsidRDefault="00000000" w:rsidRPr="00000000" w14:paraId="000009DF">
      <w:pPr>
        <w:pageBreakBefore w:val="0"/>
        <w:numPr>
          <w:ilvl w:val="1"/>
          <w:numId w:val="1"/>
        </w:numPr>
        <w:ind w:left="1440" w:hanging="360"/>
        <w:rPr>
          <w:u w:val="none"/>
        </w:rPr>
      </w:pPr>
      <w:r w:rsidDel="00000000" w:rsidR="00000000" w:rsidRPr="00000000">
        <w:rPr>
          <w:rtl w:val="0"/>
        </w:rPr>
        <w:t xml:space="preserve">“Color bar” was raised; blacks appeared more in media</w:t>
      </w:r>
    </w:p>
    <w:p w:rsidR="00000000" w:rsidDel="00000000" w:rsidP="00000000" w:rsidRDefault="00000000" w:rsidRPr="00000000" w14:paraId="000009E0">
      <w:pPr>
        <w:pageBreakBefore w:val="0"/>
        <w:numPr>
          <w:ilvl w:val="1"/>
          <w:numId w:val="1"/>
        </w:numPr>
        <w:ind w:left="1440" w:hanging="360"/>
        <w:rPr>
          <w:u w:val="none"/>
        </w:rPr>
      </w:pPr>
      <w:r w:rsidDel="00000000" w:rsidR="00000000" w:rsidRPr="00000000">
        <w:rPr>
          <w:rFonts w:ascii="Caudex" w:cs="Caudex" w:eastAsia="Caudex" w:hAnsi="Caudex"/>
          <w:rtl w:val="0"/>
        </w:rPr>
        <w:t xml:space="preserve">⅔ of eligible black voters voted</w:t>
      </w:r>
    </w:p>
    <w:p w:rsidR="00000000" w:rsidDel="00000000" w:rsidP="00000000" w:rsidRDefault="00000000" w:rsidRPr="00000000" w14:paraId="000009E1">
      <w:pPr>
        <w:pageBreakBefore w:val="0"/>
        <w:numPr>
          <w:ilvl w:val="1"/>
          <w:numId w:val="1"/>
        </w:numPr>
        <w:ind w:left="1440" w:hanging="360"/>
        <w:rPr>
          <w:u w:val="none"/>
        </w:rPr>
      </w:pPr>
      <w:r w:rsidDel="00000000" w:rsidR="00000000" w:rsidRPr="00000000">
        <w:rPr>
          <w:rtl w:val="0"/>
        </w:rPr>
        <w:t xml:space="preserve">Large increase in blacks in government positions</w:t>
      </w:r>
    </w:p>
    <w:p w:rsidR="00000000" w:rsidDel="00000000" w:rsidP="00000000" w:rsidRDefault="00000000" w:rsidRPr="00000000" w14:paraId="000009E2">
      <w:pPr>
        <w:pageBreakBefore w:val="0"/>
        <w:numPr>
          <w:ilvl w:val="1"/>
          <w:numId w:val="1"/>
        </w:numPr>
        <w:ind w:left="1440" w:hanging="360"/>
        <w:rPr>
          <w:u w:val="none"/>
        </w:rPr>
      </w:pPr>
      <w:r w:rsidDel="00000000" w:rsidR="00000000" w:rsidRPr="00000000">
        <w:rPr>
          <w:rtl w:val="0"/>
        </w:rPr>
        <w:t xml:space="preserve">Many laws were changed, but some public attitudes haven’t</w:t>
      </w:r>
    </w:p>
    <w:p w:rsidR="00000000" w:rsidDel="00000000" w:rsidP="00000000" w:rsidRDefault="00000000" w:rsidRPr="00000000" w14:paraId="000009E3">
      <w:pPr>
        <w:pageBreakBefore w:val="0"/>
        <w:numPr>
          <w:ilvl w:val="1"/>
          <w:numId w:val="1"/>
        </w:numPr>
        <w:ind w:left="1440" w:hanging="360"/>
        <w:rPr>
          <w:u w:val="none"/>
        </w:rPr>
      </w:pPr>
      <w:r w:rsidDel="00000000" w:rsidR="00000000" w:rsidRPr="00000000">
        <w:rPr>
          <w:rtl w:val="0"/>
        </w:rPr>
        <w:t xml:space="preserve">Affirmative action: prioritizing blacks for college and jobs</w:t>
      </w:r>
    </w:p>
    <w:p w:rsidR="00000000" w:rsidDel="00000000" w:rsidP="00000000" w:rsidRDefault="00000000" w:rsidRPr="00000000" w14:paraId="000009E4">
      <w:pPr>
        <w:pageBreakBefore w:val="0"/>
        <w:rPr/>
      </w:pPr>
      <w:r w:rsidDel="00000000" w:rsidR="00000000" w:rsidRPr="00000000">
        <w:rPr>
          <w:rtl w:val="0"/>
        </w:rPr>
        <w:t xml:space="preserve">Unit incomplete due to COVID-19</w:t>
      </w:r>
      <w:r w:rsidDel="00000000" w:rsidR="00000000" w:rsidRPr="00000000">
        <w:rPr>
          <w:rtl w:val="0"/>
        </w:rPr>
      </w:r>
    </w:p>
    <w:p w:rsidR="00000000" w:rsidDel="00000000" w:rsidP="00000000" w:rsidRDefault="00000000" w:rsidRPr="00000000" w14:paraId="000009E5">
      <w:pPr>
        <w:pageBreakBefore w:val="0"/>
        <w:rPr/>
      </w:pPr>
      <w:r w:rsidDel="00000000" w:rsidR="00000000" w:rsidRPr="00000000">
        <w:rPr>
          <w:rtl w:val="0"/>
        </w:rPr>
        <w:tab/>
      </w:r>
    </w:p>
    <w:p w:rsidR="00000000" w:rsidDel="00000000" w:rsidP="00000000" w:rsidRDefault="00000000" w:rsidRPr="00000000" w14:paraId="000009E6">
      <w:pPr>
        <w:pStyle w:val="Title"/>
        <w:pageBreakBefore w:val="0"/>
        <w:rPr/>
      </w:pPr>
      <w:bookmarkStart w:colFirst="0" w:colLast="0" w:name="_nhfhb599allj" w:id="20"/>
      <w:bookmarkEnd w:id="20"/>
      <w:r w:rsidDel="00000000" w:rsidR="00000000" w:rsidRPr="00000000">
        <w:rPr>
          <w:rtl w:val="0"/>
        </w:rPr>
        <w:t xml:space="preserve">Presidency (1960-present)</w:t>
      </w:r>
    </w:p>
    <w:p w:rsidR="00000000" w:rsidDel="00000000" w:rsidP="00000000" w:rsidRDefault="00000000" w:rsidRPr="00000000" w14:paraId="000009E7">
      <w:pPr>
        <w:pageBreakBefore w:val="0"/>
        <w:ind w:left="0" w:firstLine="0"/>
        <w:rPr/>
      </w:pPr>
      <w:r w:rsidDel="00000000" w:rsidR="00000000" w:rsidRPr="00000000">
        <w:rPr>
          <w:rtl w:val="0"/>
        </w:rPr>
        <w:t xml:space="preserve">Skipped due to COVID-19</w:t>
      </w: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8">
    <w:pPr>
      <w:pageBreakBefore w:val="0"/>
      <w:rPr>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9">
    <w:pPr>
      <w:pageBreakBefore w:val="0"/>
      <w:rPr>
        <w:sz w:val="16"/>
        <w:szCs w:val="16"/>
      </w:rPr>
    </w:pPr>
    <w:r w:rsidDel="00000000" w:rsidR="00000000" w:rsidRPr="00000000">
      <w:rPr>
        <w:sz w:val="16"/>
        <w:szCs w:val="16"/>
        <w:rtl w:val="0"/>
      </w:rPr>
      <w:t xml:space="preserve">Last updated: 6/11/20</w:t>
    </w:r>
  </w:p>
  <w:p w:rsidR="00000000" w:rsidDel="00000000" w:rsidP="00000000" w:rsidRDefault="00000000" w:rsidRPr="00000000" w14:paraId="000009E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